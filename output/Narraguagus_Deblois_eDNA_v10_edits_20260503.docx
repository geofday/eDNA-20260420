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B0FC0" w14:textId="77777777" w:rsidR="00860731" w:rsidRDefault="00155CDB">
      <w:pPr>
        <w:pStyle w:val="Heading1"/>
      </w:pPr>
      <w:bookmarkStart w:id="0" w:name="narraguagus-watershed-edna-report"/>
      <w:r>
        <w:t>Narraguagus Watershed eDNA Report</w:t>
      </w:r>
    </w:p>
    <w:p w14:paraId="2BC80601" w14:textId="77777777" w:rsidR="00860731" w:rsidRDefault="00155CDB">
      <w:pPr>
        <w:pStyle w:val="Heading2"/>
      </w:pPr>
      <w:bookmarkStart w:id="1" w:name="deblois-maine-november-2023"/>
      <w:r>
        <w:t>Deblois, Maine — November 2023</w:t>
      </w:r>
    </w:p>
    <w:p w14:paraId="339B1241" w14:textId="77777777" w:rsidR="00860731" w:rsidRDefault="00155CDB">
      <w:r>
        <w:pict w14:anchorId="2BB79850">
          <v:rect id="_x0000_i1025" style="width:0;height:1.5pt" o:hralign="center" o:hrstd="t" o:hr="t"/>
        </w:pict>
      </w:r>
    </w:p>
    <w:p w14:paraId="5F1822CD" w14:textId="77777777" w:rsidR="00860731" w:rsidRDefault="00155CDB">
      <w:pPr>
        <w:pStyle w:val="Heading3"/>
      </w:pPr>
      <w:bookmarkStart w:id="2" w:name="a-note-on-interpretation"/>
      <w:r>
        <w:t>A Note on Interpretation</w:t>
      </w:r>
    </w:p>
    <w:p w14:paraId="3BFBEE7C" w14:textId="2F9AD469" w:rsidR="00860731" w:rsidRDefault="00155CDB">
      <w:pPr>
        <w:pStyle w:val="FirstParagraph"/>
      </w:pPr>
      <w:r>
        <w:rPr>
          <w:b/>
          <w:bCs/>
        </w:rPr>
        <w:t xml:space="preserve">This </w:t>
      </w:r>
      <w:ins w:id="3" w:author="Geoffrey Day" w:date="2026-05-03T12:52:00Z">
        <w:r w:rsidR="005F79DA">
          <w:rPr>
            <w:b/>
            <w:bCs/>
          </w:rPr>
          <w:t xml:space="preserve">AI derived </w:t>
        </w:r>
      </w:ins>
      <w:r>
        <w:rPr>
          <w:b/>
          <w:bCs/>
        </w:rPr>
        <w:t>report states only what the data shows.</w:t>
      </w:r>
      <w:r>
        <w:t xml:space="preserve"> </w:t>
      </w:r>
      <w:r>
        <w:t>It does not hedge, model, estimate, or speculate beyond the evidence. eDNA is an emerging science and while this is a best-effort analysis</w:t>
      </w:r>
      <w:ins w:id="4" w:author="Geoffrey Day" w:date="2026-05-03T12:52:00Z">
        <w:r w:rsidR="005F79DA">
          <w:t>,</w:t>
        </w:r>
      </w:ins>
      <w:r>
        <w:t xml:space="preserve"> there may be mistakes; this preliminary report is shared for feedback more than as established fact. If a species is </w:t>
      </w:r>
      <w:r>
        <w:t>detected (no matter how unexpected), or not detected, that is what is written. The core of eDNA science is statistical likelihood drawn from billions of complete and fragmented DNA strands</w:t>
      </w:r>
      <w:ins w:id="5" w:author="Geoffrey Day" w:date="2026-05-03T12:53:00Z">
        <w:r w:rsidR="005F79DA">
          <w:t>.</w:t>
        </w:r>
      </w:ins>
      <w:r>
        <w:t xml:space="preserve"> </w:t>
      </w:r>
      <w:del w:id="6" w:author="Geoffrey Day" w:date="2026-05-03T12:54:00Z">
        <w:r w:rsidDel="005F79DA">
          <w:delText>— r</w:delText>
        </w:r>
      </w:del>
      <w:ins w:id="7" w:author="Geoffrey Day" w:date="2026-05-03T12:54:00Z">
        <w:r w:rsidR="005F79DA">
          <w:t>R</w:t>
        </w:r>
      </w:ins>
      <w:r>
        <w:t>esults represent a percentage of detection probability more than</w:t>
      </w:r>
      <w:r>
        <w:t xml:space="preserve"> a census of individuals, though relative </w:t>
      </w:r>
      <w:ins w:id="8" w:author="Geoffrey Day" w:date="2026-05-03T12:54:00Z">
        <w:r w:rsidR="005F79DA">
          <w:t xml:space="preserve">species </w:t>
        </w:r>
      </w:ins>
      <w:r>
        <w:t>abundance is a natural inference. If a reading is ambiguous, the ambiguity is named and the most likely interpretation is stated directly. Unsupported qualifications are not a substitute for data.</w:t>
      </w:r>
    </w:p>
    <w:p w14:paraId="4AF8E6FC" w14:textId="77777777" w:rsidR="00860731" w:rsidRDefault="00155CDB">
      <w:pPr>
        <w:pStyle w:val="BodyText"/>
      </w:pPr>
      <w:r>
        <w:rPr>
          <w:b/>
          <w:bCs/>
        </w:rPr>
        <w:t>Methods:</w:t>
      </w:r>
      <w:r>
        <w:t xml:space="preserve"> All samp</w:t>
      </w:r>
      <w:r>
        <w:t>les were collected using Jonah Ventures (JV) eDNA field kits following recommended field-sterile procedures. All samples were mailed to JV for processing. Fish samples were analyzed using the MiFish 12S rRNA barcode; all samples were also analyzed for alga</w:t>
      </w:r>
      <w:r>
        <w:t>e using the 23S rRNA barcode. Results were processed in MS Excel and later using Artificial Intelligence (Claude) for analysis.</w:t>
      </w:r>
    </w:p>
    <w:p w14:paraId="49C22684" w14:textId="77777777" w:rsidR="00860731" w:rsidRDefault="00155CDB">
      <w:r>
        <w:pict w14:anchorId="3D5AF786">
          <v:rect id="_x0000_i1026" style="width:0;height:1.5pt" o:hralign="center" o:hrstd="t" o:hr="t"/>
        </w:pict>
      </w:r>
    </w:p>
    <w:p w14:paraId="384C6F0B" w14:textId="77777777" w:rsidR="00860731" w:rsidRDefault="00155CDB">
      <w:pPr>
        <w:pStyle w:val="Heading3"/>
      </w:pPr>
      <w:bookmarkStart w:id="9" w:name="how-to-read-this-report"/>
      <w:bookmarkEnd w:id="2"/>
      <w:r>
        <w:t>How to Read This Report</w:t>
      </w:r>
    </w:p>
    <w:p w14:paraId="674CD1B6" w14:textId="38DC6CBE" w:rsidR="00860731" w:rsidRDefault="00155CDB">
      <w:pPr>
        <w:pStyle w:val="FirstParagraph"/>
      </w:pPr>
      <w:r>
        <w:rPr>
          <w:b/>
          <w:bCs/>
        </w:rPr>
        <w:t>Fish eDNA is the center of this report.</w:t>
      </w:r>
      <w:r>
        <w:t xml:space="preserve"> Fish integrate conditions over years — their presence or absen</w:t>
      </w:r>
      <w:r>
        <w:t>ce at a site reflects whether the habitat has been livable long enough to support recruitment, growth, and community assembly. Brook Trout (</w:t>
      </w:r>
      <w:r>
        <w:rPr>
          <w:i/>
          <w:iCs/>
        </w:rPr>
        <w:t>Salvelinus fontinalis</w:t>
      </w:r>
      <w:r>
        <w:t xml:space="preserve">) is the primary sentinel: </w:t>
      </w:r>
      <w:ins w:id="10" w:author="Geoffrey Day" w:date="2026-05-03T12:55:00Z">
        <w:r w:rsidR="005F79DA">
          <w:t xml:space="preserve">presence indicates </w:t>
        </w:r>
      </w:ins>
      <w:ins w:id="11" w:author="Geoffrey Day" w:date="2026-05-03T12:56:00Z">
        <w:r w:rsidR="005F79DA">
          <w:t xml:space="preserve">persistent </w:t>
        </w:r>
      </w:ins>
      <w:r>
        <w:t>cold, clean, well-oxygenated water. Where Brook Trout are found, the</w:t>
      </w:r>
      <w:r>
        <w:t xml:space="preserve"> watershed is working. Where they are absent, th</w:t>
      </w:r>
      <w:ins w:id="12" w:author="Geoffrey Day" w:date="2026-05-03T12:56:00Z">
        <w:r w:rsidR="005F79DA">
          <w:t xml:space="preserve">is </w:t>
        </w:r>
      </w:ins>
      <w:del w:id="13" w:author="Geoffrey Day" w:date="2026-05-03T12:56:00Z">
        <w:r w:rsidDel="005F79DA">
          <w:delText>e</w:delText>
        </w:r>
      </w:del>
      <w:r>
        <w:t xml:space="preserve"> report asks why.</w:t>
      </w:r>
    </w:p>
    <w:p w14:paraId="09160F5C" w14:textId="77777777" w:rsidR="00860731" w:rsidRDefault="00155CDB">
      <w:pPr>
        <w:pStyle w:val="BodyText"/>
      </w:pPr>
      <w:r>
        <w:t>Algal reports deepen this focus and add an additional layer of insight. Key species that mark clean, high-quality water further illustrate Brook Trout-friendly conditions. Algae are the bas</w:t>
      </w:r>
      <w:r>
        <w:t>e of the food web, responding within days to light, temperature, pH, and nutrients. Together, fish and algae tell a story neither can tell alone.</w:t>
      </w:r>
    </w:p>
    <w:p w14:paraId="2E57E08A" w14:textId="088DA6C3" w:rsidR="00860731" w:rsidRDefault="00155CDB">
      <w:pPr>
        <w:pStyle w:val="BodyText"/>
      </w:pPr>
      <w:r>
        <w:rPr>
          <w:b/>
          <w:bCs/>
        </w:rPr>
        <w:t>Shannon diversity</w:t>
      </w:r>
      <w:r>
        <w:t xml:space="preserve"> </w:t>
      </w:r>
      <w:ins w:id="14" w:author="Geoffrey Day" w:date="2026-05-03T12:57:00Z">
        <w:r w:rsidR="005F79DA">
          <w:t xml:space="preserve">– a simple </w:t>
        </w:r>
      </w:ins>
      <w:ins w:id="15" w:author="Geoffrey Day" w:date="2026-05-03T12:58:00Z">
        <w:r w:rsidR="005F79DA">
          <w:t xml:space="preserve">index </w:t>
        </w:r>
      </w:ins>
      <w:ins w:id="16" w:author="Geoffrey Day" w:date="2026-05-03T12:57:00Z">
        <w:r w:rsidR="005F79DA">
          <w:t xml:space="preserve">indicating diversity - </w:t>
        </w:r>
      </w:ins>
      <w:r>
        <w:t xml:space="preserve">was calculated separately for fish communities, </w:t>
      </w:r>
      <w:r>
        <w:rPr>
          <w:b/>
          <w:bCs/>
        </w:rPr>
        <w:t>H(f)</w:t>
      </w:r>
      <w:r>
        <w:t xml:space="preserve">, and algal communities, </w:t>
      </w:r>
      <w:r>
        <w:rPr>
          <w:b/>
          <w:bCs/>
        </w:rPr>
        <w:t>H(a)</w:t>
      </w:r>
      <w:r>
        <w:t>, using the</w:t>
      </w:r>
      <w:r>
        <w:t xml:space="preserve"> Shannon index: H = −Σ p</w:t>
      </w:r>
      <w:r>
        <w:t>ᵢ</w:t>
      </w:r>
      <w:r>
        <w:t xml:space="preserve"> ln(p</w:t>
      </w:r>
      <w:r>
        <w:t>ᵢ</w:t>
      </w:r>
      <w:r>
        <w:t>), where p</w:t>
      </w:r>
      <w:r>
        <w:t>ᵢ</w:t>
      </w:r>
      <w:r>
        <w:t xml:space="preserve"> is the proportion of total accepted reads assigned to taxon i within a sample. The index increases when more taxa are detected and when read counts are more evenly distributed among taxa. In this eDNA context, Sha</w:t>
      </w:r>
      <w:r>
        <w:t xml:space="preserve">nnon diversity should be interpreted as a standardized measure of detected community diversity based on relative read representation, not as a direct census of organism abundance. Higher values may indicate a </w:t>
      </w:r>
      <w:r>
        <w:lastRenderedPageBreak/>
        <w:t xml:space="preserve">more diverse and evenly represented biological </w:t>
      </w:r>
      <w:r>
        <w:t>signal, but interpretation as environmental quality requires comparison among sites, seasons, controls, and supporting ecological evidence. Shannon diversity is a widely used community-diversity metric that can support ecological interpretation when compar</w:t>
      </w:r>
      <w:r>
        <w:t>ed across samples and paired with other evidence.</w:t>
      </w:r>
    </w:p>
    <w:p w14:paraId="7C4DD6BC" w14:textId="659F0FC9" w:rsidR="00860731" w:rsidRDefault="00155CDB">
      <w:pPr>
        <w:pStyle w:val="BodyText"/>
      </w:pPr>
      <w:r>
        <w:rPr>
          <w:b/>
          <w:bCs/>
        </w:rPr>
        <w:t xml:space="preserve">Ecological </w:t>
      </w:r>
      <w:proofErr w:type="spellStart"/>
      <w:proofErr w:type="gramStart"/>
      <w:r>
        <w:rPr>
          <w:b/>
          <w:bCs/>
        </w:rPr>
        <w:t>complexity</w:t>
      </w:r>
      <w:ins w:id="17" w:author="Geoffrey Day" w:date="2026-05-03T13:00:00Z">
        <w:r w:rsidR="005F79DA">
          <w:rPr>
            <w:b/>
            <w:bCs/>
          </w:rPr>
          <w:t>,</w:t>
        </w:r>
        <w:r w:rsidR="005A0525">
          <w:t>represented</w:t>
        </w:r>
        <w:proofErr w:type="spellEnd"/>
        <w:proofErr w:type="gramEnd"/>
        <w:r w:rsidR="005A0525">
          <w:t xml:space="preserve"> by Shannon numbers </w:t>
        </w:r>
      </w:ins>
      <w:ins w:id="18" w:author="Geoffrey Day" w:date="2026-05-03T13:01:00Z">
        <w:r w:rsidR="005A0525">
          <w:t xml:space="preserve">ranging from low (zero) to complex (four) </w:t>
        </w:r>
        <w:proofErr w:type="spellStart"/>
        <w:r w:rsidR="005A0525">
          <w:t>here</w:t>
        </w:r>
      </w:ins>
      <w:del w:id="19" w:author="Geoffrey Day" w:date="2026-05-03T12:59:00Z">
        <w:r w:rsidDel="005F79DA">
          <w:delText xml:space="preserve"> </w:delText>
        </w:r>
      </w:del>
      <w:ins w:id="20" w:author="Geoffrey Day" w:date="2026-05-03T13:02:00Z">
        <w:r w:rsidR="005A0525">
          <w:t>has</w:t>
        </w:r>
        <w:proofErr w:type="spellEnd"/>
        <w:r w:rsidR="005A0525">
          <w:t xml:space="preserve"> a direct relationship to </w:t>
        </w:r>
      </w:ins>
      <w:del w:id="21" w:author="Geoffrey Day" w:date="2026-05-03T13:02:00Z">
        <w:r w:rsidDel="005A0525">
          <w:delText xml:space="preserve">is </w:delText>
        </w:r>
        <w:r w:rsidDel="005A0525">
          <w:delText xml:space="preserve">highly favorable to </w:delText>
        </w:r>
      </w:del>
      <w:r>
        <w:t>healthy ecosystems. Complex systems are more robust, more durable, more adaptable to environmental change, and more capable of supporting migration and reproduct</w:t>
      </w:r>
      <w:r>
        <w:t>ion — and rich sources of food at all trophic levels. Shannon Diversity (H) captures this: higher values mean more species contributing meaningfully to the community — not one dominant species and noise.</w:t>
      </w:r>
    </w:p>
    <w:p w14:paraId="5133EAE0" w14:textId="6FE529B7" w:rsidR="00860731" w:rsidRDefault="00155CDB">
      <w:pPr>
        <w:pStyle w:val="BodyText"/>
      </w:pPr>
      <w:r>
        <w:rPr>
          <w:b/>
          <w:bCs/>
        </w:rPr>
        <w:t>Water chemistry</w:t>
      </w:r>
      <w:r>
        <w:t xml:space="preserve"> </w:t>
      </w:r>
      <w:ins w:id="22" w:author="Geoffrey Day" w:date="2026-05-03T13:03:00Z">
        <w:r w:rsidR="005A0525">
          <w:t xml:space="preserve">(pH) </w:t>
        </w:r>
      </w:ins>
      <w:r>
        <w:t xml:space="preserve">values </w:t>
      </w:r>
      <w:ins w:id="23" w:author="Geoffrey Day" w:date="2026-05-03T13:03:00Z">
        <w:r w:rsidR="005A0525">
          <w:t xml:space="preserve">were collected using a </w:t>
        </w:r>
        <w:proofErr w:type="spellStart"/>
        <w:r w:rsidR="005A0525">
          <w:t>Vivosun</w:t>
        </w:r>
        <w:proofErr w:type="spellEnd"/>
        <w:r w:rsidR="005A0525">
          <w:t xml:space="preserve"> hand held pH met</w:t>
        </w:r>
      </w:ins>
      <w:ins w:id="24" w:author="Geoffrey Day" w:date="2026-05-03T13:04:00Z">
        <w:r w:rsidR="005A0525">
          <w:t xml:space="preserve">er and have also been </w:t>
        </w:r>
      </w:ins>
      <w:del w:id="25" w:author="Geoffrey Day" w:date="2026-05-03T13:04:00Z">
        <w:r w:rsidDel="005A0525">
          <w:delText xml:space="preserve">are </w:delText>
        </w:r>
      </w:del>
      <w:r>
        <w:t xml:space="preserve">inferred from biological </w:t>
      </w:r>
      <w:r>
        <w:t>indicator species</w:t>
      </w:r>
      <w:ins w:id="26" w:author="Geoffrey Day" w:date="2026-05-03T13:04:00Z">
        <w:r w:rsidR="005A0525">
          <w:t>.</w:t>
        </w:r>
      </w:ins>
      <w:del w:id="27" w:author="Geoffrey Day" w:date="2026-05-03T13:04:00Z">
        <w:r w:rsidDel="005A0525">
          <w:delText xml:space="preserve"> unless otherwise stated — directionally reliable but not a substitute for direct measurement. †Field pH and temperature readings were made with a Vivosun handheld pH meter; values are uncalibrated, approximate (±0.5–1.0 pH unit).</w:delText>
        </w:r>
      </w:del>
    </w:p>
    <w:p w14:paraId="4FC66186" w14:textId="77777777" w:rsidR="00860731" w:rsidRDefault="00155CDB">
      <w:r>
        <w:pict w14:anchorId="65D6ADF0">
          <v:rect id="_x0000_i1027" style="width:0;height:1.5pt" o:hralign="center" o:hrstd="t" o:hr="t"/>
        </w:pict>
      </w:r>
    </w:p>
    <w:p w14:paraId="08983CD5" w14:textId="77777777" w:rsidR="00860731" w:rsidRDefault="00155CDB">
      <w:pPr>
        <w:pStyle w:val="Heading1"/>
      </w:pPr>
      <w:bookmarkStart w:id="28" w:name="maine-narraguagus-watershed-overview"/>
      <w:bookmarkEnd w:id="0"/>
      <w:bookmarkEnd w:id="1"/>
      <w:bookmarkEnd w:id="9"/>
      <w:r>
        <w:t>1. Mai</w:t>
      </w:r>
      <w:r>
        <w:t>ne — Narraguagus Watershed — Overview</w:t>
      </w:r>
    </w:p>
    <w:p w14:paraId="5362611D" w14:textId="77777777" w:rsidR="00860731" w:rsidRDefault="00155CDB">
      <w:pPr>
        <w:pStyle w:val="FirstParagraph"/>
      </w:pPr>
      <w:r>
        <w:rPr>
          <w:b/>
          <w:bCs/>
        </w:rPr>
        <w:t>Deblois, ME · November 2023</w:t>
      </w:r>
    </w:p>
    <w:p w14:paraId="0034760C" w14:textId="77777777" w:rsidR="00860731" w:rsidRDefault="00155CDB">
      <w:pPr>
        <w:pStyle w:val="BodyText"/>
      </w:pPr>
      <w:r>
        <w:rPr>
          <w:i/>
          <w:iCs/>
        </w:rPr>
        <w:t>Assay: Fish (MiFish 12S) + Algae (23S rRNA)</w:t>
      </w:r>
    </w:p>
    <w:p w14:paraId="77A15C09" w14:textId="77777777" w:rsidR="00860731" w:rsidRDefault="00155CDB">
      <w:pPr>
        <w:pStyle w:val="BodyText"/>
      </w:pPr>
      <w:r>
        <w:t>The Narraguagus River drains the remote forests of Washington County, Maine — one of the least-developed watersheds in the northeastern United Sta</w:t>
      </w:r>
      <w:r>
        <w:t>tes. This cluster of five sites captures the upper and middle reaches of the West Branch and its tributaries, sampled in November 2023 at leaf-off when eDNA from other taxa is minimal and the fish signal is clearest. The Narraguagus is part of federally de</w:t>
      </w:r>
      <w:r>
        <w:t>signated critical habitat for the Gulf of Maine Distinct Population Segment (DPS) of Atlantic Salmon, and it supports wild Brook Trout in its cold headwater tributaries. Here, two out of five locations have brook trout DNA and salmon DNA is found in one lo</w:t>
      </w:r>
      <w:r>
        <w:t>cation. All five sites are analyzed using both fish (MiFish 12S) and algal (23S rRNA). Algal community composition provides independent inference of water temperature, pH, dissolved oxygen, and nutrient status, substantially deepening the ecological interp</w:t>
      </w:r>
      <w:r>
        <w:t>retation beyond fish alone.</w:t>
      </w:r>
    </w:p>
    <w:p w14:paraId="0454AF86" w14:textId="6FA5C2D7" w:rsidR="00860731" w:rsidRPr="005A0525" w:rsidDel="005A0525" w:rsidRDefault="00155CDB">
      <w:pPr>
        <w:pStyle w:val="BodyText"/>
        <w:rPr>
          <w:del w:id="29" w:author="Geoffrey Day" w:date="2026-05-03T13:06:00Z"/>
          <w:rPrChange w:id="30" w:author="Geoffrey Day" w:date="2026-05-03T13:06:00Z">
            <w:rPr>
              <w:del w:id="31" w:author="Geoffrey Day" w:date="2026-05-03T13:06:00Z"/>
            </w:rPr>
          </w:rPrChange>
        </w:rPr>
      </w:pPr>
      <w:del w:id="32" w:author="Geoffrey Day" w:date="2026-05-03T13:06:00Z">
        <w:r w:rsidDel="005A0525">
          <w:rPr>
            <w:b/>
            <w:bCs/>
          </w:rPr>
          <w:delText>Brook Trout status: Detected. Atlantic Salmon status: Detected.</w:delText>
        </w:r>
      </w:del>
      <w:ins w:id="33" w:author="Geoffrey Day" w:date="2026-05-03T13:06:00Z">
        <w:r w:rsidR="005A0525">
          <w:rPr>
            <w:b/>
            <w:bCs/>
          </w:rPr>
          <w:br/>
        </w:r>
        <w:r w:rsidR="005A0525">
          <w:rPr>
            <w:b/>
            <w:bCs/>
          </w:rPr>
          <w:br/>
        </w:r>
        <w:r w:rsidR="005A0525">
          <w:t xml:space="preserve">Findings </w:t>
        </w:r>
      </w:ins>
      <w:ins w:id="34" w:author="Geoffrey Day" w:date="2026-05-03T13:07:00Z">
        <w:r w:rsidR="005A0525">
          <w:t xml:space="preserve">are presented in rough order of complexity ranging from the </w:t>
        </w:r>
        <w:proofErr w:type="spellStart"/>
        <w:r w:rsidR="005A0525">
          <w:t>Narraguagus’s</w:t>
        </w:r>
        <w:proofErr w:type="spellEnd"/>
        <w:r w:rsidR="005A0525">
          <w:t xml:space="preserve"> pH of </w:t>
        </w:r>
      </w:ins>
      <w:ins w:id="35" w:author="Geoffrey Day" w:date="2026-05-03T13:09:00Z">
        <w:r w:rsidR="005A0525">
          <w:t xml:space="preserve">5 - </w:t>
        </w:r>
      </w:ins>
      <w:ins w:id="36" w:author="Geoffrey Day" w:date="2026-05-03T13:07:00Z">
        <w:r w:rsidR="005A0525">
          <w:t>6.25 with Shanno</w:t>
        </w:r>
      </w:ins>
      <w:ins w:id="37" w:author="Geoffrey Day" w:date="2026-05-03T13:08:00Z">
        <w:r w:rsidR="005A0525">
          <w:t>n numbers in the 2’s and high 3’s</w:t>
        </w:r>
      </w:ins>
      <w:ins w:id="38" w:author="Geoffrey Day" w:date="2026-05-03T13:09:00Z">
        <w:r w:rsidR="005A0525">
          <w:t xml:space="preserve"> and mid 4’s</w:t>
        </w:r>
      </w:ins>
      <w:ins w:id="39" w:author="Geoffrey Day" w:date="2026-05-03T13:08:00Z">
        <w:r w:rsidR="005A0525">
          <w:t xml:space="preserve"> – to McCoy Brook which has a pH of 3.54 and Shannon numbers </w:t>
        </w:r>
      </w:ins>
      <w:ins w:id="40" w:author="Geoffrey Day" w:date="2026-05-03T13:16:00Z">
        <w:r w:rsidR="00BB74F8">
          <w:t xml:space="preserve">ranging from </w:t>
        </w:r>
      </w:ins>
      <w:ins w:id="41" w:author="Geoffrey Day" w:date="2026-05-03T13:11:00Z">
        <w:r w:rsidR="00BB74F8">
          <w:t>0</w:t>
        </w:r>
      </w:ins>
      <w:ins w:id="42" w:author="Geoffrey Day" w:date="2026-05-03T13:16:00Z">
        <w:r w:rsidR="00BB74F8">
          <w:t xml:space="preserve"> to the mid 3’s</w:t>
        </w:r>
      </w:ins>
      <w:ins w:id="43" w:author="Geoffrey Day" w:date="2026-05-03T13:11:00Z">
        <w:r w:rsidR="00BB74F8">
          <w:t>.</w:t>
        </w:r>
      </w:ins>
      <w:ins w:id="44" w:author="Geoffrey Day" w:date="2026-05-03T13:12:00Z">
        <w:r w:rsidR="00BB74F8">
          <w:t xml:space="preserve"> The </w:t>
        </w:r>
        <w:proofErr w:type="spellStart"/>
        <w:r w:rsidR="00BB74F8">
          <w:t>Narragugus</w:t>
        </w:r>
        <w:proofErr w:type="spellEnd"/>
        <w:r w:rsidR="00BB74F8">
          <w:t xml:space="preserve"> samples show brook trout and Atlantic salmon found (</w:t>
        </w:r>
      </w:ins>
      <w:ins w:id="45" w:author="Geoffrey Day" w:date="2026-05-03T13:13:00Z">
        <w:r w:rsidR="00BB74F8">
          <w:t xml:space="preserve">in the East Branch and West Branch) </w:t>
        </w:r>
      </w:ins>
      <w:ins w:id="46" w:author="Geoffrey Day" w:date="2026-05-03T13:14:00Z">
        <w:r w:rsidR="00BB74F8">
          <w:t xml:space="preserve">both with fish species in the </w:t>
        </w:r>
        <w:proofErr w:type="gramStart"/>
        <w:r w:rsidR="00BB74F8">
          <w:t>teens,  McCoy</w:t>
        </w:r>
        <w:proofErr w:type="gramEnd"/>
        <w:r w:rsidR="00BB74F8">
          <w:t xml:space="preserve"> </w:t>
        </w:r>
      </w:ins>
      <w:ins w:id="47" w:author="Geoffrey Day" w:date="2026-05-03T13:15:00Z">
        <w:r w:rsidR="00BB74F8">
          <w:t xml:space="preserve">showed no evidence of brook trout, with only 1 species found, the highly acid tolerant creek chub. </w:t>
        </w:r>
      </w:ins>
    </w:p>
    <w:p w14:paraId="3FDE58E8" w14:textId="77777777" w:rsidR="00860731" w:rsidRDefault="00155CDB">
      <w:r>
        <w:pict w14:anchorId="77DBBD5B">
          <v:rect id="_x0000_i1028" style="width:0;height:1.5pt" o:hralign="center" o:hrstd="t" o:hr="t"/>
        </w:pict>
      </w:r>
    </w:p>
    <w:p w14:paraId="5005A315" w14:textId="7BE34C16" w:rsidR="00860731" w:rsidRDefault="003836A0">
      <w:pPr>
        <w:pStyle w:val="Heading2"/>
      </w:pPr>
      <w:bookmarkStart w:id="48" w:name="narraguagus-rt-193-ca66thtz.1"/>
      <w:ins w:id="49" w:author="Geoffrey Day" w:date="2026-05-03T13:33:00Z">
        <w:r>
          <w:lastRenderedPageBreak/>
          <w:t xml:space="preserve">East Branch </w:t>
        </w:r>
      </w:ins>
      <w:r w:rsidR="00155CDB">
        <w:t xml:space="preserve">Narraguagus </w:t>
      </w:r>
      <w:ins w:id="50" w:author="Geoffrey Day" w:date="2026-05-03T13:33:00Z">
        <w:r>
          <w:t xml:space="preserve">River at </w:t>
        </w:r>
      </w:ins>
      <w:r w:rsidR="00155CDB">
        <w:t>Rt 193 | CA66THTZ.1</w:t>
      </w:r>
    </w:p>
    <w:p w14:paraId="034E3E90" w14:textId="77777777" w:rsidR="00860731" w:rsidRDefault="00155CDB">
      <w:pPr>
        <w:pStyle w:val="FirstParagraph"/>
      </w:pPr>
      <w:r>
        <w:rPr>
          <w:b/>
          <w:bCs/>
        </w:rPr>
        <w:t>Fish: 19 species, H(f) = 2.16 (highest</w:t>
      </w:r>
      <w:del w:id="51" w:author="Geoffrey Day" w:date="2026-05-03T13:05:00Z">
        <w:r w:rsidDel="005A0525">
          <w:rPr>
            <w:b/>
            <w:bCs/>
          </w:rPr>
          <w:delText xml:space="preserve"> in ME</w:delText>
        </w:r>
      </w:del>
      <w:r>
        <w:rPr>
          <w:b/>
          <w:bCs/>
        </w:rPr>
        <w:t>) | Algae: 117 ESVs, H(a) = 3.86</w:t>
      </w:r>
    </w:p>
    <w:p w14:paraId="6BC2DD4C" w14:textId="77777777" w:rsidR="00860731" w:rsidRDefault="00155CDB">
      <w:pPr>
        <w:pStyle w:val="BodyText"/>
      </w:pPr>
      <w:r>
        <w:rPr>
          <w:b/>
          <w:bCs/>
        </w:rPr>
        <w:t>Brook Trout: Absent</w:t>
      </w:r>
    </w:p>
    <w:p w14:paraId="2DB0954A" w14:textId="77777777" w:rsidR="00860731" w:rsidRDefault="00155CDB">
      <w:pPr>
        <w:pStyle w:val="Heading3"/>
      </w:pPr>
      <w:bookmarkStart w:id="52" w:name="sentinel-signal"/>
      <w:r>
        <w:t>Sentinel Signal</w:t>
      </w:r>
    </w:p>
    <w:p w14:paraId="6A5BF8D8" w14:textId="77777777" w:rsidR="00860731" w:rsidRDefault="00155CDB">
      <w:pPr>
        <w:pStyle w:val="FirstParagraph"/>
      </w:pPr>
      <w:r>
        <w:t>Alewife + Atlanti</w:t>
      </w:r>
      <w:r>
        <w:t xml:space="preserve">c Salmon + Sea Lamprey + Fallfish = </w:t>
      </w:r>
      <w:r>
        <w:rPr>
          <w:b/>
          <w:bCs/>
        </w:rPr>
        <w:t>four-line anadromous hub signal</w:t>
      </w:r>
      <w:r>
        <w:t xml:space="preserve">: ocean connectivity confirmed, clean gravel confirmed, federally listed species present, marine nutrient subsidy active. The Cyanobacteria (6.5%) = </w:t>
      </w:r>
      <w:r>
        <w:rPr>
          <w:b/>
          <w:bCs/>
        </w:rPr>
        <w:t>early nutrient enrichment watch flag</w:t>
      </w:r>
      <w:r>
        <w:t xml:space="preserve"> — n</w:t>
      </w:r>
      <w:r>
        <w:t>ot alarming, but noted.</w:t>
      </w:r>
    </w:p>
    <w:p w14:paraId="656662D0" w14:textId="77777777" w:rsidR="00860731" w:rsidRDefault="00155CDB">
      <w:pPr>
        <w:pStyle w:val="Heading3"/>
      </w:pPr>
      <w:bookmarkStart w:id="53" w:name="measured-inferred-water-chemistry"/>
      <w:bookmarkEnd w:id="52"/>
      <w:r>
        <w:t>Measured &amp; Inferred Water Chemistry</w:t>
      </w:r>
    </w:p>
    <w:tbl>
      <w:tblPr>
        <w:tblStyle w:val="Table"/>
        <w:tblW w:w="5000" w:type="pct"/>
        <w:tblLayout w:type="fixed"/>
        <w:tblLook w:val="0020" w:firstRow="1" w:lastRow="0" w:firstColumn="0" w:lastColumn="0" w:noHBand="0" w:noVBand="0"/>
      </w:tblPr>
      <w:tblGrid>
        <w:gridCol w:w="3120"/>
        <w:gridCol w:w="3120"/>
        <w:gridCol w:w="3120"/>
      </w:tblGrid>
      <w:tr w:rsidR="00860731" w14:paraId="11BB7457" w14:textId="77777777" w:rsidTr="00860731">
        <w:trPr>
          <w:cnfStyle w:val="100000000000" w:firstRow="1" w:lastRow="0" w:firstColumn="0" w:lastColumn="0" w:oddVBand="0" w:evenVBand="0" w:oddHBand="0" w:evenHBand="0" w:firstRowFirstColumn="0" w:firstRowLastColumn="0" w:lastRowFirstColumn="0" w:lastRowLastColumn="0"/>
          <w:tblHeader/>
        </w:trPr>
        <w:tc>
          <w:tcPr>
            <w:tcW w:w="2640" w:type="dxa"/>
          </w:tcPr>
          <w:p w14:paraId="23E9B86E" w14:textId="77777777" w:rsidR="00860731" w:rsidRDefault="00155CDB">
            <w:pPr>
              <w:pStyle w:val="Compact"/>
            </w:pPr>
            <w:r>
              <w:t>Parameter</w:t>
            </w:r>
          </w:p>
        </w:tc>
        <w:tc>
          <w:tcPr>
            <w:tcW w:w="2640" w:type="dxa"/>
          </w:tcPr>
          <w:p w14:paraId="585518E5" w14:textId="77777777" w:rsidR="00860731" w:rsidRDefault="00155CDB">
            <w:pPr>
              <w:pStyle w:val="Compact"/>
            </w:pPr>
            <w:r>
              <w:t>Value</w:t>
            </w:r>
          </w:p>
        </w:tc>
        <w:tc>
          <w:tcPr>
            <w:tcW w:w="2640" w:type="dxa"/>
          </w:tcPr>
          <w:p w14:paraId="53A8E73A" w14:textId="77777777" w:rsidR="00860731" w:rsidRDefault="00155CDB">
            <w:pPr>
              <w:pStyle w:val="Compact"/>
            </w:pPr>
            <w:r>
              <w:t>Source</w:t>
            </w:r>
          </w:p>
        </w:tc>
      </w:tr>
      <w:tr w:rsidR="00860731" w14:paraId="053EA62D" w14:textId="77777777">
        <w:tc>
          <w:tcPr>
            <w:tcW w:w="2640" w:type="dxa"/>
          </w:tcPr>
          <w:p w14:paraId="5F6AE008" w14:textId="77777777" w:rsidR="00860731" w:rsidRDefault="00155CDB">
            <w:pPr>
              <w:pStyle w:val="Compact"/>
            </w:pPr>
            <w:r>
              <w:rPr>
                <w:b/>
                <w:bCs/>
              </w:rPr>
              <w:t>pH (recorded)</w:t>
            </w:r>
          </w:p>
        </w:tc>
        <w:tc>
          <w:tcPr>
            <w:tcW w:w="2640" w:type="dxa"/>
          </w:tcPr>
          <w:p w14:paraId="2221761D" w14:textId="77777777" w:rsidR="00860731" w:rsidRDefault="00155CDB">
            <w:pPr>
              <w:pStyle w:val="Compact"/>
            </w:pPr>
            <w:r>
              <w:rPr>
                <w:b/>
                <w:bCs/>
              </w:rPr>
              <w:t>6.25</w:t>
            </w:r>
          </w:p>
        </w:tc>
        <w:tc>
          <w:tcPr>
            <w:tcW w:w="2640" w:type="dxa"/>
          </w:tcPr>
          <w:p w14:paraId="78BCFCE4" w14:textId="77777777" w:rsidR="00860731" w:rsidRDefault="00155CDB">
            <w:pPr>
              <w:pStyle w:val="Compact"/>
            </w:pPr>
            <w:r>
              <w:rPr>
                <w:b/>
                <w:bCs/>
              </w:rPr>
              <w:t>Field measurement†</w:t>
            </w:r>
          </w:p>
        </w:tc>
      </w:tr>
      <w:tr w:rsidR="00860731" w14:paraId="7C674A9B" w14:textId="77777777">
        <w:tc>
          <w:tcPr>
            <w:tcW w:w="2640" w:type="dxa"/>
          </w:tcPr>
          <w:p w14:paraId="4F79BCD3" w14:textId="77777777" w:rsidR="00860731" w:rsidRDefault="00155CDB">
            <w:pPr>
              <w:pStyle w:val="Compact"/>
            </w:pPr>
            <w:r>
              <w:rPr>
                <w:b/>
                <w:bCs/>
              </w:rPr>
              <w:t>Temperature (recorded)</w:t>
            </w:r>
          </w:p>
        </w:tc>
        <w:tc>
          <w:tcPr>
            <w:tcW w:w="2640" w:type="dxa"/>
          </w:tcPr>
          <w:p w14:paraId="0C4DD880" w14:textId="77777777" w:rsidR="00860731" w:rsidRDefault="00155CDB">
            <w:pPr>
              <w:pStyle w:val="Compact"/>
            </w:pPr>
            <w:r>
              <w:rPr>
                <w:b/>
                <w:bCs/>
              </w:rPr>
              <w:t>42.8°F (6.0°C)</w:t>
            </w:r>
          </w:p>
        </w:tc>
        <w:tc>
          <w:tcPr>
            <w:tcW w:w="2640" w:type="dxa"/>
          </w:tcPr>
          <w:p w14:paraId="217764EB" w14:textId="77777777" w:rsidR="00860731" w:rsidRDefault="00155CDB">
            <w:pPr>
              <w:pStyle w:val="Compact"/>
            </w:pPr>
            <w:r>
              <w:rPr>
                <w:b/>
                <w:bCs/>
              </w:rPr>
              <w:t>Field measurement†</w:t>
            </w:r>
          </w:p>
        </w:tc>
      </w:tr>
      <w:tr w:rsidR="00860731" w14:paraId="59726BD4" w14:textId="77777777">
        <w:tc>
          <w:tcPr>
            <w:tcW w:w="2640" w:type="dxa"/>
          </w:tcPr>
          <w:p w14:paraId="21A62834" w14:textId="77777777" w:rsidR="00860731" w:rsidRDefault="00155CDB">
            <w:pPr>
              <w:pStyle w:val="Compact"/>
            </w:pPr>
            <w:r>
              <w:t>pH (inferred)</w:t>
            </w:r>
          </w:p>
        </w:tc>
        <w:tc>
          <w:tcPr>
            <w:tcW w:w="2640" w:type="dxa"/>
          </w:tcPr>
          <w:p w14:paraId="7E610B29" w14:textId="77777777" w:rsidR="00860731" w:rsidRDefault="00155CDB">
            <w:pPr>
              <w:pStyle w:val="Compact"/>
            </w:pPr>
            <w:r>
              <w:t>6.0–7.0</w:t>
            </w:r>
          </w:p>
        </w:tc>
        <w:tc>
          <w:tcPr>
            <w:tcW w:w="2640" w:type="dxa"/>
          </w:tcPr>
          <w:p w14:paraId="6BF60D8B" w14:textId="77777777" w:rsidR="00860731" w:rsidRDefault="00155CDB">
            <w:pPr>
              <w:pStyle w:val="Compact"/>
            </w:pPr>
            <w:r>
              <w:t>Mainstem; cryptophyte + centric diatom assemblage</w:t>
            </w:r>
          </w:p>
        </w:tc>
      </w:tr>
      <w:tr w:rsidR="00860731" w14:paraId="650D1040" w14:textId="77777777">
        <w:tc>
          <w:tcPr>
            <w:tcW w:w="2640" w:type="dxa"/>
          </w:tcPr>
          <w:p w14:paraId="159F983B" w14:textId="77777777" w:rsidR="00860731" w:rsidRDefault="00155CDB">
            <w:pPr>
              <w:pStyle w:val="Compact"/>
            </w:pPr>
            <w:r>
              <w:t>Conductivity</w:t>
            </w:r>
          </w:p>
        </w:tc>
        <w:tc>
          <w:tcPr>
            <w:tcW w:w="2640" w:type="dxa"/>
          </w:tcPr>
          <w:p w14:paraId="269FDEB6" w14:textId="77777777" w:rsidR="00860731" w:rsidRDefault="00155CDB">
            <w:pPr>
              <w:pStyle w:val="Compact"/>
            </w:pPr>
            <w:r>
              <w:t>40–80 μS/cm</w:t>
            </w:r>
          </w:p>
        </w:tc>
        <w:tc>
          <w:tcPr>
            <w:tcW w:w="2640" w:type="dxa"/>
          </w:tcPr>
          <w:p w14:paraId="5E2FA656" w14:textId="77777777" w:rsidR="00860731" w:rsidRDefault="00155CDB">
            <w:pPr>
              <w:pStyle w:val="Compact"/>
            </w:pPr>
            <w:r>
              <w:t>Inferred — higher than tributaries; anadromous nutrient inputs</w:t>
            </w:r>
          </w:p>
        </w:tc>
      </w:tr>
      <w:tr w:rsidR="00860731" w14:paraId="0DE9DA4E" w14:textId="77777777">
        <w:tc>
          <w:tcPr>
            <w:tcW w:w="2640" w:type="dxa"/>
          </w:tcPr>
          <w:p w14:paraId="41354D61" w14:textId="77777777" w:rsidR="00860731" w:rsidRDefault="00155CDB">
            <w:pPr>
              <w:pStyle w:val="Compact"/>
            </w:pPr>
            <w:r>
              <w:t>Total phosphorus</w:t>
            </w:r>
          </w:p>
        </w:tc>
        <w:tc>
          <w:tcPr>
            <w:tcW w:w="2640" w:type="dxa"/>
          </w:tcPr>
          <w:p w14:paraId="34E64BD2" w14:textId="77777777" w:rsidR="00860731" w:rsidRDefault="00155CDB">
            <w:pPr>
              <w:pStyle w:val="Compact"/>
            </w:pPr>
            <w:r>
              <w:t>Low–moderate, trending up</w:t>
            </w:r>
          </w:p>
        </w:tc>
        <w:tc>
          <w:tcPr>
            <w:tcW w:w="2640" w:type="dxa"/>
          </w:tcPr>
          <w:p w14:paraId="01F77901" w14:textId="77777777" w:rsidR="00860731" w:rsidRDefault="00155CDB">
            <w:pPr>
              <w:pStyle w:val="Compact"/>
            </w:pPr>
            <w:r>
              <w:t>Inferred — Cyanobacteria at 6.5% = early enrichment signal</w:t>
            </w:r>
          </w:p>
        </w:tc>
      </w:tr>
      <w:tr w:rsidR="00860731" w14:paraId="3160611E" w14:textId="77777777">
        <w:tc>
          <w:tcPr>
            <w:tcW w:w="2640" w:type="dxa"/>
          </w:tcPr>
          <w:p w14:paraId="5F68ABFE" w14:textId="77777777" w:rsidR="00860731" w:rsidRDefault="00155CDB">
            <w:pPr>
              <w:pStyle w:val="Compact"/>
            </w:pPr>
            <w:r>
              <w:t>Calcium</w:t>
            </w:r>
          </w:p>
        </w:tc>
        <w:tc>
          <w:tcPr>
            <w:tcW w:w="2640" w:type="dxa"/>
          </w:tcPr>
          <w:p w14:paraId="4D9B0EF5" w14:textId="77777777" w:rsidR="00860731" w:rsidRDefault="00155CDB">
            <w:pPr>
              <w:pStyle w:val="Compact"/>
            </w:pPr>
            <w:r>
              <w:t>5–12 mg/L</w:t>
            </w:r>
          </w:p>
        </w:tc>
        <w:tc>
          <w:tcPr>
            <w:tcW w:w="2640" w:type="dxa"/>
          </w:tcPr>
          <w:p w14:paraId="5099A51E" w14:textId="77777777" w:rsidR="00860731" w:rsidRDefault="00155CDB">
            <w:pPr>
              <w:pStyle w:val="Compact"/>
            </w:pPr>
            <w:r>
              <w:t>Inferred — adequate for full fish guild; Fallfish nest-building</w:t>
            </w:r>
          </w:p>
        </w:tc>
      </w:tr>
      <w:tr w:rsidR="00860731" w14:paraId="0FC20821" w14:textId="77777777">
        <w:tc>
          <w:tcPr>
            <w:tcW w:w="2640" w:type="dxa"/>
          </w:tcPr>
          <w:p w14:paraId="597A80FB" w14:textId="77777777" w:rsidR="00860731" w:rsidRDefault="00155CDB">
            <w:pPr>
              <w:pStyle w:val="Compact"/>
            </w:pPr>
            <w:r>
              <w:t>Dissolved oxygen</w:t>
            </w:r>
          </w:p>
        </w:tc>
        <w:tc>
          <w:tcPr>
            <w:tcW w:w="2640" w:type="dxa"/>
          </w:tcPr>
          <w:p w14:paraId="4BB30928" w14:textId="77777777" w:rsidR="00860731" w:rsidRDefault="00155CDB">
            <w:pPr>
              <w:pStyle w:val="Compact"/>
            </w:pPr>
            <w:r>
              <w:t>High</w:t>
            </w:r>
          </w:p>
        </w:tc>
        <w:tc>
          <w:tcPr>
            <w:tcW w:w="2640" w:type="dxa"/>
          </w:tcPr>
          <w:p w14:paraId="2E73138E" w14:textId="77777777" w:rsidR="00860731" w:rsidRDefault="00155CDB">
            <w:pPr>
              <w:pStyle w:val="Compact"/>
            </w:pPr>
            <w:r>
              <w:t>Inferred — Atlantic Salmon, Fallfish both require high DO</w:t>
            </w:r>
          </w:p>
        </w:tc>
      </w:tr>
      <w:tr w:rsidR="00860731" w14:paraId="70BDAD35" w14:textId="77777777">
        <w:tc>
          <w:tcPr>
            <w:tcW w:w="2640" w:type="dxa"/>
          </w:tcPr>
          <w:p w14:paraId="21BE8FCA" w14:textId="77777777" w:rsidR="00860731" w:rsidRDefault="00155CDB">
            <w:pPr>
              <w:pStyle w:val="Compact"/>
            </w:pPr>
            <w:r>
              <w:t>Marine-derived nutrients</w:t>
            </w:r>
          </w:p>
        </w:tc>
        <w:tc>
          <w:tcPr>
            <w:tcW w:w="2640" w:type="dxa"/>
          </w:tcPr>
          <w:p w14:paraId="269EFBE5" w14:textId="77777777" w:rsidR="00860731" w:rsidRDefault="00155CDB">
            <w:pPr>
              <w:pStyle w:val="Compact"/>
            </w:pPr>
            <w:r>
              <w:t>Present</w:t>
            </w:r>
          </w:p>
        </w:tc>
        <w:tc>
          <w:tcPr>
            <w:tcW w:w="2640" w:type="dxa"/>
          </w:tcPr>
          <w:p w14:paraId="3C324CEB" w14:textId="77777777" w:rsidR="00860731" w:rsidRDefault="00155CDB">
            <w:pPr>
              <w:pStyle w:val="Compact"/>
            </w:pPr>
            <w:r>
              <w:t>Inferred — Alewife, Salmon, Lamprey decomposition subsidies</w:t>
            </w:r>
          </w:p>
        </w:tc>
      </w:tr>
    </w:tbl>
    <w:p w14:paraId="37AAC24A" w14:textId="77777777" w:rsidR="00860731" w:rsidRDefault="00155CDB">
      <w:pPr>
        <w:pStyle w:val="Heading3"/>
      </w:pPr>
      <w:bookmarkStart w:id="54" w:name="narrative"/>
      <w:bookmarkEnd w:id="53"/>
      <w:r>
        <w:t>Narrative</w:t>
      </w:r>
    </w:p>
    <w:p w14:paraId="2CEC6A6C" w14:textId="408C8529" w:rsidR="00860731" w:rsidRDefault="00155CDB">
      <w:pPr>
        <w:pStyle w:val="FirstParagraph"/>
      </w:pPr>
      <w:r>
        <w:t xml:space="preserve">This is the ecological hub of </w:t>
      </w:r>
      <w:proofErr w:type="spellStart"/>
      <w:r>
        <w:t>th</w:t>
      </w:r>
      <w:ins w:id="55" w:author="Geoffrey Day" w:date="2026-05-03T13:23:00Z">
        <w:r w:rsidR="00A54132">
          <w:t>is</w:t>
        </w:r>
      </w:ins>
      <w:del w:id="56" w:author="Geoffrey Day" w:date="2026-05-03T13:23:00Z">
        <w:r w:rsidDel="00A54132">
          <w:delText xml:space="preserve">e </w:delText>
        </w:r>
      </w:del>
      <w:r>
        <w:t>Maine</w:t>
      </w:r>
      <w:proofErr w:type="spellEnd"/>
      <w:r>
        <w:t xml:space="preserve"> dataset — the most diverse fish community, the strongest anadromous signal, and the connecting node between the Gulf of Maine and the interior w</w:t>
      </w:r>
      <w:r>
        <w:t>atershed.</w:t>
      </w:r>
    </w:p>
    <w:p w14:paraId="04BB8D66" w14:textId="03134253" w:rsidR="00860731" w:rsidRDefault="00155CDB">
      <w:pPr>
        <w:pStyle w:val="BodyText"/>
      </w:pPr>
      <w:r>
        <w:t>The fish community tells the story immediately. Alewife (</w:t>
      </w:r>
      <w:r>
        <w:rPr>
          <w:i/>
          <w:iCs/>
        </w:rPr>
        <w:t>Alosa pseudoharengus</w:t>
      </w:r>
      <w:r>
        <w:t>, 26.3%) is the dominant taxon — ocean fish that ascend rivers in spring to spawn. Species identity confirmed at 100% ESV</w:t>
      </w:r>
      <w:ins w:id="57" w:author="Geoffrey Day" w:date="2026-05-03T13:25:00Z">
        <w:r w:rsidR="00A54132">
          <w:t xml:space="preserve"> </w:t>
        </w:r>
      </w:ins>
      <w:ins w:id="58" w:author="Geoffrey Day" w:date="2026-05-03T13:26:00Z">
        <w:r w:rsidR="00A54132">
          <w:t>(Exact Sequence Variant)</w:t>
        </w:r>
      </w:ins>
      <w:r>
        <w:t xml:space="preserve"> match. Their eDNA in November reflects residual</w:t>
      </w:r>
      <w:r>
        <w:t xml:space="preserve"> signal from the spring migration or from</w:t>
      </w:r>
      <w:ins w:id="59" w:author="Geoffrey Day" w:date="2026-05-03T13:26:00Z">
        <w:r w:rsidR="00A54132">
          <w:t xml:space="preserve"> </w:t>
        </w:r>
      </w:ins>
      <w:proofErr w:type="spellStart"/>
      <w:ins w:id="60" w:author="Geoffrey Day" w:date="2026-05-03T13:27:00Z">
        <w:r w:rsidR="00A54132">
          <w:t>outmigrating</w:t>
        </w:r>
      </w:ins>
      <w:del w:id="61" w:author="Geoffrey Day" w:date="2026-05-03T13:27:00Z">
        <w:r w:rsidDel="00A54132">
          <w:delText xml:space="preserve"> </w:delText>
        </w:r>
      </w:del>
      <w:r>
        <w:t>juveniles</w:t>
      </w:r>
      <w:proofErr w:type="spellEnd"/>
      <w:r>
        <w:t xml:space="preserve"> still present. Either way, this is direct evidence of open corridor to the Gulf of Maine. Fallfish (22.2%) — the largest native minnow in the Northeast — require clean, gravel-bottomed streams for </w:t>
      </w:r>
      <w:r>
        <w:lastRenderedPageBreak/>
        <w:t>their d</w:t>
      </w:r>
      <w:r>
        <w:t>istinctive large nest mounds. A strong Fallfish signal is a meaningful water quality indicator independent of any chemical measurement.</w:t>
      </w:r>
    </w:p>
    <w:p w14:paraId="2A2C4591" w14:textId="77777777" w:rsidR="00860731" w:rsidRDefault="00155CDB">
      <w:pPr>
        <w:pStyle w:val="BodyText"/>
      </w:pPr>
      <w:r>
        <w:t>Atlantic Salmon (0.3%) and Sea Lamprey (0.3%) complete the anadromous sentinel suite. Trace levels, but ecologically sig</w:t>
      </w:r>
      <w:r>
        <w:t>nificant: the Narraguagus supports one of the few remaining wild Atlantic Salmon populations in the United States, a federally endangered stock. Detection here is not incidental — it is confirmation that this stretch of river is part of an active salmon wa</w:t>
      </w:r>
      <w:r>
        <w:t>tershed.</w:t>
      </w:r>
    </w:p>
    <w:p w14:paraId="7F759866" w14:textId="6416B9EF" w:rsidR="00860731" w:rsidRDefault="00155CDB">
      <w:pPr>
        <w:pStyle w:val="BodyText"/>
      </w:pPr>
      <w:r>
        <w:t xml:space="preserve">The supporting cast — Redbreast Sunfish (12.7%), White Sucker (8.5%), Shiner sp. (5.1%), </w:t>
      </w:r>
      <w:r>
        <w:rPr>
          <w:i/>
          <w:iCs/>
        </w:rPr>
        <w:t>Esox</w:t>
      </w:r>
      <w:r>
        <w:t xml:space="preserve"> </w:t>
      </w:r>
      <w:ins w:id="62" w:author="Geoffrey Day" w:date="2026-05-03T13:28:00Z">
        <w:r w:rsidR="00A54132">
          <w:t xml:space="preserve">(pickerel) </w:t>
        </w:r>
      </w:ins>
      <w:proofErr w:type="spellStart"/>
      <w:proofErr w:type="gramStart"/>
      <w:r>
        <w:t>spp</w:t>
      </w:r>
      <w:proofErr w:type="spellEnd"/>
      <w:ins w:id="63" w:author="Geoffrey Day" w:date="2026-05-03T13:28:00Z">
        <w:r w:rsidR="00A54132">
          <w:t xml:space="preserve"> </w:t>
        </w:r>
      </w:ins>
      <w:r>
        <w:t>.</w:t>
      </w:r>
      <w:proofErr w:type="gramEnd"/>
      <w:r>
        <w:t xml:space="preserve"> (3.6%), 19 species total — reflects a complete, multi-guild community from benthic feeders to apex predators. The </w:t>
      </w:r>
      <w:r>
        <w:rPr>
          <w:i/>
          <w:iCs/>
        </w:rPr>
        <w:t>Esox</w:t>
      </w:r>
      <w:r>
        <w:t xml:space="preserve"> detection is unresolved at sp</w:t>
      </w:r>
      <w:r>
        <w:t>ecies level; in Washington County, Maine, Chain Pickerel (</w:t>
      </w:r>
      <w:r>
        <w:rPr>
          <w:i/>
          <w:iCs/>
        </w:rPr>
        <w:t>E. niger</w:t>
      </w:r>
      <w:r>
        <w:t>) is the most likely candidate. H(f) = 2.16 is the highest fish Shannon Diversity index in the Maine dataset.</w:t>
      </w:r>
    </w:p>
    <w:p w14:paraId="5D648141" w14:textId="0358F2D6" w:rsidR="00860731" w:rsidRDefault="00155CDB">
      <w:pPr>
        <w:pStyle w:val="BodyText"/>
      </w:pPr>
      <w:r>
        <w:t xml:space="preserve">The algae show a functional but different community from </w:t>
      </w:r>
      <w:ins w:id="64" w:author="Geoffrey Day" w:date="2026-05-03T13:29:00Z">
        <w:r w:rsidR="00A54132">
          <w:t>th</w:t>
        </w:r>
      </w:ins>
      <w:ins w:id="65" w:author="Geoffrey Day" w:date="2026-05-03T13:30:00Z">
        <w:r w:rsidR="00A54132">
          <w:t>e</w:t>
        </w:r>
      </w:ins>
      <w:ins w:id="66" w:author="Geoffrey Day" w:date="2026-05-03T13:29:00Z">
        <w:r w:rsidR="00A54132">
          <w:t xml:space="preserve"> </w:t>
        </w:r>
        <w:proofErr w:type="spellStart"/>
        <w:r w:rsidR="00A54132">
          <w:t>Narraguagu’s</w:t>
        </w:r>
        <w:proofErr w:type="spellEnd"/>
        <w:r w:rsidR="00A54132">
          <w:t xml:space="preserve"> </w:t>
        </w:r>
      </w:ins>
      <w:r>
        <w:t>West Branch: Cryptophyt</w:t>
      </w:r>
      <w:r>
        <w:t>es dominate (24.3%), indicating humic, moderately productive water. Centric Diatoms (10.7%) signal nutrient and silica availability appropriate for a mainstem or lower-gradient reach. Cyanobacteria at 6.5% — at this level, they are not alarming, but they a</w:t>
      </w:r>
      <w:r>
        <w:t>re a flag. Cyanobacteria are favored by elevated nitrogen and phosphorus; their appearance here may reflect marine-derived nutrient subsidy from decomposing anadromous fish, which is natural and cyclical, but warrants monitoring to distinguish natural subs</w:t>
      </w:r>
      <w:r>
        <w:t>idies from anthropogenic enrichment.</w:t>
      </w:r>
    </w:p>
    <w:p w14:paraId="73BF92B8" w14:textId="77777777" w:rsidR="00860731" w:rsidRDefault="00155CDB">
      <w:pPr>
        <w:pStyle w:val="Heading3"/>
      </w:pPr>
      <w:bookmarkStart w:id="67" w:name="native-vs.-non-native"/>
      <w:bookmarkEnd w:id="54"/>
      <w:r>
        <w:t>Native vs. Non-Native</w:t>
      </w:r>
    </w:p>
    <w:p w14:paraId="176CA391" w14:textId="77777777" w:rsidR="00860731" w:rsidRDefault="00155CDB">
      <w:pPr>
        <w:pStyle w:val="FirstParagraph"/>
      </w:pPr>
      <w:r>
        <w:t xml:space="preserve">All 19 fish species are native to their respective ecological roles in this watershed. Alewife, Atlantic Salmon, Sea Lamprey, and American Eel are all native anadromous or catadromous species with </w:t>
      </w:r>
      <w:r>
        <w:t>evolutionary relationships to this river system. There is no detectable non-native fish signal in the Maine dataset.</w:t>
      </w:r>
    </w:p>
    <w:p w14:paraId="3DCBBBEE" w14:textId="2CE96D23" w:rsidR="00860731" w:rsidRDefault="003836A0">
      <w:pPr>
        <w:pStyle w:val="BodyText"/>
      </w:pPr>
      <w:ins w:id="68" w:author="Geoffrey Day" w:date="2026-05-03T13:31:00Z">
        <w:r>
          <w:t xml:space="preserve">East Branch of the </w:t>
        </w:r>
      </w:ins>
      <w:r w:rsidR="00155CDB">
        <w:t xml:space="preserve">Narraguagus </w:t>
      </w:r>
      <w:ins w:id="69" w:author="Geoffrey Day" w:date="2026-05-03T13:32:00Z">
        <w:r>
          <w:t xml:space="preserve">@ </w:t>
        </w:r>
      </w:ins>
      <w:r w:rsidR="00155CDB">
        <w:t>Rt 193 is functioning as a mainstem ecosystem hub. It is the healthiest and most connected site in the Maine sample.</w:t>
      </w:r>
    </w:p>
    <w:p w14:paraId="4BF57386" w14:textId="77777777" w:rsidR="00860731" w:rsidRDefault="00155CDB">
      <w:r>
        <w:pict w14:anchorId="43FC3ED9">
          <v:rect id="_x0000_i1029" style="width:0;height:1.5pt" o:hralign="center" o:hrstd="t" o:hr="t"/>
        </w:pict>
      </w:r>
    </w:p>
    <w:p w14:paraId="225DC242" w14:textId="1A5E270E" w:rsidR="00860731" w:rsidRDefault="00155CDB">
      <w:pPr>
        <w:pStyle w:val="Heading2"/>
      </w:pPr>
      <w:bookmarkStart w:id="70" w:name="Xcbf2395242071db3af8730dfe8af325adeb5124"/>
      <w:bookmarkEnd w:id="48"/>
      <w:bookmarkEnd w:id="67"/>
      <w:r>
        <w:t>West Branch Narraguagus River @ Sprague’s Falls | CY92PPTX.1</w:t>
      </w:r>
    </w:p>
    <w:p w14:paraId="01F22B02" w14:textId="77777777" w:rsidR="00860731" w:rsidRDefault="00155CDB">
      <w:pPr>
        <w:pStyle w:val="FirstParagraph"/>
      </w:pPr>
      <w:r>
        <w:rPr>
          <w:b/>
          <w:bCs/>
        </w:rPr>
        <w:t>Fish: 14 species, H(f) = 1.94 | Algae: 201 ESVs, H(a) = 4.55 (highest in dataset)</w:t>
      </w:r>
    </w:p>
    <w:p w14:paraId="426894B6" w14:textId="77777777" w:rsidR="00860731" w:rsidRDefault="00155CDB">
      <w:pPr>
        <w:pStyle w:val="BodyText"/>
      </w:pPr>
      <w:r>
        <w:rPr>
          <w:b/>
          <w:bCs/>
        </w:rPr>
        <w:t>Brook Trout: Present</w:t>
      </w:r>
    </w:p>
    <w:p w14:paraId="411DF1AC" w14:textId="77777777" w:rsidR="00860731" w:rsidRDefault="00155CDB">
      <w:pPr>
        <w:pStyle w:val="Heading3"/>
      </w:pPr>
      <w:bookmarkStart w:id="71" w:name="sentinel-signal-1"/>
      <w:r>
        <w:t>Sentinel Signal</w:t>
      </w:r>
    </w:p>
    <w:p w14:paraId="34CD1F03" w14:textId="77777777" w:rsidR="00860731" w:rsidRDefault="00155CDB">
      <w:pPr>
        <w:pStyle w:val="FirstParagraph"/>
      </w:pPr>
      <w:r>
        <w:t xml:space="preserve">Finescale Dace + Brook Trout + Sea Lamprey + diverse diatom matrix = </w:t>
      </w:r>
      <w:r>
        <w:rPr>
          <w:b/>
          <w:bCs/>
        </w:rPr>
        <w:t>multi-l</w:t>
      </w:r>
      <w:r>
        <w:rPr>
          <w:b/>
          <w:bCs/>
        </w:rPr>
        <w:t>ine reference condition signal</w:t>
      </w:r>
      <w:r>
        <w:t>. Each indicator independently confirms high-quality, connected, soft-water habitat functioning at full ecological complexity.</w:t>
      </w:r>
    </w:p>
    <w:p w14:paraId="3C2B9387" w14:textId="77777777" w:rsidR="00860731" w:rsidRDefault="00155CDB">
      <w:pPr>
        <w:pStyle w:val="Heading3"/>
      </w:pPr>
      <w:bookmarkStart w:id="72" w:name="measured-inferred-water-chemistry-1"/>
      <w:bookmarkEnd w:id="71"/>
      <w:r>
        <w:lastRenderedPageBreak/>
        <w:t>Measured &amp; Inferred Water Chemistry</w:t>
      </w:r>
    </w:p>
    <w:tbl>
      <w:tblPr>
        <w:tblStyle w:val="Table"/>
        <w:tblW w:w="5000" w:type="pct"/>
        <w:tblLayout w:type="fixed"/>
        <w:tblLook w:val="0020" w:firstRow="1" w:lastRow="0" w:firstColumn="0" w:lastColumn="0" w:noHBand="0" w:noVBand="0"/>
      </w:tblPr>
      <w:tblGrid>
        <w:gridCol w:w="3120"/>
        <w:gridCol w:w="3120"/>
        <w:gridCol w:w="3120"/>
      </w:tblGrid>
      <w:tr w:rsidR="00860731" w14:paraId="49B8D3A9" w14:textId="77777777" w:rsidTr="00860731">
        <w:trPr>
          <w:cnfStyle w:val="100000000000" w:firstRow="1" w:lastRow="0" w:firstColumn="0" w:lastColumn="0" w:oddVBand="0" w:evenVBand="0" w:oddHBand="0" w:evenHBand="0" w:firstRowFirstColumn="0" w:firstRowLastColumn="0" w:lastRowFirstColumn="0" w:lastRowLastColumn="0"/>
          <w:tblHeader/>
        </w:trPr>
        <w:tc>
          <w:tcPr>
            <w:tcW w:w="2640" w:type="dxa"/>
          </w:tcPr>
          <w:p w14:paraId="6EC768EC" w14:textId="77777777" w:rsidR="00860731" w:rsidRDefault="00155CDB">
            <w:pPr>
              <w:pStyle w:val="Compact"/>
            </w:pPr>
            <w:r>
              <w:t>Parameter</w:t>
            </w:r>
          </w:p>
        </w:tc>
        <w:tc>
          <w:tcPr>
            <w:tcW w:w="2640" w:type="dxa"/>
          </w:tcPr>
          <w:p w14:paraId="73111F7D" w14:textId="77777777" w:rsidR="00860731" w:rsidRDefault="00155CDB">
            <w:pPr>
              <w:pStyle w:val="Compact"/>
            </w:pPr>
            <w:r>
              <w:t>Value</w:t>
            </w:r>
          </w:p>
        </w:tc>
        <w:tc>
          <w:tcPr>
            <w:tcW w:w="2640" w:type="dxa"/>
          </w:tcPr>
          <w:p w14:paraId="72F2050E" w14:textId="77777777" w:rsidR="00860731" w:rsidRDefault="00155CDB">
            <w:pPr>
              <w:pStyle w:val="Compact"/>
            </w:pPr>
            <w:r>
              <w:t>Source</w:t>
            </w:r>
          </w:p>
        </w:tc>
      </w:tr>
      <w:tr w:rsidR="00860731" w14:paraId="465D99E1" w14:textId="77777777">
        <w:tc>
          <w:tcPr>
            <w:tcW w:w="2640" w:type="dxa"/>
          </w:tcPr>
          <w:p w14:paraId="529CD1AF" w14:textId="77777777" w:rsidR="00860731" w:rsidRDefault="00155CDB">
            <w:pPr>
              <w:pStyle w:val="Compact"/>
            </w:pPr>
            <w:r>
              <w:rPr>
                <w:b/>
                <w:bCs/>
              </w:rPr>
              <w:t>pH (recorded)</w:t>
            </w:r>
          </w:p>
        </w:tc>
        <w:tc>
          <w:tcPr>
            <w:tcW w:w="2640" w:type="dxa"/>
          </w:tcPr>
          <w:p w14:paraId="652517DD" w14:textId="77777777" w:rsidR="00860731" w:rsidRDefault="00155CDB">
            <w:pPr>
              <w:pStyle w:val="Compact"/>
            </w:pPr>
            <w:r>
              <w:rPr>
                <w:b/>
                <w:bCs/>
              </w:rPr>
              <w:t>5.09</w:t>
            </w:r>
          </w:p>
        </w:tc>
        <w:tc>
          <w:tcPr>
            <w:tcW w:w="2640" w:type="dxa"/>
          </w:tcPr>
          <w:p w14:paraId="5B116BB3" w14:textId="77777777" w:rsidR="00860731" w:rsidRDefault="00155CDB">
            <w:pPr>
              <w:pStyle w:val="Compact"/>
            </w:pPr>
            <w:r>
              <w:rPr>
                <w:b/>
                <w:bCs/>
              </w:rPr>
              <w:t>Field measurement†</w:t>
            </w:r>
          </w:p>
        </w:tc>
      </w:tr>
      <w:tr w:rsidR="00860731" w14:paraId="483722F1" w14:textId="77777777">
        <w:tc>
          <w:tcPr>
            <w:tcW w:w="2640" w:type="dxa"/>
          </w:tcPr>
          <w:p w14:paraId="0FE51D24" w14:textId="77777777" w:rsidR="00860731" w:rsidRDefault="00155CDB">
            <w:pPr>
              <w:pStyle w:val="Compact"/>
            </w:pPr>
            <w:r>
              <w:rPr>
                <w:b/>
                <w:bCs/>
              </w:rPr>
              <w:t>Temperature (recorded)</w:t>
            </w:r>
          </w:p>
        </w:tc>
        <w:tc>
          <w:tcPr>
            <w:tcW w:w="2640" w:type="dxa"/>
          </w:tcPr>
          <w:p w14:paraId="639B9DBB" w14:textId="77777777" w:rsidR="00860731" w:rsidRDefault="00155CDB">
            <w:pPr>
              <w:pStyle w:val="Compact"/>
            </w:pPr>
            <w:r>
              <w:rPr>
                <w:b/>
                <w:bCs/>
              </w:rPr>
              <w:t>44.0°F (6.7°C)</w:t>
            </w:r>
          </w:p>
        </w:tc>
        <w:tc>
          <w:tcPr>
            <w:tcW w:w="2640" w:type="dxa"/>
          </w:tcPr>
          <w:p w14:paraId="63FEFCDA" w14:textId="77777777" w:rsidR="00860731" w:rsidRDefault="00155CDB">
            <w:pPr>
              <w:pStyle w:val="Compact"/>
            </w:pPr>
            <w:r>
              <w:rPr>
                <w:b/>
                <w:bCs/>
              </w:rPr>
              <w:t>Field measurement†</w:t>
            </w:r>
          </w:p>
        </w:tc>
      </w:tr>
      <w:tr w:rsidR="00860731" w14:paraId="6AECE73C" w14:textId="77777777">
        <w:tc>
          <w:tcPr>
            <w:tcW w:w="2640" w:type="dxa"/>
          </w:tcPr>
          <w:p w14:paraId="06445909" w14:textId="77777777" w:rsidR="00860731" w:rsidRDefault="00155CDB">
            <w:pPr>
              <w:pStyle w:val="Compact"/>
            </w:pPr>
            <w:r>
              <w:t>pH (inferred)</w:t>
            </w:r>
          </w:p>
        </w:tc>
        <w:tc>
          <w:tcPr>
            <w:tcW w:w="2640" w:type="dxa"/>
          </w:tcPr>
          <w:p w14:paraId="07186DD0" w14:textId="77777777" w:rsidR="00860731" w:rsidRDefault="00155CDB">
            <w:pPr>
              <w:pStyle w:val="Compact"/>
            </w:pPr>
            <w:r>
              <w:t>5.5–6.5</w:t>
            </w:r>
          </w:p>
        </w:tc>
        <w:tc>
          <w:tcPr>
            <w:tcW w:w="2640" w:type="dxa"/>
          </w:tcPr>
          <w:p w14:paraId="4F39793D" w14:textId="77777777" w:rsidR="00860731" w:rsidRDefault="00155CDB">
            <w:pPr>
              <w:pStyle w:val="Compact"/>
            </w:pPr>
            <w:r>
              <w:t>Native soft-water fish guild; diverse diatoms</w:t>
            </w:r>
          </w:p>
        </w:tc>
      </w:tr>
      <w:tr w:rsidR="00860731" w14:paraId="7F2E06A7" w14:textId="77777777">
        <w:tc>
          <w:tcPr>
            <w:tcW w:w="2640" w:type="dxa"/>
          </w:tcPr>
          <w:p w14:paraId="1D6FCCFA" w14:textId="77777777" w:rsidR="00860731" w:rsidRDefault="00155CDB">
            <w:pPr>
              <w:pStyle w:val="Compact"/>
            </w:pPr>
            <w:r>
              <w:t>Conductivity</w:t>
            </w:r>
          </w:p>
        </w:tc>
        <w:tc>
          <w:tcPr>
            <w:tcW w:w="2640" w:type="dxa"/>
          </w:tcPr>
          <w:p w14:paraId="6517671D" w14:textId="77777777" w:rsidR="00860731" w:rsidRDefault="00155CDB">
            <w:pPr>
              <w:pStyle w:val="Compact"/>
            </w:pPr>
            <w:r>
              <w:t>30–60 μS/cm</w:t>
            </w:r>
          </w:p>
        </w:tc>
        <w:tc>
          <w:tcPr>
            <w:tcW w:w="2640" w:type="dxa"/>
          </w:tcPr>
          <w:p w14:paraId="4DDBAAA3" w14:textId="77777777" w:rsidR="00860731" w:rsidRDefault="00155CDB">
            <w:pPr>
              <w:pStyle w:val="Compact"/>
            </w:pPr>
            <w:r>
              <w:t>Inferred — soft water; diverse diatoms</w:t>
            </w:r>
          </w:p>
        </w:tc>
      </w:tr>
      <w:tr w:rsidR="00860731" w14:paraId="7BC03D3F" w14:textId="77777777">
        <w:tc>
          <w:tcPr>
            <w:tcW w:w="2640" w:type="dxa"/>
          </w:tcPr>
          <w:p w14:paraId="23C233E6" w14:textId="77777777" w:rsidR="00860731" w:rsidRDefault="00155CDB">
            <w:pPr>
              <w:pStyle w:val="Compact"/>
            </w:pPr>
            <w:r>
              <w:t>Total phosphorus</w:t>
            </w:r>
          </w:p>
        </w:tc>
        <w:tc>
          <w:tcPr>
            <w:tcW w:w="2640" w:type="dxa"/>
          </w:tcPr>
          <w:p w14:paraId="6C4DC283" w14:textId="77777777" w:rsidR="00860731" w:rsidRDefault="00155CDB">
            <w:pPr>
              <w:pStyle w:val="Compact"/>
            </w:pPr>
            <w:r>
              <w:t>Low–moderate</w:t>
            </w:r>
          </w:p>
        </w:tc>
        <w:tc>
          <w:tcPr>
            <w:tcW w:w="2640" w:type="dxa"/>
          </w:tcPr>
          <w:p w14:paraId="7E2C121F" w14:textId="77777777" w:rsidR="00860731" w:rsidRDefault="00155CDB">
            <w:pPr>
              <w:pStyle w:val="Compact"/>
            </w:pPr>
            <w:r>
              <w:t>Inferred — diverse but not cyanobacteria-dominated algae</w:t>
            </w:r>
          </w:p>
        </w:tc>
      </w:tr>
      <w:tr w:rsidR="00860731" w14:paraId="02E175D8" w14:textId="77777777">
        <w:tc>
          <w:tcPr>
            <w:tcW w:w="2640" w:type="dxa"/>
          </w:tcPr>
          <w:p w14:paraId="18FAA22F" w14:textId="77777777" w:rsidR="00860731" w:rsidRDefault="00155CDB">
            <w:pPr>
              <w:pStyle w:val="Compact"/>
            </w:pPr>
            <w:r>
              <w:t>Calcium</w:t>
            </w:r>
          </w:p>
        </w:tc>
        <w:tc>
          <w:tcPr>
            <w:tcW w:w="2640" w:type="dxa"/>
          </w:tcPr>
          <w:p w14:paraId="622CA822" w14:textId="77777777" w:rsidR="00860731" w:rsidRDefault="00155CDB">
            <w:pPr>
              <w:pStyle w:val="Compact"/>
            </w:pPr>
            <w:r>
              <w:t>3–8 mg/L</w:t>
            </w:r>
          </w:p>
        </w:tc>
        <w:tc>
          <w:tcPr>
            <w:tcW w:w="2640" w:type="dxa"/>
          </w:tcPr>
          <w:p w14:paraId="663B0FFE" w14:textId="77777777" w:rsidR="00860731" w:rsidRDefault="00155CDB">
            <w:pPr>
              <w:pStyle w:val="Compact"/>
            </w:pPr>
            <w:r>
              <w:t>Inferred — soft, but adequate for dace and salmonids</w:t>
            </w:r>
          </w:p>
        </w:tc>
      </w:tr>
      <w:tr w:rsidR="00860731" w14:paraId="1FB01671" w14:textId="77777777">
        <w:tc>
          <w:tcPr>
            <w:tcW w:w="2640" w:type="dxa"/>
          </w:tcPr>
          <w:p w14:paraId="1E728888" w14:textId="77777777" w:rsidR="00860731" w:rsidRDefault="00155CDB">
            <w:pPr>
              <w:pStyle w:val="Compact"/>
            </w:pPr>
            <w:r>
              <w:t>Dissolved oxygen</w:t>
            </w:r>
          </w:p>
        </w:tc>
        <w:tc>
          <w:tcPr>
            <w:tcW w:w="2640" w:type="dxa"/>
          </w:tcPr>
          <w:p w14:paraId="2AEC9191" w14:textId="77777777" w:rsidR="00860731" w:rsidRDefault="00155CDB">
            <w:pPr>
              <w:pStyle w:val="Compact"/>
            </w:pPr>
            <w:r>
              <w:t>High</w:t>
            </w:r>
          </w:p>
        </w:tc>
        <w:tc>
          <w:tcPr>
            <w:tcW w:w="2640" w:type="dxa"/>
          </w:tcPr>
          <w:p w14:paraId="50992F15" w14:textId="77777777" w:rsidR="00860731" w:rsidRDefault="00155CDB">
            <w:pPr>
              <w:pStyle w:val="Compact"/>
            </w:pPr>
            <w:r>
              <w:t>Inferred — Brook Trout, Sea Lamprey, Finescale Dace all require high DO</w:t>
            </w:r>
          </w:p>
        </w:tc>
      </w:tr>
      <w:tr w:rsidR="00860731" w14:paraId="00CE413A" w14:textId="77777777">
        <w:tc>
          <w:tcPr>
            <w:tcW w:w="2640" w:type="dxa"/>
          </w:tcPr>
          <w:p w14:paraId="4159B069" w14:textId="77777777" w:rsidR="00860731" w:rsidRDefault="00155CDB">
            <w:pPr>
              <w:pStyle w:val="Compact"/>
            </w:pPr>
            <w:r>
              <w:t>Turbidity</w:t>
            </w:r>
          </w:p>
        </w:tc>
        <w:tc>
          <w:tcPr>
            <w:tcW w:w="2640" w:type="dxa"/>
          </w:tcPr>
          <w:p w14:paraId="28D1914D" w14:textId="77777777" w:rsidR="00860731" w:rsidRDefault="00155CDB">
            <w:pPr>
              <w:pStyle w:val="Compact"/>
            </w:pPr>
            <w:r>
              <w:t>Low</w:t>
            </w:r>
          </w:p>
        </w:tc>
        <w:tc>
          <w:tcPr>
            <w:tcW w:w="2640" w:type="dxa"/>
          </w:tcPr>
          <w:p w14:paraId="0ABFF2B2" w14:textId="77777777" w:rsidR="00860731" w:rsidRDefault="00155CDB">
            <w:pPr>
              <w:pStyle w:val="Compact"/>
            </w:pPr>
            <w:r>
              <w:t>Inferred — diverse</w:t>
            </w:r>
            <w:r>
              <w:t xml:space="preserve"> diatom community; no turbidity-tolerant taxa dominating</w:t>
            </w:r>
          </w:p>
        </w:tc>
      </w:tr>
    </w:tbl>
    <w:p w14:paraId="03A90825" w14:textId="77777777" w:rsidR="00860731" w:rsidRDefault="00155CDB">
      <w:pPr>
        <w:pStyle w:val="BodyText"/>
      </w:pPr>
      <w:r>
        <w:rPr>
          <w:b/>
          <w:bCs/>
        </w:rPr>
        <w:t>pH 5.09 note:</w:t>
      </w:r>
      <w:r>
        <w:t xml:space="preserve"> Recorded pH is below the biologically inferred range (5.5–6.5). At pH 5.09, adult Brook Trout survive and are detected (1.9%), but episodic acid pulses during spring snowmelt can suppr</w:t>
      </w:r>
      <w:r>
        <w:t>ess egg and fry survival. The recorded value suggests the West Branch is more acidic than the fish guild alone implies — consistent with a site at the boundary of viable Brook Trout reproduction.</w:t>
      </w:r>
    </w:p>
    <w:p w14:paraId="06AA1E28" w14:textId="77777777" w:rsidR="00860731" w:rsidRDefault="00155CDB">
      <w:pPr>
        <w:pStyle w:val="Heading3"/>
      </w:pPr>
      <w:bookmarkStart w:id="73" w:name="narrative-1"/>
      <w:bookmarkEnd w:id="72"/>
      <w:r>
        <w:t>Narrative</w:t>
      </w:r>
    </w:p>
    <w:p w14:paraId="475391AC" w14:textId="77777777" w:rsidR="00860731" w:rsidRDefault="00155CDB">
      <w:pPr>
        <w:pStyle w:val="FirstParagraph"/>
      </w:pPr>
      <w:r>
        <w:t>This is the reference condition for the watershed — the benchmark against which the other Maine sites should be read.</w:t>
      </w:r>
    </w:p>
    <w:p w14:paraId="6C084355" w14:textId="77777777" w:rsidR="00860731" w:rsidRDefault="00155CDB">
      <w:pPr>
        <w:pStyle w:val="BodyText"/>
      </w:pPr>
      <w:r>
        <w:t>The algal community is the most diverse in the entire dataset: 201 distinct ESVs, H(a) = 4.55. This is not driven by a single dominant gro</w:t>
      </w:r>
      <w:r>
        <w:t>up but by a broad, even distribution across taxa — Halamphora diatom (11%), Pennate Diatoms (8.7%), Araphid Diatoms (8%), Monomastix (7.7%), Synurophytes (4.4%), and many more. A diverse, evenly distributed algal matrix indicates physical and chemical hete</w:t>
      </w:r>
      <w:r>
        <w:t>rogeneity: riffles, pools, varying light, stable moderate nutrients, intact riparian cover. This is a complex, functioning aquatic ecosystem.</w:t>
      </w:r>
    </w:p>
    <w:p w14:paraId="140C0613" w14:textId="77777777" w:rsidR="00860731" w:rsidRDefault="00155CDB">
      <w:pPr>
        <w:pStyle w:val="BodyText"/>
      </w:pPr>
      <w:r>
        <w:t>The fish community reflects that complexity: 14 species, H(f) = 1.94. Redbreast Sunfish (30.8%), a benthic omnivor</w:t>
      </w:r>
      <w:r>
        <w:t xml:space="preserve">e requiring clean stable substrate. White Sucker (19.6%), a tolerant generalist indicating a system large enough to support body-mass fish. Ninespine Stickleback (10.2%) and Finescale Dace (7.3%), both characteristic of high-quality, slightly acidic, cool </w:t>
      </w:r>
      <w:r>
        <w:t>Maine streams. Sea Lamprey (0.3%) and Brook Trout (1.9%) confirm the site has ecological connectivity and thermal refugia.</w:t>
      </w:r>
    </w:p>
    <w:p w14:paraId="2C51B37C" w14:textId="77777777" w:rsidR="00860731" w:rsidRDefault="00155CDB">
      <w:pPr>
        <w:pStyle w:val="BodyText"/>
      </w:pPr>
      <w:r>
        <w:lastRenderedPageBreak/>
        <w:t>Finescale Dace (</w:t>
      </w:r>
      <w:r>
        <w:rPr>
          <w:i/>
          <w:iCs/>
        </w:rPr>
        <w:t>Chrosomus neogaeus</w:t>
      </w:r>
      <w:r>
        <w:t>) deserve particular emphasis — they are considered sentinel indicators of pristine, soft-water hab</w:t>
      </w:r>
      <w:r>
        <w:t>itat in Maine, strongly associated with wild Brook Trout streams. Their presence here is a quality endorsement independent of all other indicators.</w:t>
      </w:r>
    </w:p>
    <w:p w14:paraId="555F78CF" w14:textId="77777777" w:rsidR="00860731" w:rsidRDefault="00155CDB">
      <w:pPr>
        <w:pStyle w:val="Heading3"/>
      </w:pPr>
      <w:bookmarkStart w:id="74" w:name="native-vs.-non-native-1"/>
      <w:bookmarkEnd w:id="73"/>
      <w:r>
        <w:t>Native vs. Non-Native</w:t>
      </w:r>
    </w:p>
    <w:p w14:paraId="4AAA7218" w14:textId="77777777" w:rsidR="00860731" w:rsidRDefault="00155CDB">
      <w:pPr>
        <w:pStyle w:val="FirstParagraph"/>
      </w:pPr>
      <w:r>
        <w:t>All 14 detected fish species are native to Maine and to the Narraguagus watershed. Sea</w:t>
      </w:r>
      <w:r>
        <w:t xml:space="preserve"> Lamprey, though often maligned for its role in the Great Lakes (where it is invasive), is fully native to the Atlantic coast of North America and an ecologically integral part of the Narraguagus system. Its detection confirms functioning migratory connect</w:t>
      </w:r>
      <w:r>
        <w:t>ivity.</w:t>
      </w:r>
    </w:p>
    <w:p w14:paraId="07E7D4D8" w14:textId="70008BC8" w:rsidR="00860731" w:rsidRDefault="00155CDB">
      <w:pPr>
        <w:pStyle w:val="BodyText"/>
      </w:pPr>
      <w:r>
        <w:t xml:space="preserve">West Branch Narraguagus is what a healthy Maine woodland stream looks like. This is the ceiling </w:t>
      </w:r>
      <w:ins w:id="75" w:author="Geoffrey Day" w:date="2026-05-03T13:38:00Z">
        <w:r w:rsidR="00D85F34">
          <w:t xml:space="preserve">in </w:t>
        </w:r>
        <w:proofErr w:type="spellStart"/>
        <w:r w:rsidR="00D85F34">
          <w:t>th</w:t>
        </w:r>
      </w:ins>
      <w:proofErr w:type="spellEnd"/>
      <w:r>
        <w:t>— not an idealized target but an actually observed condition.</w:t>
      </w:r>
    </w:p>
    <w:p w14:paraId="63DD18F1" w14:textId="77777777" w:rsidR="00860731" w:rsidRDefault="00155CDB">
      <w:r>
        <w:pict w14:anchorId="3F03EF29">
          <v:rect id="_x0000_i1030" style="width:0;height:1.5pt" o:hralign="center" o:hrstd="t" o:hr="t"/>
        </w:pict>
      </w:r>
    </w:p>
    <w:p w14:paraId="3412B16A" w14:textId="77777777" w:rsidR="00860731" w:rsidRDefault="00155CDB">
      <w:pPr>
        <w:pStyle w:val="Heading2"/>
      </w:pPr>
      <w:bookmarkStart w:id="76" w:name="crotch-camp-brook-cntlvpx4.1"/>
      <w:bookmarkEnd w:id="70"/>
      <w:bookmarkEnd w:id="74"/>
      <w:r>
        <w:t>Crotch Camp Brook | CNTLVPX4.1</w:t>
      </w:r>
    </w:p>
    <w:p w14:paraId="4C2CFD82" w14:textId="77777777" w:rsidR="00860731" w:rsidRDefault="00155CDB">
      <w:pPr>
        <w:pStyle w:val="FirstParagraph"/>
      </w:pPr>
      <w:r>
        <w:rPr>
          <w:b/>
          <w:bCs/>
        </w:rPr>
        <w:t>Fish: 9 species, H(f) = 1.69 | Algae: 76 ESVs, H(a) = 2.30</w:t>
      </w:r>
    </w:p>
    <w:p w14:paraId="7506416F" w14:textId="77777777" w:rsidR="00860731" w:rsidRDefault="00155CDB">
      <w:pPr>
        <w:pStyle w:val="BodyText"/>
      </w:pPr>
      <w:r>
        <w:rPr>
          <w:b/>
          <w:bCs/>
        </w:rPr>
        <w:t>Brook Trout: Present</w:t>
      </w:r>
    </w:p>
    <w:p w14:paraId="0C093E08" w14:textId="77777777" w:rsidR="00860731" w:rsidRDefault="00155CDB">
      <w:pPr>
        <w:pStyle w:val="Heading3"/>
      </w:pPr>
      <w:bookmarkStart w:id="77" w:name="sentinel-signal-2"/>
      <w:r>
        <w:t>Sentinel Signal</w:t>
      </w:r>
    </w:p>
    <w:p w14:paraId="599D7260" w14:textId="77777777" w:rsidR="00860731" w:rsidRDefault="00155CDB">
      <w:pPr>
        <w:pStyle w:val="FirstParagraph"/>
      </w:pPr>
      <w:r>
        <w:t xml:space="preserve">Synura at 74% dominance + Brook Trout present = </w:t>
      </w:r>
      <w:r>
        <w:rPr>
          <w:b/>
          <w:bCs/>
        </w:rPr>
        <w:t>phosphorus-limited oligotrophic soft-water system, not impaired but at the nutrient floor</w:t>
      </w:r>
      <w:r>
        <w:t xml:space="preserve">. The Synura says dissolved phosphorus is near or below 10 μg/L and the water is </w:t>
      </w:r>
      <w:r>
        <w:t>clean and lean; the trout says it is still livable.</w:t>
      </w:r>
    </w:p>
    <w:p w14:paraId="0839B2EE" w14:textId="77777777" w:rsidR="00860731" w:rsidRDefault="00155CDB">
      <w:pPr>
        <w:pStyle w:val="Heading3"/>
      </w:pPr>
      <w:bookmarkStart w:id="78" w:name="measured-inferred-water-chemistry-2"/>
      <w:bookmarkEnd w:id="77"/>
      <w:r>
        <w:t>Measured &amp; Inferred Water Chemistry</w:t>
      </w:r>
    </w:p>
    <w:tbl>
      <w:tblPr>
        <w:tblStyle w:val="Table"/>
        <w:tblW w:w="5000" w:type="pct"/>
        <w:tblLayout w:type="fixed"/>
        <w:tblLook w:val="0020" w:firstRow="1" w:lastRow="0" w:firstColumn="0" w:lastColumn="0" w:noHBand="0" w:noVBand="0"/>
      </w:tblPr>
      <w:tblGrid>
        <w:gridCol w:w="3120"/>
        <w:gridCol w:w="3120"/>
        <w:gridCol w:w="3120"/>
      </w:tblGrid>
      <w:tr w:rsidR="00860731" w14:paraId="1C422C40" w14:textId="77777777" w:rsidTr="00860731">
        <w:trPr>
          <w:cnfStyle w:val="100000000000" w:firstRow="1" w:lastRow="0" w:firstColumn="0" w:lastColumn="0" w:oddVBand="0" w:evenVBand="0" w:oddHBand="0" w:evenHBand="0" w:firstRowFirstColumn="0" w:firstRowLastColumn="0" w:lastRowFirstColumn="0" w:lastRowLastColumn="0"/>
          <w:tblHeader/>
        </w:trPr>
        <w:tc>
          <w:tcPr>
            <w:tcW w:w="2640" w:type="dxa"/>
          </w:tcPr>
          <w:p w14:paraId="28921713" w14:textId="77777777" w:rsidR="00860731" w:rsidRDefault="00155CDB">
            <w:pPr>
              <w:pStyle w:val="Compact"/>
            </w:pPr>
            <w:r>
              <w:t>Parameter</w:t>
            </w:r>
          </w:p>
        </w:tc>
        <w:tc>
          <w:tcPr>
            <w:tcW w:w="2640" w:type="dxa"/>
          </w:tcPr>
          <w:p w14:paraId="078BF9BD" w14:textId="77777777" w:rsidR="00860731" w:rsidRDefault="00155CDB">
            <w:pPr>
              <w:pStyle w:val="Compact"/>
            </w:pPr>
            <w:r>
              <w:t>Value</w:t>
            </w:r>
          </w:p>
        </w:tc>
        <w:tc>
          <w:tcPr>
            <w:tcW w:w="2640" w:type="dxa"/>
          </w:tcPr>
          <w:p w14:paraId="1FF8863A" w14:textId="77777777" w:rsidR="00860731" w:rsidRDefault="00155CDB">
            <w:pPr>
              <w:pStyle w:val="Compact"/>
            </w:pPr>
            <w:r>
              <w:t>Source</w:t>
            </w:r>
          </w:p>
        </w:tc>
      </w:tr>
      <w:tr w:rsidR="00860731" w14:paraId="60BC568F" w14:textId="77777777">
        <w:tc>
          <w:tcPr>
            <w:tcW w:w="2640" w:type="dxa"/>
          </w:tcPr>
          <w:p w14:paraId="31A84A2C" w14:textId="77777777" w:rsidR="00860731" w:rsidRDefault="00155CDB">
            <w:pPr>
              <w:pStyle w:val="Compact"/>
            </w:pPr>
            <w:r>
              <w:rPr>
                <w:b/>
                <w:bCs/>
              </w:rPr>
              <w:t>pH (recorded)</w:t>
            </w:r>
          </w:p>
        </w:tc>
        <w:tc>
          <w:tcPr>
            <w:tcW w:w="2640" w:type="dxa"/>
          </w:tcPr>
          <w:p w14:paraId="2032594C" w14:textId="77777777" w:rsidR="00860731" w:rsidRDefault="00155CDB">
            <w:pPr>
              <w:pStyle w:val="Compact"/>
            </w:pPr>
            <w:r>
              <w:rPr>
                <w:b/>
                <w:bCs/>
              </w:rPr>
              <w:t>5.17</w:t>
            </w:r>
          </w:p>
        </w:tc>
        <w:tc>
          <w:tcPr>
            <w:tcW w:w="2640" w:type="dxa"/>
          </w:tcPr>
          <w:p w14:paraId="46986DE2" w14:textId="77777777" w:rsidR="00860731" w:rsidRDefault="00155CDB">
            <w:pPr>
              <w:pStyle w:val="Compact"/>
            </w:pPr>
            <w:r>
              <w:rPr>
                <w:b/>
                <w:bCs/>
              </w:rPr>
              <w:t>Field measurement†</w:t>
            </w:r>
          </w:p>
        </w:tc>
      </w:tr>
      <w:tr w:rsidR="00860731" w14:paraId="7E62731F" w14:textId="77777777">
        <w:tc>
          <w:tcPr>
            <w:tcW w:w="2640" w:type="dxa"/>
          </w:tcPr>
          <w:p w14:paraId="34519586" w14:textId="77777777" w:rsidR="00860731" w:rsidRDefault="00155CDB">
            <w:pPr>
              <w:pStyle w:val="Compact"/>
            </w:pPr>
            <w:r>
              <w:rPr>
                <w:b/>
                <w:bCs/>
              </w:rPr>
              <w:t>Temperature (recorded)</w:t>
            </w:r>
          </w:p>
        </w:tc>
        <w:tc>
          <w:tcPr>
            <w:tcW w:w="2640" w:type="dxa"/>
          </w:tcPr>
          <w:p w14:paraId="38E20CE6" w14:textId="77777777" w:rsidR="00860731" w:rsidRDefault="00155CDB">
            <w:pPr>
              <w:pStyle w:val="Compact"/>
            </w:pPr>
            <w:r>
              <w:rPr>
                <w:b/>
                <w:bCs/>
              </w:rPr>
              <w:t>41.1°F (5.1°C)</w:t>
            </w:r>
          </w:p>
        </w:tc>
        <w:tc>
          <w:tcPr>
            <w:tcW w:w="2640" w:type="dxa"/>
          </w:tcPr>
          <w:p w14:paraId="53159784" w14:textId="77777777" w:rsidR="00860731" w:rsidRDefault="00155CDB">
            <w:pPr>
              <w:pStyle w:val="Compact"/>
            </w:pPr>
            <w:r>
              <w:rPr>
                <w:b/>
                <w:bCs/>
              </w:rPr>
              <w:t>Field measurement†</w:t>
            </w:r>
          </w:p>
        </w:tc>
      </w:tr>
      <w:tr w:rsidR="00860731" w14:paraId="0D0BC0B9" w14:textId="77777777">
        <w:tc>
          <w:tcPr>
            <w:tcW w:w="2640" w:type="dxa"/>
          </w:tcPr>
          <w:p w14:paraId="21E77A1A" w14:textId="77777777" w:rsidR="00860731" w:rsidRDefault="00155CDB">
            <w:pPr>
              <w:pStyle w:val="Compact"/>
            </w:pPr>
            <w:r>
              <w:t>pH (inferred)</w:t>
            </w:r>
          </w:p>
        </w:tc>
        <w:tc>
          <w:tcPr>
            <w:tcW w:w="2640" w:type="dxa"/>
          </w:tcPr>
          <w:p w14:paraId="48440B71" w14:textId="77777777" w:rsidR="00860731" w:rsidRDefault="00155CDB">
            <w:pPr>
              <w:pStyle w:val="Compact"/>
            </w:pPr>
            <w:r>
              <w:t>5.5–7.0</w:t>
            </w:r>
          </w:p>
        </w:tc>
        <w:tc>
          <w:tcPr>
            <w:tcW w:w="2640" w:type="dxa"/>
          </w:tcPr>
          <w:p w14:paraId="7577B947" w14:textId="77777777" w:rsidR="00860731" w:rsidRDefault="00155CDB">
            <w:pPr>
              <w:pStyle w:val="Compact"/>
            </w:pPr>
            <w:r>
              <w:t>Synura optimal range</w:t>
            </w:r>
          </w:p>
        </w:tc>
      </w:tr>
      <w:tr w:rsidR="00860731" w14:paraId="326ACC88" w14:textId="77777777">
        <w:tc>
          <w:tcPr>
            <w:tcW w:w="2640" w:type="dxa"/>
          </w:tcPr>
          <w:p w14:paraId="16ED2A4A" w14:textId="77777777" w:rsidR="00860731" w:rsidRDefault="00155CDB">
            <w:pPr>
              <w:pStyle w:val="Compact"/>
            </w:pPr>
            <w:r>
              <w:t>Conductivity</w:t>
            </w:r>
          </w:p>
        </w:tc>
        <w:tc>
          <w:tcPr>
            <w:tcW w:w="2640" w:type="dxa"/>
          </w:tcPr>
          <w:p w14:paraId="237C0B63" w14:textId="77777777" w:rsidR="00860731" w:rsidRDefault="00155CDB">
            <w:pPr>
              <w:pStyle w:val="Compact"/>
            </w:pPr>
            <w:r>
              <w:t>&lt;30 μS/cm</w:t>
            </w:r>
          </w:p>
        </w:tc>
        <w:tc>
          <w:tcPr>
            <w:tcW w:w="2640" w:type="dxa"/>
          </w:tcPr>
          <w:p w14:paraId="68CD98C6" w14:textId="77777777" w:rsidR="00860731" w:rsidRDefault="00155CDB">
            <w:pPr>
              <w:pStyle w:val="Compact"/>
            </w:pPr>
            <w:r>
              <w:t>Inferred — Synurophyte dominance indicates very low ionic strength</w:t>
            </w:r>
          </w:p>
        </w:tc>
      </w:tr>
      <w:tr w:rsidR="00860731" w14:paraId="68B93B38" w14:textId="77777777">
        <w:tc>
          <w:tcPr>
            <w:tcW w:w="2640" w:type="dxa"/>
          </w:tcPr>
          <w:p w14:paraId="463546C3" w14:textId="77777777" w:rsidR="00860731" w:rsidRDefault="00155CDB">
            <w:pPr>
              <w:pStyle w:val="Compact"/>
            </w:pPr>
            <w:r>
              <w:t>Total phosphorus</w:t>
            </w:r>
          </w:p>
        </w:tc>
        <w:tc>
          <w:tcPr>
            <w:tcW w:w="2640" w:type="dxa"/>
          </w:tcPr>
          <w:p w14:paraId="04E87A04" w14:textId="77777777" w:rsidR="00860731" w:rsidRDefault="00155CDB">
            <w:pPr>
              <w:pStyle w:val="Compact"/>
            </w:pPr>
            <w:r>
              <w:t>&lt;10 μg/L</w:t>
            </w:r>
          </w:p>
        </w:tc>
        <w:tc>
          <w:tcPr>
            <w:tcW w:w="2640" w:type="dxa"/>
          </w:tcPr>
          <w:p w14:paraId="659D9064" w14:textId="77777777" w:rsidR="00860731" w:rsidRDefault="00155CDB">
            <w:pPr>
              <w:pStyle w:val="Compact"/>
            </w:pPr>
            <w:r>
              <w:t>Inferred — Synura outcompetes under P-limitation</w:t>
            </w:r>
          </w:p>
        </w:tc>
      </w:tr>
      <w:tr w:rsidR="00860731" w14:paraId="47442B7E" w14:textId="77777777">
        <w:tc>
          <w:tcPr>
            <w:tcW w:w="2640" w:type="dxa"/>
          </w:tcPr>
          <w:p w14:paraId="2521CCF4" w14:textId="77777777" w:rsidR="00860731" w:rsidRDefault="00155CDB">
            <w:pPr>
              <w:pStyle w:val="Compact"/>
            </w:pPr>
            <w:r>
              <w:t>Calcium</w:t>
            </w:r>
          </w:p>
        </w:tc>
        <w:tc>
          <w:tcPr>
            <w:tcW w:w="2640" w:type="dxa"/>
          </w:tcPr>
          <w:p w14:paraId="1CC07EEA" w14:textId="77777777" w:rsidR="00860731" w:rsidRDefault="00155CDB">
            <w:pPr>
              <w:pStyle w:val="Compact"/>
            </w:pPr>
            <w:r>
              <w:t>&lt;5 mg/L</w:t>
            </w:r>
          </w:p>
        </w:tc>
        <w:tc>
          <w:tcPr>
            <w:tcW w:w="2640" w:type="dxa"/>
          </w:tcPr>
          <w:p w14:paraId="1FD19B6B" w14:textId="77777777" w:rsidR="00860731" w:rsidRDefault="00155CDB">
            <w:pPr>
              <w:pStyle w:val="Compact"/>
            </w:pPr>
            <w:r>
              <w:t>Inferred — soft water, granite/peat geology</w:t>
            </w:r>
          </w:p>
        </w:tc>
      </w:tr>
      <w:tr w:rsidR="00860731" w14:paraId="3A9B4AA8" w14:textId="77777777">
        <w:tc>
          <w:tcPr>
            <w:tcW w:w="2640" w:type="dxa"/>
          </w:tcPr>
          <w:p w14:paraId="1D454F87" w14:textId="77777777" w:rsidR="00860731" w:rsidRDefault="00155CDB">
            <w:pPr>
              <w:pStyle w:val="Compact"/>
            </w:pPr>
            <w:r>
              <w:t>Dissol</w:t>
            </w:r>
            <w:r>
              <w:t>ved organic carbon</w:t>
            </w:r>
          </w:p>
        </w:tc>
        <w:tc>
          <w:tcPr>
            <w:tcW w:w="2640" w:type="dxa"/>
          </w:tcPr>
          <w:p w14:paraId="07089DDA" w14:textId="77777777" w:rsidR="00860731" w:rsidRDefault="00155CDB">
            <w:pPr>
              <w:pStyle w:val="Compact"/>
            </w:pPr>
            <w:r>
              <w:t>Moderate–high</w:t>
            </w:r>
          </w:p>
        </w:tc>
        <w:tc>
          <w:tcPr>
            <w:tcW w:w="2640" w:type="dxa"/>
          </w:tcPr>
          <w:p w14:paraId="709C6353" w14:textId="77777777" w:rsidR="00860731" w:rsidRDefault="00155CDB">
            <w:pPr>
              <w:pStyle w:val="Compact"/>
            </w:pPr>
            <w:r>
              <w:t>Inferred — peatland drainage, humic tint</w:t>
            </w:r>
          </w:p>
        </w:tc>
      </w:tr>
      <w:tr w:rsidR="00860731" w14:paraId="360CD67C" w14:textId="77777777">
        <w:tc>
          <w:tcPr>
            <w:tcW w:w="2640" w:type="dxa"/>
          </w:tcPr>
          <w:p w14:paraId="728BF142" w14:textId="77777777" w:rsidR="00860731" w:rsidRDefault="00155CDB">
            <w:pPr>
              <w:pStyle w:val="Compact"/>
            </w:pPr>
            <w:r>
              <w:t>Dissolved oxygen</w:t>
            </w:r>
          </w:p>
        </w:tc>
        <w:tc>
          <w:tcPr>
            <w:tcW w:w="2640" w:type="dxa"/>
          </w:tcPr>
          <w:p w14:paraId="7DB37632" w14:textId="77777777" w:rsidR="00860731" w:rsidRDefault="00155CDB">
            <w:pPr>
              <w:pStyle w:val="Compact"/>
            </w:pPr>
            <w:r>
              <w:t>Good</w:t>
            </w:r>
          </w:p>
        </w:tc>
        <w:tc>
          <w:tcPr>
            <w:tcW w:w="2640" w:type="dxa"/>
          </w:tcPr>
          <w:p w14:paraId="68CA5ADE" w14:textId="77777777" w:rsidR="00860731" w:rsidRDefault="00155CDB">
            <w:pPr>
              <w:pStyle w:val="Compact"/>
            </w:pPr>
            <w:r>
              <w:t>Inferred — Brook Trout presence confirms aerobic conditions</w:t>
            </w:r>
          </w:p>
        </w:tc>
      </w:tr>
    </w:tbl>
    <w:p w14:paraId="258D12BD" w14:textId="77777777" w:rsidR="00860731" w:rsidRDefault="00155CDB">
      <w:pPr>
        <w:pStyle w:val="Heading3"/>
      </w:pPr>
      <w:bookmarkStart w:id="79" w:name="narrative-2"/>
      <w:bookmarkEnd w:id="78"/>
      <w:r>
        <w:lastRenderedPageBreak/>
        <w:t>Narrative</w:t>
      </w:r>
    </w:p>
    <w:p w14:paraId="30149F46" w14:textId="77777777" w:rsidR="00860731" w:rsidRDefault="00155CDB">
      <w:pPr>
        <w:pStyle w:val="FirstParagraph"/>
      </w:pPr>
      <w:r>
        <w:t xml:space="preserve">The algal signal is the most ecologically diagnostic in the Maine dataset: </w:t>
      </w:r>
      <w:r>
        <w:rPr>
          <w:i/>
          <w:iCs/>
        </w:rPr>
        <w:t>Synura</w:t>
      </w:r>
      <w:r>
        <w:t xml:space="preserve"> (Colonial Synurophyte) accounts for 74.4% of all algal reads. Synurophytes are golden-brown flagellates that thrive in soft, slightly acidic water, low conductivity, and very</w:t>
      </w:r>
      <w:r>
        <w:t xml:space="preserve"> low phosphorus. Their mass dominance here does not indicate impairment — it indicates a system at the extreme low end of phosphorus and nitrogen availability. Synurophytes are competitively dominant specifically when total dissolved phosphorus (TP) is bel</w:t>
      </w:r>
      <w:r>
        <w:t xml:space="preserve">ow approximately 10 μg/L and dissolved inorganic nitrogen (DIN) is below 0.1–0.2 mg/L — concentrations too low to sustain fast-growing green algae or diatoms. The water is probably clear but humic-tinted, with conductivity near the detection limit of most </w:t>
      </w:r>
      <w:r>
        <w:t xml:space="preserve">field meters. H(a) = 2.30 is second-lowest in the dataset, not because conditions are toxic, but because </w:t>
      </w:r>
      <w:r>
        <w:rPr>
          <w:i/>
          <w:iCs/>
        </w:rPr>
        <w:t>Synura</w:t>
      </w:r>
      <w:r>
        <w:t xml:space="preserve"> has outcompeted everything else in this phosphorus- and nitrogen-starved niche.</w:t>
      </w:r>
    </w:p>
    <w:p w14:paraId="222F0644" w14:textId="77777777" w:rsidR="00860731" w:rsidRDefault="00155CDB">
      <w:pPr>
        <w:pStyle w:val="BodyText"/>
      </w:pPr>
      <w:r>
        <w:t>The fish community is moderate and ecologically coherent for thi</w:t>
      </w:r>
      <w:r>
        <w:t>s habitat type: Ninespine Stickleback (35.2%), Creek Chub (25.0%), Brook Trout (16.9%), Redbreast Sunfish (9.9%). Trout presence is the key signal — salmonids require cool, well-oxygenated, clean water. Their detection here confirms the system is not letha</w:t>
      </w:r>
      <w:r>
        <w:t xml:space="preserve">l; it is simply lean. H(f) = 1.69 with 9 species is consistent with a small, phosphorus-limited woodland brook: when TP is at or below 10 μg/L, algal growth is slow, invertebrate biomass is low, and the fish community supported above it is correspondingly </w:t>
      </w:r>
      <w:r>
        <w:t>modest in size and diversity.</w:t>
      </w:r>
    </w:p>
    <w:p w14:paraId="01101D46" w14:textId="77777777" w:rsidR="00860731" w:rsidRDefault="00155CDB">
      <w:pPr>
        <w:pStyle w:val="Heading3"/>
      </w:pPr>
      <w:bookmarkStart w:id="80" w:name="native-vs.-non-native-2"/>
      <w:bookmarkEnd w:id="79"/>
      <w:r>
        <w:t>Native vs. Non-Native</w:t>
      </w:r>
    </w:p>
    <w:p w14:paraId="623FAD3E" w14:textId="77777777" w:rsidR="00860731" w:rsidRDefault="00155CDB">
      <w:pPr>
        <w:pStyle w:val="FirstParagraph"/>
      </w:pPr>
      <w:r>
        <w:t>All detected fish are native to Maine. Finescale Dace and Ninespine Stickleback, though not detected here at high abundance, are native soft-water specialists. Brook Trout eDNA confirmed (</w:t>
      </w:r>
      <w:r>
        <w:rPr>
          <w:i/>
          <w:iCs/>
        </w:rPr>
        <w:t>Salvelinus</w:t>
      </w:r>
      <w:r>
        <w:t xml:space="preserve"> spp.,</w:t>
      </w:r>
      <w:r>
        <w:t xml:space="preserve"> 100% match).</w:t>
      </w:r>
      <w:r>
        <w:rPr>
          <w:rStyle w:val="FootnoteReference"/>
        </w:rPr>
        <w:footnoteReference w:id="1"/>
      </w:r>
    </w:p>
    <w:p w14:paraId="3FE600D0" w14:textId="77777777" w:rsidR="00860731" w:rsidRDefault="00155CDB">
      <w:pPr>
        <w:pStyle w:val="BodyText"/>
      </w:pPr>
      <w:r>
        <w:t>Combined: Crotch Camp Brook is not impaired. It is at the productive floor of what Maine geology naturally allows. The trout are there; they are just working hard for relatively little food.</w:t>
      </w:r>
    </w:p>
    <w:p w14:paraId="75B9EFF8" w14:textId="77777777" w:rsidR="00860731" w:rsidRDefault="00155CDB">
      <w:r>
        <w:pict w14:anchorId="14FADA0E">
          <v:rect id="_x0000_i1031" style="width:0;height:1.5pt" o:hralign="center" o:hrstd="t" o:hr="t"/>
        </w:pict>
      </w:r>
    </w:p>
    <w:p w14:paraId="7937F713" w14:textId="5B29CB52" w:rsidR="00860731" w:rsidRDefault="00155CDB">
      <w:pPr>
        <w:pStyle w:val="Heading2"/>
      </w:pPr>
      <w:bookmarkStart w:id="81" w:name="unt-lane-rd-cnr7wzyj.1"/>
      <w:bookmarkEnd w:id="76"/>
      <w:bookmarkEnd w:id="80"/>
      <w:r>
        <w:t xml:space="preserve">UNT </w:t>
      </w:r>
      <w:ins w:id="82" w:author="Geoffrey Day" w:date="2026-05-03T13:44:00Z">
        <w:r w:rsidR="00EE2EB4">
          <w:t>(Un</w:t>
        </w:r>
      </w:ins>
      <w:ins w:id="83" w:author="Geoffrey Day" w:date="2026-05-03T13:45:00Z">
        <w:r w:rsidR="00EE2EB4">
          <w:t xml:space="preserve"> N</w:t>
        </w:r>
      </w:ins>
      <w:ins w:id="84" w:author="Geoffrey Day" w:date="2026-05-03T13:44:00Z">
        <w:r w:rsidR="00EE2EB4">
          <w:t>am</w:t>
        </w:r>
      </w:ins>
      <w:ins w:id="85" w:author="Geoffrey Day" w:date="2026-05-03T13:45:00Z">
        <w:r w:rsidR="00EE2EB4">
          <w:t xml:space="preserve">ed Tributary) </w:t>
        </w:r>
      </w:ins>
      <w:r>
        <w:t>Lane Rd | CNR7WZYJ.1</w:t>
      </w:r>
    </w:p>
    <w:p w14:paraId="730E8903" w14:textId="77777777" w:rsidR="00860731" w:rsidRDefault="00155CDB">
      <w:pPr>
        <w:pStyle w:val="FirstParagraph"/>
      </w:pPr>
      <w:r>
        <w:rPr>
          <w:b/>
          <w:bCs/>
        </w:rPr>
        <w:t xml:space="preserve">Fish: 1 species, H(f) </w:t>
      </w:r>
      <w:r>
        <w:rPr>
          <w:b/>
          <w:bCs/>
        </w:rPr>
        <w:t>= 0.00 | Algae: 77 ESVs, H(a) = 3.16 | Recorded pH: 3.73</w:t>
      </w:r>
    </w:p>
    <w:p w14:paraId="0FAB34B3" w14:textId="77777777" w:rsidR="00860731" w:rsidRDefault="00155CDB">
      <w:pPr>
        <w:pStyle w:val="BodyText"/>
      </w:pPr>
      <w:r>
        <w:rPr>
          <w:b/>
          <w:bCs/>
        </w:rPr>
        <w:t>Brook Trout: Absent</w:t>
      </w:r>
    </w:p>
    <w:p w14:paraId="36116D34" w14:textId="77777777" w:rsidR="00860731" w:rsidRDefault="00155CDB">
      <w:pPr>
        <w:pStyle w:val="Heading3"/>
      </w:pPr>
      <w:bookmarkStart w:id="86" w:name="sentinel-signal-3"/>
      <w:r>
        <w:lastRenderedPageBreak/>
        <w:t>Sentinel Signal</w:t>
      </w:r>
    </w:p>
    <w:p w14:paraId="559723E1" w14:textId="77777777" w:rsidR="00860731" w:rsidRDefault="00155CDB">
      <w:pPr>
        <w:pStyle w:val="FirstParagraph"/>
      </w:pPr>
      <w:r>
        <w:t xml:space="preserve">American Eel alone + measured pH 3.73 = </w:t>
      </w:r>
      <w:r>
        <w:rPr>
          <w:b/>
          <w:bCs/>
        </w:rPr>
        <w:t>acute acid exclusion of fish community</w:t>
      </w:r>
      <w:r>
        <w:t>. pH 3.73 is below the lethal threshold for virtually all freshwater fish. American E</w:t>
      </w:r>
      <w:r>
        <w:t>el is among the most acid-tolerant vertebrates in the northeastern freshwater system and is the only fish capable of persisting at these conditions.</w:t>
      </w:r>
    </w:p>
    <w:p w14:paraId="22484D3A" w14:textId="77777777" w:rsidR="00860731" w:rsidRDefault="00155CDB">
      <w:pPr>
        <w:pStyle w:val="Heading3"/>
      </w:pPr>
      <w:bookmarkStart w:id="87" w:name="measured-inferred-water-chemistry-3"/>
      <w:bookmarkEnd w:id="86"/>
      <w:r>
        <w:t>Measured &amp; Inferred Water Chemistry</w:t>
      </w:r>
    </w:p>
    <w:tbl>
      <w:tblPr>
        <w:tblStyle w:val="Table"/>
        <w:tblW w:w="5000" w:type="pct"/>
        <w:tblLayout w:type="fixed"/>
        <w:tblLook w:val="0020" w:firstRow="1" w:lastRow="0" w:firstColumn="0" w:lastColumn="0" w:noHBand="0" w:noVBand="0"/>
      </w:tblPr>
      <w:tblGrid>
        <w:gridCol w:w="3120"/>
        <w:gridCol w:w="3120"/>
        <w:gridCol w:w="3120"/>
      </w:tblGrid>
      <w:tr w:rsidR="00860731" w14:paraId="09FF4468" w14:textId="77777777" w:rsidTr="00860731">
        <w:trPr>
          <w:cnfStyle w:val="100000000000" w:firstRow="1" w:lastRow="0" w:firstColumn="0" w:lastColumn="0" w:oddVBand="0" w:evenVBand="0" w:oddHBand="0" w:evenHBand="0" w:firstRowFirstColumn="0" w:firstRowLastColumn="0" w:lastRowFirstColumn="0" w:lastRowLastColumn="0"/>
          <w:tblHeader/>
        </w:trPr>
        <w:tc>
          <w:tcPr>
            <w:tcW w:w="2640" w:type="dxa"/>
          </w:tcPr>
          <w:p w14:paraId="4AC75F6B" w14:textId="77777777" w:rsidR="00860731" w:rsidRDefault="00155CDB">
            <w:pPr>
              <w:pStyle w:val="Compact"/>
            </w:pPr>
            <w:r>
              <w:t>Parameter</w:t>
            </w:r>
          </w:p>
        </w:tc>
        <w:tc>
          <w:tcPr>
            <w:tcW w:w="2640" w:type="dxa"/>
          </w:tcPr>
          <w:p w14:paraId="5DA4724C" w14:textId="77777777" w:rsidR="00860731" w:rsidRDefault="00155CDB">
            <w:pPr>
              <w:pStyle w:val="Compact"/>
            </w:pPr>
            <w:r>
              <w:t>Value</w:t>
            </w:r>
          </w:p>
        </w:tc>
        <w:tc>
          <w:tcPr>
            <w:tcW w:w="2640" w:type="dxa"/>
          </w:tcPr>
          <w:p w14:paraId="08C1B311" w14:textId="77777777" w:rsidR="00860731" w:rsidRDefault="00155CDB">
            <w:pPr>
              <w:pStyle w:val="Compact"/>
            </w:pPr>
            <w:r>
              <w:t>Source</w:t>
            </w:r>
          </w:p>
        </w:tc>
      </w:tr>
      <w:tr w:rsidR="00860731" w14:paraId="08B0F0F9" w14:textId="77777777">
        <w:tc>
          <w:tcPr>
            <w:tcW w:w="2640" w:type="dxa"/>
          </w:tcPr>
          <w:p w14:paraId="20F00A39" w14:textId="77777777" w:rsidR="00860731" w:rsidRDefault="00155CDB">
            <w:pPr>
              <w:pStyle w:val="Compact"/>
            </w:pPr>
            <w:r>
              <w:rPr>
                <w:b/>
                <w:bCs/>
              </w:rPr>
              <w:t>pH (recorded)</w:t>
            </w:r>
          </w:p>
        </w:tc>
        <w:tc>
          <w:tcPr>
            <w:tcW w:w="2640" w:type="dxa"/>
          </w:tcPr>
          <w:p w14:paraId="33C4E847" w14:textId="77777777" w:rsidR="00860731" w:rsidRDefault="00155CDB">
            <w:pPr>
              <w:pStyle w:val="Compact"/>
            </w:pPr>
            <w:r>
              <w:rPr>
                <w:b/>
                <w:bCs/>
              </w:rPr>
              <w:t>3.73</w:t>
            </w:r>
          </w:p>
        </w:tc>
        <w:tc>
          <w:tcPr>
            <w:tcW w:w="2640" w:type="dxa"/>
          </w:tcPr>
          <w:p w14:paraId="240FAEC8" w14:textId="77777777" w:rsidR="00860731" w:rsidRDefault="00155CDB">
            <w:pPr>
              <w:pStyle w:val="Compact"/>
            </w:pPr>
            <w:r>
              <w:rPr>
                <w:b/>
                <w:bCs/>
              </w:rPr>
              <w:t>Field measurement†</w:t>
            </w:r>
          </w:p>
        </w:tc>
      </w:tr>
      <w:tr w:rsidR="00860731" w14:paraId="095F2DAC" w14:textId="77777777">
        <w:tc>
          <w:tcPr>
            <w:tcW w:w="2640" w:type="dxa"/>
          </w:tcPr>
          <w:p w14:paraId="07192A6C" w14:textId="77777777" w:rsidR="00860731" w:rsidRDefault="00155CDB">
            <w:pPr>
              <w:pStyle w:val="Compact"/>
            </w:pPr>
            <w:r>
              <w:rPr>
                <w:b/>
                <w:bCs/>
              </w:rPr>
              <w:t>Temperature (recorded)</w:t>
            </w:r>
          </w:p>
        </w:tc>
        <w:tc>
          <w:tcPr>
            <w:tcW w:w="2640" w:type="dxa"/>
          </w:tcPr>
          <w:p w14:paraId="6B7D19EB" w14:textId="77777777" w:rsidR="00860731" w:rsidRDefault="00155CDB">
            <w:pPr>
              <w:pStyle w:val="Compact"/>
            </w:pPr>
            <w:r>
              <w:rPr>
                <w:b/>
                <w:bCs/>
              </w:rPr>
              <w:t>41.1°F (5.1°C)</w:t>
            </w:r>
          </w:p>
        </w:tc>
        <w:tc>
          <w:tcPr>
            <w:tcW w:w="2640" w:type="dxa"/>
          </w:tcPr>
          <w:p w14:paraId="39583E6A" w14:textId="77777777" w:rsidR="00860731" w:rsidRDefault="00155CDB">
            <w:pPr>
              <w:pStyle w:val="Compact"/>
            </w:pPr>
            <w:r>
              <w:rPr>
                <w:b/>
                <w:bCs/>
              </w:rPr>
              <w:t>Field measurement†</w:t>
            </w:r>
          </w:p>
        </w:tc>
      </w:tr>
      <w:tr w:rsidR="00860731" w14:paraId="45031684" w14:textId="77777777">
        <w:tc>
          <w:tcPr>
            <w:tcW w:w="2640" w:type="dxa"/>
          </w:tcPr>
          <w:p w14:paraId="2367C5B3" w14:textId="77777777" w:rsidR="00860731" w:rsidRDefault="00155CDB">
            <w:pPr>
              <w:pStyle w:val="Compact"/>
            </w:pPr>
            <w:r>
              <w:t>pH (inferred)</w:t>
            </w:r>
          </w:p>
        </w:tc>
        <w:tc>
          <w:tcPr>
            <w:tcW w:w="2640" w:type="dxa"/>
          </w:tcPr>
          <w:p w14:paraId="5F182FEE" w14:textId="77777777" w:rsidR="00860731" w:rsidRDefault="00155CDB">
            <w:pPr>
              <w:pStyle w:val="Compact"/>
            </w:pPr>
            <w:r>
              <w:t>3.5–4.5</w:t>
            </w:r>
          </w:p>
        </w:tc>
        <w:tc>
          <w:tcPr>
            <w:tcW w:w="2640" w:type="dxa"/>
          </w:tcPr>
          <w:p w14:paraId="3DF39760" w14:textId="77777777" w:rsidR="00860731" w:rsidRDefault="00155CDB">
            <w:pPr>
              <w:pStyle w:val="Compact"/>
            </w:pPr>
            <w:r>
              <w:t>Acid-tolerant diatom community; eel-only fish exclusion</w:t>
            </w:r>
          </w:p>
        </w:tc>
      </w:tr>
      <w:tr w:rsidR="00860731" w14:paraId="46B7D632" w14:textId="77777777">
        <w:tc>
          <w:tcPr>
            <w:tcW w:w="2640" w:type="dxa"/>
          </w:tcPr>
          <w:p w14:paraId="22839B39" w14:textId="77777777" w:rsidR="00860731" w:rsidRDefault="00155CDB">
            <w:pPr>
              <w:pStyle w:val="Compact"/>
            </w:pPr>
            <w:r>
              <w:t>Conductivity</w:t>
            </w:r>
          </w:p>
        </w:tc>
        <w:tc>
          <w:tcPr>
            <w:tcW w:w="2640" w:type="dxa"/>
          </w:tcPr>
          <w:p w14:paraId="2DE6A84F" w14:textId="77777777" w:rsidR="00860731" w:rsidRDefault="00155CDB">
            <w:pPr>
              <w:pStyle w:val="Compact"/>
            </w:pPr>
            <w:r>
              <w:t>20–50 μS/cm</w:t>
            </w:r>
          </w:p>
        </w:tc>
        <w:tc>
          <w:tcPr>
            <w:tcW w:w="2640" w:type="dxa"/>
          </w:tcPr>
          <w:p w14:paraId="04D3A6EF" w14:textId="77777777" w:rsidR="00860731" w:rsidRDefault="00155CDB">
            <w:pPr>
              <w:pStyle w:val="Compact"/>
            </w:pPr>
            <w:r>
              <w:t>Inferred — soft, low-ionic water</w:t>
            </w:r>
          </w:p>
        </w:tc>
      </w:tr>
      <w:tr w:rsidR="00860731" w14:paraId="52CFB9C0" w14:textId="77777777">
        <w:tc>
          <w:tcPr>
            <w:tcW w:w="2640" w:type="dxa"/>
          </w:tcPr>
          <w:p w14:paraId="15A11EEC" w14:textId="77777777" w:rsidR="00860731" w:rsidRDefault="00155CDB">
            <w:pPr>
              <w:pStyle w:val="Compact"/>
            </w:pPr>
            <w:r>
              <w:t>Total phosphorus</w:t>
            </w:r>
          </w:p>
        </w:tc>
        <w:tc>
          <w:tcPr>
            <w:tcW w:w="2640" w:type="dxa"/>
          </w:tcPr>
          <w:p w14:paraId="612C06A5" w14:textId="77777777" w:rsidR="00860731" w:rsidRDefault="00155CDB">
            <w:pPr>
              <w:pStyle w:val="Compact"/>
            </w:pPr>
            <w:r>
              <w:t>Low</w:t>
            </w:r>
          </w:p>
        </w:tc>
        <w:tc>
          <w:tcPr>
            <w:tcW w:w="2640" w:type="dxa"/>
          </w:tcPr>
          <w:p w14:paraId="7107C9A5" w14:textId="77777777" w:rsidR="00860731" w:rsidRDefault="00155CDB">
            <w:pPr>
              <w:pStyle w:val="Compact"/>
            </w:pPr>
            <w:r>
              <w:t>Inferred — acid systems retain P in sediment</w:t>
            </w:r>
          </w:p>
        </w:tc>
      </w:tr>
      <w:tr w:rsidR="00860731" w14:paraId="6706FC8A" w14:textId="77777777">
        <w:tc>
          <w:tcPr>
            <w:tcW w:w="2640" w:type="dxa"/>
          </w:tcPr>
          <w:p w14:paraId="0615C981" w14:textId="77777777" w:rsidR="00860731" w:rsidRDefault="00155CDB">
            <w:pPr>
              <w:pStyle w:val="Compact"/>
            </w:pPr>
            <w:r>
              <w:t>Dissolved organic carbon</w:t>
            </w:r>
          </w:p>
        </w:tc>
        <w:tc>
          <w:tcPr>
            <w:tcW w:w="2640" w:type="dxa"/>
          </w:tcPr>
          <w:p w14:paraId="0CE009AC" w14:textId="77777777" w:rsidR="00860731" w:rsidRDefault="00155CDB">
            <w:pPr>
              <w:pStyle w:val="Compact"/>
            </w:pPr>
            <w:r>
              <w:t>High</w:t>
            </w:r>
          </w:p>
        </w:tc>
        <w:tc>
          <w:tcPr>
            <w:tcW w:w="2640" w:type="dxa"/>
          </w:tcPr>
          <w:p w14:paraId="09DFBA9E" w14:textId="77777777" w:rsidR="00860731" w:rsidRDefault="00155CDB">
            <w:pPr>
              <w:pStyle w:val="Compact"/>
            </w:pPr>
            <w:r>
              <w:t>Inferred — humic acids consistent with bog/peatland drainage</w:t>
            </w:r>
          </w:p>
        </w:tc>
      </w:tr>
      <w:tr w:rsidR="00860731" w14:paraId="2BC53E2D" w14:textId="77777777">
        <w:tc>
          <w:tcPr>
            <w:tcW w:w="2640" w:type="dxa"/>
          </w:tcPr>
          <w:p w14:paraId="12131C5E" w14:textId="77777777" w:rsidR="00860731" w:rsidRDefault="00155CDB">
            <w:pPr>
              <w:pStyle w:val="Compact"/>
            </w:pPr>
            <w:r>
              <w:t>Dissolved oxygen</w:t>
            </w:r>
          </w:p>
        </w:tc>
        <w:tc>
          <w:tcPr>
            <w:tcW w:w="2640" w:type="dxa"/>
          </w:tcPr>
          <w:p w14:paraId="0233FAA6" w14:textId="77777777" w:rsidR="00860731" w:rsidRDefault="00155CDB">
            <w:pPr>
              <w:pStyle w:val="Compact"/>
            </w:pPr>
            <w:r>
              <w:t>Adequate</w:t>
            </w:r>
          </w:p>
        </w:tc>
        <w:tc>
          <w:tcPr>
            <w:tcW w:w="2640" w:type="dxa"/>
          </w:tcPr>
          <w:p w14:paraId="1F236422" w14:textId="77777777" w:rsidR="00860731" w:rsidRDefault="00155CDB">
            <w:pPr>
              <w:pStyle w:val="Compact"/>
            </w:pPr>
            <w:r>
              <w:t>Inferred — American Eel present</w:t>
            </w:r>
          </w:p>
        </w:tc>
      </w:tr>
    </w:tbl>
    <w:p w14:paraId="48EF1C50" w14:textId="77777777" w:rsidR="00860731" w:rsidRDefault="00155CDB">
      <w:pPr>
        <w:pStyle w:val="Heading3"/>
      </w:pPr>
      <w:bookmarkStart w:id="88" w:name="narrative-3"/>
      <w:bookmarkEnd w:id="87"/>
      <w:r>
        <w:t>Narrative</w:t>
      </w:r>
    </w:p>
    <w:p w14:paraId="181E0C58" w14:textId="77777777" w:rsidR="00860731" w:rsidRDefault="00155CDB">
      <w:pPr>
        <w:pStyle w:val="FirstParagraph"/>
      </w:pPr>
      <w:r>
        <w:t>pH 3.73 is at or below the threshold where most freshwater fish cannot survive. Brook Trout are excluded below approximately pH 4.5–5.0; most cyprinids below pH 5.5–6.0. The single-species fish result — American Eel at 100% — is fully explained by chemistr</w:t>
      </w:r>
      <w:r>
        <w:t xml:space="preserve">y: </w:t>
      </w:r>
      <w:r>
        <w:rPr>
          <w:i/>
          <w:iCs/>
        </w:rPr>
        <w:t>Anguilla rostrata</w:t>
      </w:r>
      <w:r>
        <w:t xml:space="preserve"> is among the most acid-tolerant vertebrates in the northeastern freshwater system, capable of persisting in waters approaching pH 4.0 where all other species have been eliminated.</w:t>
      </w:r>
    </w:p>
    <w:p w14:paraId="53CC594B" w14:textId="77777777" w:rsidR="00860731" w:rsidRDefault="00155CDB">
      <w:pPr>
        <w:pStyle w:val="BodyText"/>
      </w:pPr>
      <w:r>
        <w:t xml:space="preserve">The algal community appears moderately diverse (H(a) = </w:t>
      </w:r>
      <w:r>
        <w:t xml:space="preserve">3.16, 77 ESVs) despite chemistry that excludes virtually all fish — algae are far more acid-tolerant than fish. Acid-tolerant diatoms, Cryptophytes, and Chromulina can persist at pH 3.5–4.5. </w:t>
      </w:r>
      <w:r>
        <w:rPr>
          <w:i/>
          <w:iCs/>
        </w:rPr>
        <w:t>Halamphora coffeaeformis</w:t>
      </w:r>
      <w:r>
        <w:t xml:space="preserve"> (14.9% of algal reads) is a database-ass</w:t>
      </w:r>
      <w:r>
        <w:t xml:space="preserve">igned marine/brackish taxon that at this inland site almost certainly represents an acid-tolerant freshwater </w:t>
      </w:r>
      <w:r>
        <w:rPr>
          <w:i/>
          <w:iCs/>
        </w:rPr>
        <w:t>Halamphora</w:t>
      </w:r>
      <w:r>
        <w:t xml:space="preserve"> species misassigned by the reference database.</w:t>
      </w:r>
    </w:p>
    <w:p w14:paraId="618A7D77" w14:textId="77777777" w:rsidR="00860731" w:rsidRDefault="00155CDB">
      <w:pPr>
        <w:pStyle w:val="BodyText"/>
      </w:pPr>
      <w:r>
        <w:t>pH 3.73 may be natural: ombrotrophic bogs in Maine commonly reach pH 3.5–4.5 from organic</w:t>
      </w:r>
      <w:r>
        <w:t xml:space="preserve"> acid accumulation. UNT Lane Rd’s position relative to the Worcester Peat Mine is ambiguous — topographic analysis shows no drainage divide between the mine area and UNT, but McCoy Brook may intercept mine drainage before it reaches UNT. The pH values at M</w:t>
      </w:r>
      <w:r>
        <w:t>cCoy (3.54) and UNT (3.73) are similar enough to be consistent with either a shared mine influence or two independent bog-drainage systems. Definitive source attribution requires field tracing.</w:t>
      </w:r>
    </w:p>
    <w:p w14:paraId="18FC3BAA" w14:textId="77777777" w:rsidR="00860731" w:rsidRDefault="00155CDB">
      <w:pPr>
        <w:pStyle w:val="BodyText"/>
      </w:pPr>
      <w:r>
        <w:lastRenderedPageBreak/>
        <w:t>Whether natural or mine-influenced, pH 3.73 is a permanent bar</w:t>
      </w:r>
      <w:r>
        <w:t>rier to Brook Trout at this reach under current conditions.</w:t>
      </w:r>
    </w:p>
    <w:p w14:paraId="1F899EC9" w14:textId="77777777" w:rsidR="00860731" w:rsidRDefault="00155CDB">
      <w:pPr>
        <w:pStyle w:val="Heading3"/>
      </w:pPr>
      <w:bookmarkStart w:id="89" w:name="native-vs.-non-native-3"/>
      <w:bookmarkEnd w:id="88"/>
      <w:r>
        <w:t>Native vs. Non-Native</w:t>
      </w:r>
    </w:p>
    <w:p w14:paraId="7D9D3711" w14:textId="77777777" w:rsidR="00860731" w:rsidRDefault="00155CDB">
      <w:pPr>
        <w:pStyle w:val="FirstParagraph"/>
      </w:pPr>
      <w:r>
        <w:t>American Eel is fully native. Its catadromous life history and exceptional acid tolerance make it the last fish standing in severely acidified streams. Its detection here con</w:t>
      </w:r>
      <w:r>
        <w:t>firms open ocean connectivity but does not imply functional Brook Trout habitat.</w:t>
      </w:r>
    </w:p>
    <w:p w14:paraId="13569445" w14:textId="77777777" w:rsidR="00860731" w:rsidRDefault="00155CDB">
      <w:r>
        <w:pict w14:anchorId="768BFC9C">
          <v:rect id="_x0000_i1032" style="width:0;height:1.5pt" o:hralign="center" o:hrstd="t" o:hr="t"/>
        </w:pict>
      </w:r>
    </w:p>
    <w:p w14:paraId="7B82CFBD" w14:textId="77777777" w:rsidR="00860731" w:rsidRDefault="00155CDB">
      <w:pPr>
        <w:pStyle w:val="Heading2"/>
      </w:pPr>
      <w:bookmarkStart w:id="90" w:name="mccoy-brook-cswee3dx.1"/>
      <w:bookmarkEnd w:id="81"/>
      <w:bookmarkEnd w:id="89"/>
      <w:r>
        <w:t>McCoy Brook | CSWEE3DX.1</w:t>
      </w:r>
    </w:p>
    <w:p w14:paraId="64687A19" w14:textId="666ADAD2" w:rsidR="00860731" w:rsidRDefault="00155CDB">
      <w:pPr>
        <w:pStyle w:val="FirstParagraph"/>
      </w:pPr>
      <w:r>
        <w:rPr>
          <w:b/>
          <w:bCs/>
        </w:rPr>
        <w:t xml:space="preserve">Fish: 1 species, H(f) = 0.00 | Algae: 91 ESVs, H(a) = 3.28 | Recorded pH: 3.54 </w:t>
      </w:r>
      <w:del w:id="91" w:author="Geoffrey Day" w:date="2026-05-03T13:47:00Z">
        <w:r w:rsidDel="005C540E">
          <w:rPr>
            <w:b/>
            <w:bCs/>
          </w:rPr>
          <w:delText>| Temp: 41.3°F (5.2°C)</w:delText>
        </w:r>
      </w:del>
    </w:p>
    <w:p w14:paraId="1720F56A" w14:textId="77777777" w:rsidR="00860731" w:rsidRDefault="00155CDB">
      <w:pPr>
        <w:pStyle w:val="BodyText"/>
      </w:pPr>
      <w:r>
        <w:rPr>
          <w:b/>
          <w:bCs/>
        </w:rPr>
        <w:t>Brook Trout: Absent</w:t>
      </w:r>
    </w:p>
    <w:p w14:paraId="66739F4C" w14:textId="77777777" w:rsidR="00860731" w:rsidRDefault="00155CDB">
      <w:pPr>
        <w:pStyle w:val="BodyText"/>
      </w:pPr>
      <w:r>
        <w:rPr>
          <w:b/>
          <w:bCs/>
        </w:rPr>
        <w:t>Note:</w:t>
      </w:r>
      <w:r>
        <w:t xml:space="preserve"> pH 3.54 is the most </w:t>
      </w:r>
      <w:r>
        <w:t>acidic sample in this study — it may also be among the most acidic waters in the state.</w:t>
      </w:r>
    </w:p>
    <w:p w14:paraId="7CB324DC" w14:textId="77777777" w:rsidR="00860731" w:rsidRDefault="00155CDB">
      <w:pPr>
        <w:pStyle w:val="Heading3"/>
      </w:pPr>
      <w:bookmarkStart w:id="92" w:name="sentinel-signal-4"/>
      <w:r>
        <w:t>Sentinel Signal</w:t>
      </w:r>
    </w:p>
    <w:p w14:paraId="7F9A0E98" w14:textId="77777777" w:rsidR="00860731" w:rsidRDefault="00155CDB">
      <w:pPr>
        <w:pStyle w:val="FirstParagraph"/>
      </w:pPr>
      <w:r>
        <w:t xml:space="preserve">Creek Chub alone + Eunotia/Pinnularia Pennate Diatoms + Euglena = </w:t>
      </w:r>
      <w:r>
        <w:rPr>
          <w:b/>
          <w:bCs/>
        </w:rPr>
        <w:t>three-line acid impairment signal</w:t>
      </w:r>
      <w:r>
        <w:t>. Each indicator independently points to the same con</w:t>
      </w:r>
      <w:r>
        <w:t>clusion.</w:t>
      </w:r>
    </w:p>
    <w:p w14:paraId="542ED507" w14:textId="77777777" w:rsidR="00860731" w:rsidRDefault="00155CDB">
      <w:pPr>
        <w:pStyle w:val="Heading3"/>
      </w:pPr>
      <w:bookmarkStart w:id="93" w:name="measured-inferred-water-chemistry-4"/>
      <w:bookmarkEnd w:id="92"/>
      <w:r>
        <w:t>Measured &amp; Inferred Water Chemistry</w:t>
      </w:r>
    </w:p>
    <w:tbl>
      <w:tblPr>
        <w:tblStyle w:val="Table"/>
        <w:tblW w:w="5000" w:type="pct"/>
        <w:tblLayout w:type="fixed"/>
        <w:tblLook w:val="0020" w:firstRow="1" w:lastRow="0" w:firstColumn="0" w:lastColumn="0" w:noHBand="0" w:noVBand="0"/>
      </w:tblPr>
      <w:tblGrid>
        <w:gridCol w:w="3120"/>
        <w:gridCol w:w="3120"/>
        <w:gridCol w:w="3120"/>
      </w:tblGrid>
      <w:tr w:rsidR="00860731" w14:paraId="561B9EBE" w14:textId="77777777" w:rsidTr="00860731">
        <w:trPr>
          <w:cnfStyle w:val="100000000000" w:firstRow="1" w:lastRow="0" w:firstColumn="0" w:lastColumn="0" w:oddVBand="0" w:evenVBand="0" w:oddHBand="0" w:evenHBand="0" w:firstRowFirstColumn="0" w:firstRowLastColumn="0" w:lastRowFirstColumn="0" w:lastRowLastColumn="0"/>
          <w:tblHeader/>
        </w:trPr>
        <w:tc>
          <w:tcPr>
            <w:tcW w:w="2640" w:type="dxa"/>
          </w:tcPr>
          <w:p w14:paraId="23AF5878" w14:textId="77777777" w:rsidR="00860731" w:rsidRDefault="00155CDB">
            <w:pPr>
              <w:pStyle w:val="Compact"/>
            </w:pPr>
            <w:r>
              <w:t>Parameter</w:t>
            </w:r>
          </w:p>
        </w:tc>
        <w:tc>
          <w:tcPr>
            <w:tcW w:w="2640" w:type="dxa"/>
          </w:tcPr>
          <w:p w14:paraId="18E1AECA" w14:textId="77777777" w:rsidR="00860731" w:rsidRDefault="00155CDB">
            <w:pPr>
              <w:pStyle w:val="Compact"/>
            </w:pPr>
            <w:r>
              <w:t>Value</w:t>
            </w:r>
          </w:p>
        </w:tc>
        <w:tc>
          <w:tcPr>
            <w:tcW w:w="2640" w:type="dxa"/>
          </w:tcPr>
          <w:p w14:paraId="24FB41E4" w14:textId="77777777" w:rsidR="00860731" w:rsidRDefault="00155CDB">
            <w:pPr>
              <w:pStyle w:val="Compact"/>
            </w:pPr>
            <w:r>
              <w:t>Source</w:t>
            </w:r>
          </w:p>
        </w:tc>
      </w:tr>
      <w:tr w:rsidR="00860731" w14:paraId="1B5408A8" w14:textId="77777777">
        <w:tc>
          <w:tcPr>
            <w:tcW w:w="2640" w:type="dxa"/>
          </w:tcPr>
          <w:p w14:paraId="7CA5D3D5" w14:textId="77777777" w:rsidR="00860731" w:rsidRDefault="00155CDB">
            <w:pPr>
              <w:pStyle w:val="Compact"/>
            </w:pPr>
            <w:r>
              <w:rPr>
                <w:b/>
                <w:bCs/>
              </w:rPr>
              <w:t>pH (recorded)</w:t>
            </w:r>
          </w:p>
        </w:tc>
        <w:tc>
          <w:tcPr>
            <w:tcW w:w="2640" w:type="dxa"/>
          </w:tcPr>
          <w:p w14:paraId="00BC9967" w14:textId="77777777" w:rsidR="00860731" w:rsidRDefault="00155CDB">
            <w:pPr>
              <w:pStyle w:val="Compact"/>
            </w:pPr>
            <w:r>
              <w:rPr>
                <w:b/>
                <w:bCs/>
              </w:rPr>
              <w:t>3.54</w:t>
            </w:r>
          </w:p>
        </w:tc>
        <w:tc>
          <w:tcPr>
            <w:tcW w:w="2640" w:type="dxa"/>
          </w:tcPr>
          <w:p w14:paraId="5E55C42E" w14:textId="77777777" w:rsidR="00860731" w:rsidRDefault="00155CDB">
            <w:pPr>
              <w:pStyle w:val="Compact"/>
            </w:pPr>
            <w:r>
              <w:rPr>
                <w:b/>
                <w:bCs/>
              </w:rPr>
              <w:t>Field measurement†</w:t>
            </w:r>
          </w:p>
        </w:tc>
      </w:tr>
      <w:tr w:rsidR="00860731" w14:paraId="228842B1" w14:textId="77777777">
        <w:tc>
          <w:tcPr>
            <w:tcW w:w="2640" w:type="dxa"/>
          </w:tcPr>
          <w:p w14:paraId="01DCE236" w14:textId="77777777" w:rsidR="00860731" w:rsidRDefault="00155CDB">
            <w:pPr>
              <w:pStyle w:val="Compact"/>
            </w:pPr>
            <w:r>
              <w:rPr>
                <w:b/>
                <w:bCs/>
              </w:rPr>
              <w:t>Temperature (recorded)</w:t>
            </w:r>
          </w:p>
        </w:tc>
        <w:tc>
          <w:tcPr>
            <w:tcW w:w="2640" w:type="dxa"/>
          </w:tcPr>
          <w:p w14:paraId="11DEE88B" w14:textId="77777777" w:rsidR="00860731" w:rsidRDefault="00155CDB">
            <w:pPr>
              <w:pStyle w:val="Compact"/>
            </w:pPr>
            <w:r>
              <w:rPr>
                <w:b/>
                <w:bCs/>
              </w:rPr>
              <w:t>41.3°F (5.2°C)</w:t>
            </w:r>
          </w:p>
        </w:tc>
        <w:tc>
          <w:tcPr>
            <w:tcW w:w="2640" w:type="dxa"/>
          </w:tcPr>
          <w:p w14:paraId="2F8BD572" w14:textId="77777777" w:rsidR="00860731" w:rsidRDefault="00155CDB">
            <w:pPr>
              <w:pStyle w:val="Compact"/>
            </w:pPr>
            <w:r>
              <w:rPr>
                <w:b/>
                <w:bCs/>
              </w:rPr>
              <w:t>Field measurement†</w:t>
            </w:r>
          </w:p>
        </w:tc>
      </w:tr>
      <w:tr w:rsidR="00860731" w14:paraId="3ACFB4FA" w14:textId="77777777">
        <w:tc>
          <w:tcPr>
            <w:tcW w:w="2640" w:type="dxa"/>
          </w:tcPr>
          <w:p w14:paraId="607356B1" w14:textId="77777777" w:rsidR="00860731" w:rsidRDefault="00155CDB">
            <w:pPr>
              <w:pStyle w:val="Compact"/>
            </w:pPr>
            <w:r>
              <w:t>Calcium</w:t>
            </w:r>
          </w:p>
        </w:tc>
        <w:tc>
          <w:tcPr>
            <w:tcW w:w="2640" w:type="dxa"/>
          </w:tcPr>
          <w:p w14:paraId="43D1AEB3" w14:textId="77777777" w:rsidR="00860731" w:rsidRDefault="00155CDB">
            <w:pPr>
              <w:pStyle w:val="Compact"/>
            </w:pPr>
            <w:r>
              <w:t>&lt;2 mg/L</w:t>
            </w:r>
          </w:p>
        </w:tc>
        <w:tc>
          <w:tcPr>
            <w:tcW w:w="2640" w:type="dxa"/>
          </w:tcPr>
          <w:p w14:paraId="5E27E02B" w14:textId="77777777" w:rsidR="00860731" w:rsidRDefault="00155CDB">
            <w:pPr>
              <w:pStyle w:val="Compact"/>
            </w:pPr>
            <w:r>
              <w:t>Inferred — acid mobilization depletes Ca²⁺</w:t>
            </w:r>
          </w:p>
        </w:tc>
      </w:tr>
      <w:tr w:rsidR="00860731" w14:paraId="35669BE6" w14:textId="77777777">
        <w:tc>
          <w:tcPr>
            <w:tcW w:w="2640" w:type="dxa"/>
          </w:tcPr>
          <w:p w14:paraId="4D5EAF1D" w14:textId="77777777" w:rsidR="00860731" w:rsidRDefault="00155CDB">
            <w:pPr>
              <w:pStyle w:val="Compact"/>
            </w:pPr>
            <w:r>
              <w:t>Conductivity</w:t>
            </w:r>
          </w:p>
        </w:tc>
        <w:tc>
          <w:tcPr>
            <w:tcW w:w="2640" w:type="dxa"/>
          </w:tcPr>
          <w:p w14:paraId="4470D2A3" w14:textId="77777777" w:rsidR="00860731" w:rsidRDefault="00155CDB">
            <w:pPr>
              <w:pStyle w:val="Compact"/>
            </w:pPr>
            <w:r>
              <w:t>&lt;30 μS/cm</w:t>
            </w:r>
          </w:p>
        </w:tc>
        <w:tc>
          <w:tcPr>
            <w:tcW w:w="2640" w:type="dxa"/>
          </w:tcPr>
          <w:p w14:paraId="374D8EA8" w14:textId="77777777" w:rsidR="00860731" w:rsidRDefault="00155CDB">
            <w:pPr>
              <w:pStyle w:val="Compact"/>
            </w:pPr>
            <w:r>
              <w:t>Inferred — low ionic strength, acid system</w:t>
            </w:r>
          </w:p>
        </w:tc>
      </w:tr>
      <w:tr w:rsidR="00860731" w14:paraId="1F6D29F6" w14:textId="77777777">
        <w:tc>
          <w:tcPr>
            <w:tcW w:w="2640" w:type="dxa"/>
          </w:tcPr>
          <w:p w14:paraId="3C778A5E" w14:textId="77777777" w:rsidR="00860731" w:rsidRDefault="00155CDB">
            <w:pPr>
              <w:pStyle w:val="Compact"/>
            </w:pPr>
            <w:r>
              <w:t>Total phosphorus</w:t>
            </w:r>
          </w:p>
        </w:tc>
        <w:tc>
          <w:tcPr>
            <w:tcW w:w="2640" w:type="dxa"/>
          </w:tcPr>
          <w:p w14:paraId="5103FA62" w14:textId="77777777" w:rsidR="00860731" w:rsidRDefault="00155CDB">
            <w:pPr>
              <w:pStyle w:val="Compact"/>
            </w:pPr>
            <w:r>
              <w:t>Low</w:t>
            </w:r>
          </w:p>
        </w:tc>
        <w:tc>
          <w:tcPr>
            <w:tcW w:w="2640" w:type="dxa"/>
          </w:tcPr>
          <w:p w14:paraId="20A97152" w14:textId="77777777" w:rsidR="00860731" w:rsidRDefault="00155CDB">
            <w:pPr>
              <w:pStyle w:val="Compact"/>
            </w:pPr>
            <w:r>
              <w:t>Inferred — acid systems retain P in sediment</w:t>
            </w:r>
          </w:p>
        </w:tc>
      </w:tr>
      <w:tr w:rsidR="00860731" w14:paraId="65BEE94C" w14:textId="77777777">
        <w:tc>
          <w:tcPr>
            <w:tcW w:w="2640" w:type="dxa"/>
          </w:tcPr>
          <w:p w14:paraId="39EF8DAC" w14:textId="77777777" w:rsidR="00860731" w:rsidRDefault="00155CDB">
            <w:pPr>
              <w:pStyle w:val="Compact"/>
            </w:pPr>
            <w:r>
              <w:t>Dissolved aluminum</w:t>
            </w:r>
          </w:p>
        </w:tc>
        <w:tc>
          <w:tcPr>
            <w:tcW w:w="2640" w:type="dxa"/>
          </w:tcPr>
          <w:p w14:paraId="361AC804" w14:textId="77777777" w:rsidR="00860731" w:rsidRDefault="00155CDB">
            <w:pPr>
              <w:pStyle w:val="Compact"/>
            </w:pPr>
            <w:r>
              <w:t>Elevated</w:t>
            </w:r>
          </w:p>
        </w:tc>
        <w:tc>
          <w:tcPr>
            <w:tcW w:w="2640" w:type="dxa"/>
          </w:tcPr>
          <w:p w14:paraId="3C7814B3" w14:textId="77777777" w:rsidR="00860731" w:rsidRDefault="00155CDB">
            <w:pPr>
              <w:pStyle w:val="Compact"/>
            </w:pPr>
            <w:r>
              <w:t>Inferred — mobilized from soils by acid pH</w:t>
            </w:r>
          </w:p>
        </w:tc>
      </w:tr>
      <w:tr w:rsidR="00860731" w14:paraId="416B4DAC" w14:textId="77777777">
        <w:tc>
          <w:tcPr>
            <w:tcW w:w="2640" w:type="dxa"/>
          </w:tcPr>
          <w:p w14:paraId="6808F361" w14:textId="77777777" w:rsidR="00860731" w:rsidRDefault="00155CDB">
            <w:pPr>
              <w:pStyle w:val="Compact"/>
            </w:pPr>
            <w:r>
              <w:t>Dissolved organic carbon</w:t>
            </w:r>
          </w:p>
        </w:tc>
        <w:tc>
          <w:tcPr>
            <w:tcW w:w="2640" w:type="dxa"/>
          </w:tcPr>
          <w:p w14:paraId="3A6DCA39" w14:textId="77777777" w:rsidR="00860731" w:rsidRDefault="00155CDB">
            <w:pPr>
              <w:pStyle w:val="Compact"/>
            </w:pPr>
            <w:r>
              <w:t>Moderate–high</w:t>
            </w:r>
          </w:p>
        </w:tc>
        <w:tc>
          <w:tcPr>
            <w:tcW w:w="2640" w:type="dxa"/>
          </w:tcPr>
          <w:p w14:paraId="20F3BB75" w14:textId="77777777" w:rsidR="00860731" w:rsidRDefault="00155CDB">
            <w:pPr>
              <w:pStyle w:val="Compact"/>
            </w:pPr>
            <w:r>
              <w:t>Inferred — peatland and forest drainage</w:t>
            </w:r>
          </w:p>
        </w:tc>
      </w:tr>
    </w:tbl>
    <w:p w14:paraId="4C8F94FA" w14:textId="77777777" w:rsidR="00860731" w:rsidRDefault="00155CDB">
      <w:pPr>
        <w:pStyle w:val="Heading3"/>
      </w:pPr>
      <w:bookmarkStart w:id="94" w:name="narrative-4"/>
      <w:bookmarkEnd w:id="93"/>
      <w:r>
        <w:t>Narrative</w:t>
      </w:r>
    </w:p>
    <w:p w14:paraId="3B531E53" w14:textId="77777777" w:rsidR="00860731" w:rsidRDefault="00155CDB">
      <w:pPr>
        <w:pStyle w:val="FirstParagraph"/>
      </w:pPr>
      <w:r>
        <w:t>At pH 3.54, the water is more acidic than black coffee. Fish gills cannot regulate ions across such a gradient. Most fresh</w:t>
      </w:r>
      <w:r>
        <w:t>water fish experience acute physiological stress below pH 5.0 and lethal conditions below pH 4.5. pH 3.54 is well below both thresholds.</w:t>
      </w:r>
    </w:p>
    <w:p w14:paraId="7EBF3861" w14:textId="77777777" w:rsidR="00860731" w:rsidRDefault="00155CDB">
      <w:pPr>
        <w:pStyle w:val="BodyText"/>
      </w:pPr>
      <w:r>
        <w:t>The fish community confirms it: only Creek Chub detected, at 100% relative abundance. Creek Chub are among the most aci</w:t>
      </w:r>
      <w:r>
        <w:t xml:space="preserve">d-tolerant freshwater fish in the Northeast — a native </w:t>
      </w:r>
      <w:r>
        <w:lastRenderedPageBreak/>
        <w:t>species with wide physiological tolerance — yet even their signal is singular. No salmonids, no dace, no sucker. These are all native Maine brook fish that should occupy this habitat type; their comple</w:t>
      </w:r>
      <w:r>
        <w:t>te absence is the impairment signal.</w:t>
      </w:r>
    </w:p>
    <w:p w14:paraId="08E2E677" w14:textId="77777777" w:rsidR="00860731" w:rsidRDefault="00155CDB">
      <w:pPr>
        <w:pStyle w:val="BodyText"/>
      </w:pPr>
      <w:r>
        <w:t xml:space="preserve">The algae tell the same story independently. Pennate diatoms dominate (35.4%) — genera like </w:t>
      </w:r>
      <w:r>
        <w:rPr>
          <w:i/>
          <w:iCs/>
        </w:rPr>
        <w:t>Eunotia</w:t>
      </w:r>
      <w:r>
        <w:t xml:space="preserve"> and </w:t>
      </w:r>
      <w:r>
        <w:rPr>
          <w:i/>
          <w:iCs/>
        </w:rPr>
        <w:t>Pinnularia</w:t>
      </w:r>
      <w:r>
        <w:t xml:space="preserve"> are classic acid-indicator taxa, well-documented as preferring pH below 6. Carteria green alga (17.4%) a</w:t>
      </w:r>
      <w:r>
        <w:t xml:space="preserve">nd </w:t>
      </w:r>
      <w:r>
        <w:rPr>
          <w:i/>
          <w:iCs/>
        </w:rPr>
        <w:t>Chlamydomonas nivalis</w:t>
      </w:r>
      <w:r>
        <w:t xml:space="preserve"> (5.9%) are acid-tolerant flagellates that persist where most phytoplankton cannot compete. Euglena (3.5%) — an organic-enrichment tolerant and low-pH survivor — rounds out what ecologists call the acid-specialist guild. This is the</w:t>
      </w:r>
      <w:r>
        <w:t xml:space="preserve"> community that remains after acidic filtering has removed more sensitive taxa.</w:t>
      </w:r>
    </w:p>
    <w:p w14:paraId="03B01536" w14:textId="77777777" w:rsidR="00860731" w:rsidRDefault="00155CDB">
      <w:pPr>
        <w:pStyle w:val="BodyText"/>
      </w:pPr>
      <w:r>
        <w:t xml:space="preserve">That H(a) = 3.28 still registers meaningful algal diversity reflects the higher physiological tolerance of algae compared to vertebrates. At pH 3.54, algae survived the filter </w:t>
      </w:r>
      <w:r>
        <w:t>that eliminated the fish.</w:t>
      </w:r>
    </w:p>
    <w:p w14:paraId="152A7204" w14:textId="77777777" w:rsidR="00860731" w:rsidRDefault="00155CDB">
      <w:pPr>
        <w:pStyle w:val="Heading3"/>
      </w:pPr>
      <w:bookmarkStart w:id="95" w:name="native-vs.-non-native-4"/>
      <w:bookmarkEnd w:id="94"/>
      <w:r>
        <w:t>Native vs. Non-Native</w:t>
      </w:r>
    </w:p>
    <w:p w14:paraId="1864BC2D" w14:textId="77777777" w:rsidR="00860731" w:rsidRDefault="00155CDB">
      <w:pPr>
        <w:pStyle w:val="FirstParagraph"/>
      </w:pPr>
      <w:r>
        <w:t>Creek Chub (</w:t>
      </w:r>
      <w:r>
        <w:rPr>
          <w:i/>
          <w:iCs/>
        </w:rPr>
        <w:t>Semotilus atromaculatus</w:t>
      </w:r>
      <w:r>
        <w:t xml:space="preserve">) is fully native to Maine. Its sole presence is not a stocking artifact — it is a natural acid-tolerance winner in a chemically hostile environment. All the absent species </w:t>
      </w:r>
      <w:r>
        <w:t>(Brook Trout, Blacknose Dace, White Sucker) are also native; their absence is the impairment story.</w:t>
      </w:r>
    </w:p>
    <w:p w14:paraId="6B93D114" w14:textId="77777777" w:rsidR="00860731" w:rsidRDefault="00155CDB">
      <w:pPr>
        <w:pStyle w:val="BodyText"/>
      </w:pPr>
      <w:r>
        <w:rPr>
          <w:b/>
          <w:bCs/>
        </w:rPr>
        <w:t>The source of impairment at McCoy Brook is presumably the Worcester Peat Mine operation.</w:t>
      </w:r>
    </w:p>
    <w:p w14:paraId="20C8D817" w14:textId="77777777" w:rsidR="00860731" w:rsidRDefault="00155CDB">
      <w:pPr>
        <w:pStyle w:val="BodyText"/>
      </w:pPr>
      <w:r>
        <w:t>An active industrial peat extraction operation upstream — Worcester</w:t>
      </w:r>
      <w:r>
        <w:t xml:space="preserve"> Peat Mining — has been operating for well over a decade and is presumably the primary anthropogenic driver of the pH 3.54 condition documented here. This is not a speculative attribution. Peat mining directly exposes and destabilizes deep peat deposits, r</w:t>
      </w:r>
      <w:r>
        <w:t>eleasing sulfuric compounds, organic acids (fulvic and humic acid), and iron-sulfide oxidation products into drainage water. When disturbed peat is exposed to oxygen, pyrite (FeS₂) within the peat oxidizes to sulfuric acid — a process that continues for ye</w:t>
      </w:r>
      <w:r>
        <w:t>ars and is extremely difficult to arrest once initiated. The resulting drainage is strongly acidic, metal-laden, and persistent.</w:t>
      </w:r>
    </w:p>
    <w:p w14:paraId="5416AC84" w14:textId="77777777" w:rsidR="00860731" w:rsidRDefault="00155CDB">
      <w:pPr>
        <w:pStyle w:val="BodyText"/>
      </w:pPr>
      <w:r>
        <w:t>The scale and duration of the operation — significant, pervasive, and active for more than a decade — means this is not a trans</w:t>
      </w:r>
      <w:r>
        <w:t>itional or reversible condition under current management. The biological community at McCoy Brook reflects chronic, ongoing chemical impairment from an identified point-adjacent source, not background natural peat acidity or recoverable atmospheric acid de</w:t>
      </w:r>
      <w:r>
        <w:t>position legacy.</w:t>
      </w:r>
    </w:p>
    <w:p w14:paraId="04E52CB5" w14:textId="77777777" w:rsidR="00860731" w:rsidRDefault="00155CDB">
      <w:pPr>
        <w:pStyle w:val="BodyText"/>
      </w:pPr>
      <w:r>
        <w:rPr>
          <w:b/>
          <w:bCs/>
        </w:rPr>
        <w:t>This distinction matters enormously for restoration.</w:t>
      </w:r>
      <w:r>
        <w:t xml:space="preserve"> A stream impaired by legacy acid rain soil depletion can recover passively over decades as acid deposition declines and soils slowly recharge. A stream receiving active drainage from an </w:t>
      </w:r>
      <w:r>
        <w:t>operating peat mining operation cannot recover until the source is managed or remediated. The Creek Chub at McCoy Brook is not holding a position that will be reclaimed by Brook Trout and Blacknose Dace on its own — it is occupying a stream that is being c</w:t>
      </w:r>
      <w:r>
        <w:t>ontinuously re-impaired by upstream industrial activity.</w:t>
      </w:r>
    </w:p>
    <w:p w14:paraId="66F0CCAE" w14:textId="77777777" w:rsidR="00860731" w:rsidRDefault="00155CDB">
      <w:pPr>
        <w:pStyle w:val="BodyText"/>
      </w:pPr>
      <w:r>
        <w:lastRenderedPageBreak/>
        <w:t>The acid rain context remains relevant as a background amplifier: Washington County’s granite-bedrock soils have low natural buffering capacity, and decades of mid-20th century acid deposition furthe</w:t>
      </w:r>
      <w:r>
        <w:t>r depleted their base-cation reserves (calcium, magnesium). This means even moderate peat mining drainage — which might be partially buffered in a limestone-watershed stream — passes through McCoy Brook’s watershed with minimal attenuation, reaching the st</w:t>
      </w:r>
      <w:r>
        <w:t>ream at near-raw acidity. The two stressors compound each other. But Worcester Peat Mining is the active, manageable driver. It is the appropriate focus of any remediation or regulatory response.</w:t>
      </w:r>
    </w:p>
    <w:p w14:paraId="3EE92081" w14:textId="77777777" w:rsidR="00860731" w:rsidRDefault="00155CDB">
      <w:r>
        <w:pict w14:anchorId="7366EF58">
          <v:rect id="_x0000_i1033" style="width:0;height:1.5pt" o:hralign="center" o:hrstd="t" o:hr="t"/>
        </w:pict>
      </w:r>
    </w:p>
    <w:p w14:paraId="1090C0EB" w14:textId="77777777" w:rsidR="00860731" w:rsidRDefault="00155CDB">
      <w:pPr>
        <w:pStyle w:val="Heading2"/>
      </w:pPr>
      <w:bookmarkStart w:id="96" w:name="maine-summary"/>
      <w:bookmarkEnd w:id="90"/>
      <w:bookmarkEnd w:id="95"/>
      <w:r>
        <w:t>Maine Summary</w:t>
      </w:r>
    </w:p>
    <w:tbl>
      <w:tblPr>
        <w:tblStyle w:val="Table"/>
        <w:tblW w:w="5288" w:type="pct"/>
        <w:tblLayout w:type="fixed"/>
        <w:tblLook w:val="0020" w:firstRow="1" w:lastRow="0" w:firstColumn="0" w:lastColumn="0" w:noHBand="0" w:noVBand="0"/>
        <w:tblPrChange w:id="97" w:author="Geoffrey Day" w:date="2026-05-03T13:49:00Z">
          <w:tblPr>
            <w:tblStyle w:val="Table"/>
            <w:tblW w:w="5000" w:type="pct"/>
            <w:tblLayout w:type="fixed"/>
            <w:tblLook w:val="0020" w:firstRow="1" w:lastRow="0" w:firstColumn="0" w:lastColumn="0" w:noHBand="0" w:noVBand="0"/>
          </w:tblPr>
        </w:tblPrChange>
      </w:tblPr>
      <w:tblGrid>
        <w:gridCol w:w="1169"/>
        <w:gridCol w:w="1170"/>
        <w:gridCol w:w="1170"/>
        <w:gridCol w:w="1170"/>
        <w:gridCol w:w="1170"/>
        <w:gridCol w:w="1170"/>
        <w:gridCol w:w="1170"/>
        <w:gridCol w:w="1710"/>
        <w:tblGridChange w:id="98">
          <w:tblGrid>
            <w:gridCol w:w="1170"/>
            <w:gridCol w:w="1170"/>
            <w:gridCol w:w="1170"/>
            <w:gridCol w:w="1170"/>
            <w:gridCol w:w="1170"/>
            <w:gridCol w:w="1170"/>
            <w:gridCol w:w="1170"/>
            <w:gridCol w:w="1170"/>
          </w:tblGrid>
        </w:tblGridChange>
      </w:tblGrid>
      <w:tr w:rsidR="00860731" w14:paraId="764F2B17" w14:textId="77777777" w:rsidTr="005C540E">
        <w:trPr>
          <w:cnfStyle w:val="100000000000" w:firstRow="1" w:lastRow="0" w:firstColumn="0" w:lastColumn="0" w:oddVBand="0" w:evenVBand="0" w:oddHBand="0" w:evenHBand="0" w:firstRowFirstColumn="0" w:firstRowLastColumn="0" w:lastRowFirstColumn="0" w:lastRowLastColumn="0"/>
          <w:tblHeader/>
          <w:trPrChange w:id="99" w:author="Geoffrey Day" w:date="2026-05-03T13:49:00Z">
            <w:trPr>
              <w:tblHeader/>
            </w:trPr>
          </w:trPrChange>
        </w:trPr>
        <w:tc>
          <w:tcPr>
            <w:tcW w:w="1170" w:type="dxa"/>
            <w:tcPrChange w:id="100" w:author="Geoffrey Day" w:date="2026-05-03T13:49:00Z">
              <w:tcPr>
                <w:tcW w:w="990" w:type="dxa"/>
              </w:tcPr>
            </w:tcPrChange>
          </w:tcPr>
          <w:p w14:paraId="1C45B8DC" w14:textId="77777777" w:rsidR="00860731" w:rsidRDefault="00155CDB">
            <w:pPr>
              <w:pStyle w:val="Compact"/>
              <w:cnfStyle w:val="100000000000" w:firstRow="1" w:lastRow="0" w:firstColumn="0" w:lastColumn="0" w:oddVBand="0" w:evenVBand="0" w:oddHBand="0" w:evenHBand="0" w:firstRowFirstColumn="0" w:firstRowLastColumn="0" w:lastRowFirstColumn="0" w:lastRowLastColumn="0"/>
            </w:pPr>
            <w:r>
              <w:t>Site</w:t>
            </w:r>
          </w:p>
        </w:tc>
        <w:tc>
          <w:tcPr>
            <w:tcW w:w="1170" w:type="dxa"/>
            <w:tcPrChange w:id="101" w:author="Geoffrey Day" w:date="2026-05-03T13:49:00Z">
              <w:tcPr>
                <w:tcW w:w="990" w:type="dxa"/>
              </w:tcPr>
            </w:tcPrChange>
          </w:tcPr>
          <w:p w14:paraId="39D1A052" w14:textId="77777777" w:rsidR="00860731" w:rsidRDefault="00155CDB">
            <w:pPr>
              <w:pStyle w:val="Compact"/>
              <w:cnfStyle w:val="100000000000" w:firstRow="1" w:lastRow="0" w:firstColumn="0" w:lastColumn="0" w:oddVBand="0" w:evenVBand="0" w:oddHBand="0" w:evenHBand="0" w:firstRowFirstColumn="0" w:firstRowLastColumn="0" w:lastRowFirstColumn="0" w:lastRowLastColumn="0"/>
            </w:pPr>
            <w:r>
              <w:t>Fish spp.</w:t>
            </w:r>
          </w:p>
        </w:tc>
        <w:tc>
          <w:tcPr>
            <w:tcW w:w="1170" w:type="dxa"/>
            <w:tcPrChange w:id="102" w:author="Geoffrey Day" w:date="2026-05-03T13:49:00Z">
              <w:tcPr>
                <w:tcW w:w="990" w:type="dxa"/>
              </w:tcPr>
            </w:tcPrChange>
          </w:tcPr>
          <w:p w14:paraId="3A003FCF" w14:textId="77777777" w:rsidR="00860731" w:rsidRDefault="00155CDB">
            <w:pPr>
              <w:pStyle w:val="Compact"/>
              <w:cnfStyle w:val="100000000000" w:firstRow="1" w:lastRow="0" w:firstColumn="0" w:lastColumn="0" w:oddVBand="0" w:evenVBand="0" w:oddHBand="0" w:evenHBand="0" w:firstRowFirstColumn="0" w:firstRowLastColumn="0" w:lastRowFirstColumn="0" w:lastRowLastColumn="0"/>
            </w:pPr>
            <w:r>
              <w:t>H(f)</w:t>
            </w:r>
          </w:p>
        </w:tc>
        <w:tc>
          <w:tcPr>
            <w:tcW w:w="1170" w:type="dxa"/>
            <w:tcPrChange w:id="103" w:author="Geoffrey Day" w:date="2026-05-03T13:49:00Z">
              <w:tcPr>
                <w:tcW w:w="990" w:type="dxa"/>
              </w:tcPr>
            </w:tcPrChange>
          </w:tcPr>
          <w:p w14:paraId="369CAFC2" w14:textId="77777777" w:rsidR="00860731" w:rsidRDefault="00155CDB">
            <w:pPr>
              <w:pStyle w:val="Compact"/>
              <w:cnfStyle w:val="100000000000" w:firstRow="1" w:lastRow="0" w:firstColumn="0" w:lastColumn="0" w:oddVBand="0" w:evenVBand="0" w:oddHBand="0" w:evenHBand="0" w:firstRowFirstColumn="0" w:firstRowLastColumn="0" w:lastRowFirstColumn="0" w:lastRowLastColumn="0"/>
            </w:pPr>
            <w:r>
              <w:t>Algae ESVs</w:t>
            </w:r>
          </w:p>
        </w:tc>
        <w:tc>
          <w:tcPr>
            <w:tcW w:w="1170" w:type="dxa"/>
            <w:tcPrChange w:id="104" w:author="Geoffrey Day" w:date="2026-05-03T13:49:00Z">
              <w:tcPr>
                <w:tcW w:w="990" w:type="dxa"/>
              </w:tcPr>
            </w:tcPrChange>
          </w:tcPr>
          <w:p w14:paraId="340F6ADC" w14:textId="77777777" w:rsidR="00860731" w:rsidRDefault="00155CDB">
            <w:pPr>
              <w:pStyle w:val="Compact"/>
              <w:cnfStyle w:val="100000000000" w:firstRow="1" w:lastRow="0" w:firstColumn="0" w:lastColumn="0" w:oddVBand="0" w:evenVBand="0" w:oddHBand="0" w:evenHBand="0" w:firstRowFirstColumn="0" w:firstRowLastColumn="0" w:lastRowFirstColumn="0" w:lastRowLastColumn="0"/>
            </w:pPr>
            <w:r>
              <w:t>H(a)</w:t>
            </w:r>
          </w:p>
        </w:tc>
        <w:tc>
          <w:tcPr>
            <w:tcW w:w="1170" w:type="dxa"/>
            <w:tcPrChange w:id="105" w:author="Geoffrey Day" w:date="2026-05-03T13:49:00Z">
              <w:tcPr>
                <w:tcW w:w="990" w:type="dxa"/>
              </w:tcPr>
            </w:tcPrChange>
          </w:tcPr>
          <w:p w14:paraId="4E835B67" w14:textId="77777777" w:rsidR="00860731" w:rsidRDefault="00155CDB">
            <w:pPr>
              <w:pStyle w:val="Compact"/>
              <w:cnfStyle w:val="100000000000" w:firstRow="1" w:lastRow="0" w:firstColumn="0" w:lastColumn="0" w:oddVBand="0" w:evenVBand="0" w:oddHBand="0" w:evenHBand="0" w:firstRowFirstColumn="0" w:firstRowLastColumn="0" w:lastRowFirstColumn="0" w:lastRowLastColumn="0"/>
            </w:pPr>
            <w:r>
              <w:t>pH (rec.)</w:t>
            </w:r>
          </w:p>
        </w:tc>
        <w:tc>
          <w:tcPr>
            <w:tcW w:w="1170" w:type="dxa"/>
            <w:tcPrChange w:id="106" w:author="Geoffrey Day" w:date="2026-05-03T13:49:00Z">
              <w:tcPr>
                <w:tcW w:w="990" w:type="dxa"/>
              </w:tcPr>
            </w:tcPrChange>
          </w:tcPr>
          <w:p w14:paraId="20566453" w14:textId="77777777" w:rsidR="00860731" w:rsidRDefault="00155CDB">
            <w:pPr>
              <w:pStyle w:val="Compact"/>
              <w:cnfStyle w:val="100000000000" w:firstRow="1" w:lastRow="0" w:firstColumn="0" w:lastColumn="0" w:oddVBand="0" w:evenVBand="0" w:oddHBand="0" w:evenHBand="0" w:firstRowFirstColumn="0" w:firstRowLastColumn="0" w:lastRowFirstColumn="0" w:lastRowLastColumn="0"/>
            </w:pPr>
            <w:r>
              <w:t>Key Sentinel Complex</w:t>
            </w:r>
          </w:p>
        </w:tc>
        <w:tc>
          <w:tcPr>
            <w:tcW w:w="1710" w:type="dxa"/>
            <w:tcPrChange w:id="107" w:author="Geoffrey Day" w:date="2026-05-03T13:49:00Z">
              <w:tcPr>
                <w:tcW w:w="990" w:type="dxa"/>
              </w:tcPr>
            </w:tcPrChange>
          </w:tcPr>
          <w:p w14:paraId="2D5378D4" w14:textId="77777777" w:rsidR="00860731" w:rsidRDefault="00155CDB">
            <w:pPr>
              <w:pStyle w:val="Compact"/>
              <w:cnfStyle w:val="100000000000" w:firstRow="1" w:lastRow="0" w:firstColumn="0" w:lastColumn="0" w:oddVBand="0" w:evenVBand="0" w:oddHBand="0" w:evenHBand="0" w:firstRowFirstColumn="0" w:firstRowLastColumn="0" w:lastRowFirstColumn="0" w:lastRowLastColumn="0"/>
            </w:pPr>
            <w:r>
              <w:t>Status</w:t>
            </w:r>
          </w:p>
        </w:tc>
      </w:tr>
      <w:tr w:rsidR="00860731" w14:paraId="11EB4344" w14:textId="77777777" w:rsidTr="005C540E">
        <w:tc>
          <w:tcPr>
            <w:tcW w:w="1170" w:type="dxa"/>
            <w:tcPrChange w:id="108" w:author="Geoffrey Day" w:date="2026-05-03T13:49:00Z">
              <w:tcPr>
                <w:tcW w:w="990" w:type="dxa"/>
              </w:tcPr>
            </w:tcPrChange>
          </w:tcPr>
          <w:p w14:paraId="5634F589" w14:textId="77777777" w:rsidR="00860731" w:rsidRDefault="00155CDB">
            <w:pPr>
              <w:pStyle w:val="Compact"/>
            </w:pPr>
            <w:r>
              <w:t>Narraguagus Rt 193</w:t>
            </w:r>
          </w:p>
        </w:tc>
        <w:tc>
          <w:tcPr>
            <w:tcW w:w="1170" w:type="dxa"/>
            <w:tcPrChange w:id="109" w:author="Geoffrey Day" w:date="2026-05-03T13:49:00Z">
              <w:tcPr>
                <w:tcW w:w="990" w:type="dxa"/>
              </w:tcPr>
            </w:tcPrChange>
          </w:tcPr>
          <w:p w14:paraId="48BC5D10" w14:textId="77777777" w:rsidR="00860731" w:rsidRDefault="00155CDB">
            <w:pPr>
              <w:pStyle w:val="Compact"/>
            </w:pPr>
            <w:r>
              <w:t>19</w:t>
            </w:r>
          </w:p>
        </w:tc>
        <w:tc>
          <w:tcPr>
            <w:tcW w:w="1170" w:type="dxa"/>
            <w:tcPrChange w:id="110" w:author="Geoffrey Day" w:date="2026-05-03T13:49:00Z">
              <w:tcPr>
                <w:tcW w:w="990" w:type="dxa"/>
              </w:tcPr>
            </w:tcPrChange>
          </w:tcPr>
          <w:p w14:paraId="7D4B15E9" w14:textId="77777777" w:rsidR="00860731" w:rsidRDefault="00155CDB">
            <w:pPr>
              <w:pStyle w:val="Compact"/>
            </w:pPr>
            <w:r>
              <w:t>2.16</w:t>
            </w:r>
          </w:p>
        </w:tc>
        <w:tc>
          <w:tcPr>
            <w:tcW w:w="1170" w:type="dxa"/>
            <w:tcPrChange w:id="111" w:author="Geoffrey Day" w:date="2026-05-03T13:49:00Z">
              <w:tcPr>
                <w:tcW w:w="990" w:type="dxa"/>
              </w:tcPr>
            </w:tcPrChange>
          </w:tcPr>
          <w:p w14:paraId="44948973" w14:textId="77777777" w:rsidR="00860731" w:rsidRDefault="00155CDB">
            <w:pPr>
              <w:pStyle w:val="Compact"/>
            </w:pPr>
            <w:r>
              <w:t>117</w:t>
            </w:r>
          </w:p>
        </w:tc>
        <w:tc>
          <w:tcPr>
            <w:tcW w:w="1170" w:type="dxa"/>
            <w:tcPrChange w:id="112" w:author="Geoffrey Day" w:date="2026-05-03T13:49:00Z">
              <w:tcPr>
                <w:tcW w:w="990" w:type="dxa"/>
              </w:tcPr>
            </w:tcPrChange>
          </w:tcPr>
          <w:p w14:paraId="1169D9B8" w14:textId="77777777" w:rsidR="00860731" w:rsidRDefault="00155CDB">
            <w:pPr>
              <w:pStyle w:val="Compact"/>
            </w:pPr>
            <w:r>
              <w:t>3.86</w:t>
            </w:r>
          </w:p>
        </w:tc>
        <w:tc>
          <w:tcPr>
            <w:tcW w:w="1170" w:type="dxa"/>
            <w:tcPrChange w:id="113" w:author="Geoffrey Day" w:date="2026-05-03T13:49:00Z">
              <w:tcPr>
                <w:tcW w:w="990" w:type="dxa"/>
              </w:tcPr>
            </w:tcPrChange>
          </w:tcPr>
          <w:p w14:paraId="24D232A0" w14:textId="77777777" w:rsidR="00860731" w:rsidRDefault="00155CDB">
            <w:pPr>
              <w:pStyle w:val="Compact"/>
            </w:pPr>
            <w:r>
              <w:t>6.25</w:t>
            </w:r>
          </w:p>
        </w:tc>
        <w:tc>
          <w:tcPr>
            <w:tcW w:w="1170" w:type="dxa"/>
            <w:tcPrChange w:id="114" w:author="Geoffrey Day" w:date="2026-05-03T13:49:00Z">
              <w:tcPr>
                <w:tcW w:w="990" w:type="dxa"/>
              </w:tcPr>
            </w:tcPrChange>
          </w:tcPr>
          <w:p w14:paraId="2EECE23E" w14:textId="77777777" w:rsidR="00860731" w:rsidRDefault="00155CDB">
            <w:pPr>
              <w:pStyle w:val="Compact"/>
            </w:pPr>
            <w:r>
              <w:t>Alewife + Atlantic Salmon + Fallfish</w:t>
            </w:r>
          </w:p>
        </w:tc>
        <w:tc>
          <w:tcPr>
            <w:tcW w:w="1710" w:type="dxa"/>
            <w:tcPrChange w:id="115" w:author="Geoffrey Day" w:date="2026-05-03T13:49:00Z">
              <w:tcPr>
                <w:tcW w:w="990" w:type="dxa"/>
              </w:tcPr>
            </w:tcPrChange>
          </w:tcPr>
          <w:p w14:paraId="50B02E41" w14:textId="77777777" w:rsidR="00860731" w:rsidRDefault="00155CDB">
            <w:pPr>
              <w:pStyle w:val="Compact"/>
            </w:pPr>
            <w:r>
              <w:rPr>
                <w:b/>
                <w:bCs/>
              </w:rPr>
              <w:t>Healthy — anadromous hub</w:t>
            </w:r>
          </w:p>
        </w:tc>
      </w:tr>
      <w:tr w:rsidR="00860731" w14:paraId="563765A9" w14:textId="77777777" w:rsidTr="005C540E">
        <w:tc>
          <w:tcPr>
            <w:tcW w:w="1170" w:type="dxa"/>
            <w:tcPrChange w:id="116" w:author="Geoffrey Day" w:date="2026-05-03T13:49:00Z">
              <w:tcPr>
                <w:tcW w:w="990" w:type="dxa"/>
              </w:tcPr>
            </w:tcPrChange>
          </w:tcPr>
          <w:p w14:paraId="09803E68" w14:textId="77777777" w:rsidR="00860731" w:rsidRDefault="00155CDB">
            <w:pPr>
              <w:pStyle w:val="Compact"/>
            </w:pPr>
            <w:r>
              <w:t>West Branch Narraguagus</w:t>
            </w:r>
          </w:p>
        </w:tc>
        <w:tc>
          <w:tcPr>
            <w:tcW w:w="1170" w:type="dxa"/>
            <w:tcPrChange w:id="117" w:author="Geoffrey Day" w:date="2026-05-03T13:49:00Z">
              <w:tcPr>
                <w:tcW w:w="990" w:type="dxa"/>
              </w:tcPr>
            </w:tcPrChange>
          </w:tcPr>
          <w:p w14:paraId="17E6BFD3" w14:textId="77777777" w:rsidR="00860731" w:rsidRDefault="00155CDB">
            <w:pPr>
              <w:pStyle w:val="Compact"/>
            </w:pPr>
            <w:r>
              <w:t>14</w:t>
            </w:r>
          </w:p>
        </w:tc>
        <w:tc>
          <w:tcPr>
            <w:tcW w:w="1170" w:type="dxa"/>
            <w:tcPrChange w:id="118" w:author="Geoffrey Day" w:date="2026-05-03T13:49:00Z">
              <w:tcPr>
                <w:tcW w:w="990" w:type="dxa"/>
              </w:tcPr>
            </w:tcPrChange>
          </w:tcPr>
          <w:p w14:paraId="0A59C34B" w14:textId="77777777" w:rsidR="00860731" w:rsidRDefault="00155CDB">
            <w:pPr>
              <w:pStyle w:val="Compact"/>
            </w:pPr>
            <w:r>
              <w:t>1.94</w:t>
            </w:r>
          </w:p>
        </w:tc>
        <w:tc>
          <w:tcPr>
            <w:tcW w:w="1170" w:type="dxa"/>
            <w:tcPrChange w:id="119" w:author="Geoffrey Day" w:date="2026-05-03T13:49:00Z">
              <w:tcPr>
                <w:tcW w:w="990" w:type="dxa"/>
              </w:tcPr>
            </w:tcPrChange>
          </w:tcPr>
          <w:p w14:paraId="30A5CC38" w14:textId="77777777" w:rsidR="00860731" w:rsidRDefault="00155CDB">
            <w:pPr>
              <w:pStyle w:val="Compact"/>
            </w:pPr>
            <w:r>
              <w:t>201</w:t>
            </w:r>
          </w:p>
        </w:tc>
        <w:tc>
          <w:tcPr>
            <w:tcW w:w="1170" w:type="dxa"/>
            <w:tcPrChange w:id="120" w:author="Geoffrey Day" w:date="2026-05-03T13:49:00Z">
              <w:tcPr>
                <w:tcW w:w="990" w:type="dxa"/>
              </w:tcPr>
            </w:tcPrChange>
          </w:tcPr>
          <w:p w14:paraId="63984E1E" w14:textId="77777777" w:rsidR="00860731" w:rsidRDefault="00155CDB">
            <w:pPr>
              <w:pStyle w:val="Compact"/>
            </w:pPr>
            <w:r>
              <w:t>4.55</w:t>
            </w:r>
          </w:p>
        </w:tc>
        <w:tc>
          <w:tcPr>
            <w:tcW w:w="1170" w:type="dxa"/>
            <w:tcPrChange w:id="121" w:author="Geoffrey Day" w:date="2026-05-03T13:49:00Z">
              <w:tcPr>
                <w:tcW w:w="990" w:type="dxa"/>
              </w:tcPr>
            </w:tcPrChange>
          </w:tcPr>
          <w:p w14:paraId="64F9C391" w14:textId="77777777" w:rsidR="00860731" w:rsidRDefault="00155CDB">
            <w:pPr>
              <w:pStyle w:val="Compact"/>
            </w:pPr>
            <w:r>
              <w:t>5.09</w:t>
            </w:r>
          </w:p>
        </w:tc>
        <w:tc>
          <w:tcPr>
            <w:tcW w:w="1170" w:type="dxa"/>
            <w:tcPrChange w:id="122" w:author="Geoffrey Day" w:date="2026-05-03T13:49:00Z">
              <w:tcPr>
                <w:tcW w:w="990" w:type="dxa"/>
              </w:tcPr>
            </w:tcPrChange>
          </w:tcPr>
          <w:p w14:paraId="5CD07661" w14:textId="77777777" w:rsidR="00860731" w:rsidRDefault="00155CDB">
            <w:pPr>
              <w:pStyle w:val="Compact"/>
            </w:pPr>
            <w:r>
              <w:t>Finescale Dace + Sea Lamprey + diverse diatoms</w:t>
            </w:r>
          </w:p>
        </w:tc>
        <w:tc>
          <w:tcPr>
            <w:tcW w:w="1710" w:type="dxa"/>
            <w:tcPrChange w:id="123" w:author="Geoffrey Day" w:date="2026-05-03T13:49:00Z">
              <w:tcPr>
                <w:tcW w:w="990" w:type="dxa"/>
              </w:tcPr>
            </w:tcPrChange>
          </w:tcPr>
          <w:p w14:paraId="445A45DF" w14:textId="77777777" w:rsidR="00860731" w:rsidRDefault="00155CDB">
            <w:pPr>
              <w:pStyle w:val="Compact"/>
            </w:pPr>
            <w:r>
              <w:rPr>
                <w:b/>
                <w:bCs/>
              </w:rPr>
              <w:t>Healthy — reference condition</w:t>
            </w:r>
          </w:p>
        </w:tc>
      </w:tr>
      <w:tr w:rsidR="00860731" w14:paraId="5B65E72B" w14:textId="77777777" w:rsidTr="005C540E">
        <w:tc>
          <w:tcPr>
            <w:tcW w:w="1170" w:type="dxa"/>
            <w:tcPrChange w:id="124" w:author="Geoffrey Day" w:date="2026-05-03T13:49:00Z">
              <w:tcPr>
                <w:tcW w:w="990" w:type="dxa"/>
              </w:tcPr>
            </w:tcPrChange>
          </w:tcPr>
          <w:p w14:paraId="2643E295" w14:textId="77777777" w:rsidR="00860731" w:rsidRDefault="00155CDB">
            <w:pPr>
              <w:pStyle w:val="Compact"/>
            </w:pPr>
            <w:r>
              <w:t>Crotch Camp Brook</w:t>
            </w:r>
          </w:p>
        </w:tc>
        <w:tc>
          <w:tcPr>
            <w:tcW w:w="1170" w:type="dxa"/>
            <w:tcPrChange w:id="125" w:author="Geoffrey Day" w:date="2026-05-03T13:49:00Z">
              <w:tcPr>
                <w:tcW w:w="990" w:type="dxa"/>
              </w:tcPr>
            </w:tcPrChange>
          </w:tcPr>
          <w:p w14:paraId="15582DF9" w14:textId="77777777" w:rsidR="00860731" w:rsidRDefault="00155CDB">
            <w:pPr>
              <w:pStyle w:val="Compact"/>
            </w:pPr>
            <w:r>
              <w:t>9</w:t>
            </w:r>
          </w:p>
        </w:tc>
        <w:tc>
          <w:tcPr>
            <w:tcW w:w="1170" w:type="dxa"/>
            <w:tcPrChange w:id="126" w:author="Geoffrey Day" w:date="2026-05-03T13:49:00Z">
              <w:tcPr>
                <w:tcW w:w="990" w:type="dxa"/>
              </w:tcPr>
            </w:tcPrChange>
          </w:tcPr>
          <w:p w14:paraId="72E853A4" w14:textId="77777777" w:rsidR="00860731" w:rsidRDefault="00155CDB">
            <w:pPr>
              <w:pStyle w:val="Compact"/>
            </w:pPr>
            <w:r>
              <w:t>1.69</w:t>
            </w:r>
          </w:p>
        </w:tc>
        <w:tc>
          <w:tcPr>
            <w:tcW w:w="1170" w:type="dxa"/>
            <w:tcPrChange w:id="127" w:author="Geoffrey Day" w:date="2026-05-03T13:49:00Z">
              <w:tcPr>
                <w:tcW w:w="990" w:type="dxa"/>
              </w:tcPr>
            </w:tcPrChange>
          </w:tcPr>
          <w:p w14:paraId="55DD9E88" w14:textId="77777777" w:rsidR="00860731" w:rsidRDefault="00155CDB">
            <w:pPr>
              <w:pStyle w:val="Compact"/>
            </w:pPr>
            <w:r>
              <w:t>76</w:t>
            </w:r>
          </w:p>
        </w:tc>
        <w:tc>
          <w:tcPr>
            <w:tcW w:w="1170" w:type="dxa"/>
            <w:tcPrChange w:id="128" w:author="Geoffrey Day" w:date="2026-05-03T13:49:00Z">
              <w:tcPr>
                <w:tcW w:w="990" w:type="dxa"/>
              </w:tcPr>
            </w:tcPrChange>
          </w:tcPr>
          <w:p w14:paraId="3217AD3C" w14:textId="77777777" w:rsidR="00860731" w:rsidRDefault="00155CDB">
            <w:pPr>
              <w:pStyle w:val="Compact"/>
            </w:pPr>
            <w:r>
              <w:t>2.30</w:t>
            </w:r>
          </w:p>
        </w:tc>
        <w:tc>
          <w:tcPr>
            <w:tcW w:w="1170" w:type="dxa"/>
            <w:tcPrChange w:id="129" w:author="Geoffrey Day" w:date="2026-05-03T13:49:00Z">
              <w:tcPr>
                <w:tcW w:w="990" w:type="dxa"/>
              </w:tcPr>
            </w:tcPrChange>
          </w:tcPr>
          <w:p w14:paraId="515DAADE" w14:textId="77777777" w:rsidR="00860731" w:rsidRDefault="00155CDB">
            <w:pPr>
              <w:pStyle w:val="Compact"/>
            </w:pPr>
            <w:r>
              <w:t>5.17</w:t>
            </w:r>
          </w:p>
        </w:tc>
        <w:tc>
          <w:tcPr>
            <w:tcW w:w="1170" w:type="dxa"/>
            <w:tcPrChange w:id="130" w:author="Geoffrey Day" w:date="2026-05-03T13:49:00Z">
              <w:tcPr>
                <w:tcW w:w="990" w:type="dxa"/>
              </w:tcPr>
            </w:tcPrChange>
          </w:tcPr>
          <w:p w14:paraId="1170D8D9" w14:textId="77777777" w:rsidR="00860731" w:rsidRDefault="00155CDB">
            <w:pPr>
              <w:pStyle w:val="Compact"/>
            </w:pPr>
            <w:r>
              <w:t>Synura 74% + Brook Trout</w:t>
            </w:r>
          </w:p>
        </w:tc>
        <w:tc>
          <w:tcPr>
            <w:tcW w:w="1710" w:type="dxa"/>
            <w:tcPrChange w:id="131" w:author="Geoffrey Day" w:date="2026-05-03T13:49:00Z">
              <w:tcPr>
                <w:tcW w:w="990" w:type="dxa"/>
              </w:tcPr>
            </w:tcPrChange>
          </w:tcPr>
          <w:p w14:paraId="313BBA46" w14:textId="77777777" w:rsidR="00860731" w:rsidRDefault="00155CDB">
            <w:pPr>
              <w:pStyle w:val="Compact"/>
            </w:pPr>
            <w:r>
              <w:t>Functional — phosphorus-limited oligotrophic floor</w:t>
            </w:r>
          </w:p>
        </w:tc>
      </w:tr>
      <w:tr w:rsidR="00860731" w14:paraId="37239636" w14:textId="77777777" w:rsidTr="005C540E">
        <w:tc>
          <w:tcPr>
            <w:tcW w:w="1170" w:type="dxa"/>
            <w:tcPrChange w:id="132" w:author="Geoffrey Day" w:date="2026-05-03T13:49:00Z">
              <w:tcPr>
                <w:tcW w:w="990" w:type="dxa"/>
              </w:tcPr>
            </w:tcPrChange>
          </w:tcPr>
          <w:p w14:paraId="6F62515B" w14:textId="77777777" w:rsidR="00860731" w:rsidRDefault="00155CDB">
            <w:pPr>
              <w:pStyle w:val="Compact"/>
            </w:pPr>
            <w:r>
              <w:t>UNT Lane Rd</w:t>
            </w:r>
          </w:p>
        </w:tc>
        <w:tc>
          <w:tcPr>
            <w:tcW w:w="1170" w:type="dxa"/>
            <w:tcPrChange w:id="133" w:author="Geoffrey Day" w:date="2026-05-03T13:49:00Z">
              <w:tcPr>
                <w:tcW w:w="990" w:type="dxa"/>
              </w:tcPr>
            </w:tcPrChange>
          </w:tcPr>
          <w:p w14:paraId="29D8101D" w14:textId="77777777" w:rsidR="00860731" w:rsidRDefault="00155CDB">
            <w:pPr>
              <w:pStyle w:val="Compact"/>
            </w:pPr>
            <w:r>
              <w:t>1</w:t>
            </w:r>
          </w:p>
        </w:tc>
        <w:tc>
          <w:tcPr>
            <w:tcW w:w="1170" w:type="dxa"/>
            <w:tcPrChange w:id="134" w:author="Geoffrey Day" w:date="2026-05-03T13:49:00Z">
              <w:tcPr>
                <w:tcW w:w="990" w:type="dxa"/>
              </w:tcPr>
            </w:tcPrChange>
          </w:tcPr>
          <w:p w14:paraId="60EEEC58" w14:textId="77777777" w:rsidR="00860731" w:rsidRDefault="00155CDB">
            <w:pPr>
              <w:pStyle w:val="Compact"/>
            </w:pPr>
            <w:r>
              <w:t>0.00</w:t>
            </w:r>
          </w:p>
        </w:tc>
        <w:tc>
          <w:tcPr>
            <w:tcW w:w="1170" w:type="dxa"/>
            <w:tcPrChange w:id="135" w:author="Geoffrey Day" w:date="2026-05-03T13:49:00Z">
              <w:tcPr>
                <w:tcW w:w="990" w:type="dxa"/>
              </w:tcPr>
            </w:tcPrChange>
          </w:tcPr>
          <w:p w14:paraId="48EDD492" w14:textId="77777777" w:rsidR="00860731" w:rsidRDefault="00155CDB">
            <w:pPr>
              <w:pStyle w:val="Compact"/>
            </w:pPr>
            <w:r>
              <w:t>77</w:t>
            </w:r>
          </w:p>
        </w:tc>
        <w:tc>
          <w:tcPr>
            <w:tcW w:w="1170" w:type="dxa"/>
            <w:tcPrChange w:id="136" w:author="Geoffrey Day" w:date="2026-05-03T13:49:00Z">
              <w:tcPr>
                <w:tcW w:w="990" w:type="dxa"/>
              </w:tcPr>
            </w:tcPrChange>
          </w:tcPr>
          <w:p w14:paraId="6700AE64" w14:textId="77777777" w:rsidR="00860731" w:rsidRDefault="00155CDB">
            <w:pPr>
              <w:pStyle w:val="Compact"/>
            </w:pPr>
            <w:r>
              <w:t>3.16</w:t>
            </w:r>
          </w:p>
        </w:tc>
        <w:tc>
          <w:tcPr>
            <w:tcW w:w="1170" w:type="dxa"/>
            <w:tcPrChange w:id="137" w:author="Geoffrey Day" w:date="2026-05-03T13:49:00Z">
              <w:tcPr>
                <w:tcW w:w="990" w:type="dxa"/>
              </w:tcPr>
            </w:tcPrChange>
          </w:tcPr>
          <w:p w14:paraId="202F2BDD" w14:textId="77777777" w:rsidR="00860731" w:rsidRDefault="00155CDB">
            <w:pPr>
              <w:pStyle w:val="Compact"/>
            </w:pPr>
            <w:r>
              <w:t>3.73</w:t>
            </w:r>
          </w:p>
        </w:tc>
        <w:tc>
          <w:tcPr>
            <w:tcW w:w="1170" w:type="dxa"/>
            <w:tcPrChange w:id="138" w:author="Geoffrey Day" w:date="2026-05-03T13:49:00Z">
              <w:tcPr>
                <w:tcW w:w="990" w:type="dxa"/>
              </w:tcPr>
            </w:tcPrChange>
          </w:tcPr>
          <w:p w14:paraId="4CB28896" w14:textId="77777777" w:rsidR="00860731" w:rsidRDefault="00155CDB">
            <w:pPr>
              <w:pStyle w:val="Compact"/>
            </w:pPr>
            <w:r>
              <w:t>Eel only + pH 3.73</w:t>
            </w:r>
          </w:p>
        </w:tc>
        <w:tc>
          <w:tcPr>
            <w:tcW w:w="1710" w:type="dxa"/>
            <w:tcPrChange w:id="139" w:author="Geoffrey Day" w:date="2026-05-03T13:49:00Z">
              <w:tcPr>
                <w:tcW w:w="990" w:type="dxa"/>
              </w:tcPr>
            </w:tcPrChange>
          </w:tcPr>
          <w:p w14:paraId="782ED162" w14:textId="77777777" w:rsidR="00860731" w:rsidRDefault="00155CDB">
            <w:pPr>
              <w:pStyle w:val="Compact"/>
            </w:pPr>
            <w:r>
              <w:rPr>
                <w:b/>
                <w:bCs/>
              </w:rPr>
              <w:t>Impaired — p</w:t>
            </w:r>
            <w:r>
              <w:rPr>
                <w:b/>
                <w:bCs/>
              </w:rPr>
              <w:t>H 3.73 — acid exclusion</w:t>
            </w:r>
          </w:p>
        </w:tc>
      </w:tr>
      <w:tr w:rsidR="00860731" w14:paraId="19BCD40E" w14:textId="77777777" w:rsidTr="005C540E">
        <w:tc>
          <w:tcPr>
            <w:tcW w:w="1170" w:type="dxa"/>
            <w:tcPrChange w:id="140" w:author="Geoffrey Day" w:date="2026-05-03T13:49:00Z">
              <w:tcPr>
                <w:tcW w:w="990" w:type="dxa"/>
              </w:tcPr>
            </w:tcPrChange>
          </w:tcPr>
          <w:p w14:paraId="6B4667F6" w14:textId="77777777" w:rsidR="00860731" w:rsidRDefault="00155CDB">
            <w:pPr>
              <w:pStyle w:val="Compact"/>
            </w:pPr>
            <w:r>
              <w:t>McCoy Brook</w:t>
            </w:r>
          </w:p>
        </w:tc>
        <w:tc>
          <w:tcPr>
            <w:tcW w:w="1170" w:type="dxa"/>
            <w:tcPrChange w:id="141" w:author="Geoffrey Day" w:date="2026-05-03T13:49:00Z">
              <w:tcPr>
                <w:tcW w:w="990" w:type="dxa"/>
              </w:tcPr>
            </w:tcPrChange>
          </w:tcPr>
          <w:p w14:paraId="070F3A1D" w14:textId="77777777" w:rsidR="00860731" w:rsidRDefault="00155CDB">
            <w:pPr>
              <w:pStyle w:val="Compact"/>
            </w:pPr>
            <w:r>
              <w:t>1</w:t>
            </w:r>
          </w:p>
        </w:tc>
        <w:tc>
          <w:tcPr>
            <w:tcW w:w="1170" w:type="dxa"/>
            <w:tcPrChange w:id="142" w:author="Geoffrey Day" w:date="2026-05-03T13:49:00Z">
              <w:tcPr>
                <w:tcW w:w="990" w:type="dxa"/>
              </w:tcPr>
            </w:tcPrChange>
          </w:tcPr>
          <w:p w14:paraId="6E3513D1" w14:textId="77777777" w:rsidR="00860731" w:rsidRDefault="00155CDB">
            <w:pPr>
              <w:pStyle w:val="Compact"/>
            </w:pPr>
            <w:r>
              <w:t>0.00</w:t>
            </w:r>
          </w:p>
        </w:tc>
        <w:tc>
          <w:tcPr>
            <w:tcW w:w="1170" w:type="dxa"/>
            <w:tcPrChange w:id="143" w:author="Geoffrey Day" w:date="2026-05-03T13:49:00Z">
              <w:tcPr>
                <w:tcW w:w="990" w:type="dxa"/>
              </w:tcPr>
            </w:tcPrChange>
          </w:tcPr>
          <w:p w14:paraId="05463C5B" w14:textId="77777777" w:rsidR="00860731" w:rsidRDefault="00155CDB">
            <w:pPr>
              <w:pStyle w:val="Compact"/>
            </w:pPr>
            <w:r>
              <w:t>91</w:t>
            </w:r>
          </w:p>
        </w:tc>
        <w:tc>
          <w:tcPr>
            <w:tcW w:w="1170" w:type="dxa"/>
            <w:tcPrChange w:id="144" w:author="Geoffrey Day" w:date="2026-05-03T13:49:00Z">
              <w:tcPr>
                <w:tcW w:w="990" w:type="dxa"/>
              </w:tcPr>
            </w:tcPrChange>
          </w:tcPr>
          <w:p w14:paraId="7286133F" w14:textId="77777777" w:rsidR="00860731" w:rsidRDefault="00155CDB">
            <w:pPr>
              <w:pStyle w:val="Compact"/>
            </w:pPr>
            <w:r>
              <w:t>3.28</w:t>
            </w:r>
          </w:p>
        </w:tc>
        <w:tc>
          <w:tcPr>
            <w:tcW w:w="1170" w:type="dxa"/>
            <w:tcPrChange w:id="145" w:author="Geoffrey Day" w:date="2026-05-03T13:49:00Z">
              <w:tcPr>
                <w:tcW w:w="990" w:type="dxa"/>
              </w:tcPr>
            </w:tcPrChange>
          </w:tcPr>
          <w:p w14:paraId="1C9D4DD4" w14:textId="77777777" w:rsidR="00860731" w:rsidRDefault="00155CDB">
            <w:pPr>
              <w:pStyle w:val="Compact"/>
            </w:pPr>
            <w:r>
              <w:t>3.54</w:t>
            </w:r>
          </w:p>
        </w:tc>
        <w:tc>
          <w:tcPr>
            <w:tcW w:w="1170" w:type="dxa"/>
            <w:tcPrChange w:id="146" w:author="Geoffrey Day" w:date="2026-05-03T13:49:00Z">
              <w:tcPr>
                <w:tcW w:w="990" w:type="dxa"/>
              </w:tcPr>
            </w:tcPrChange>
          </w:tcPr>
          <w:p w14:paraId="59BF6DE5" w14:textId="77777777" w:rsidR="00860731" w:rsidRDefault="00155CDB">
            <w:pPr>
              <w:pStyle w:val="Compact"/>
            </w:pPr>
            <w:r>
              <w:t>Creek Chub + Eunotia + Euglena</w:t>
            </w:r>
          </w:p>
        </w:tc>
        <w:tc>
          <w:tcPr>
            <w:tcW w:w="1710" w:type="dxa"/>
            <w:tcPrChange w:id="147" w:author="Geoffrey Day" w:date="2026-05-03T13:49:00Z">
              <w:tcPr>
                <w:tcW w:w="990" w:type="dxa"/>
              </w:tcPr>
            </w:tcPrChange>
          </w:tcPr>
          <w:p w14:paraId="1FE7C6A8" w14:textId="77777777" w:rsidR="00860731" w:rsidRDefault="00155CDB">
            <w:pPr>
              <w:pStyle w:val="Compact"/>
            </w:pPr>
            <w:r>
              <w:rPr>
                <w:b/>
                <w:bCs/>
              </w:rPr>
              <w:t>Impaired — pH 3.54 — Worcester Peat Mining</w:t>
            </w:r>
          </w:p>
        </w:tc>
      </w:tr>
    </w:tbl>
    <w:p w14:paraId="7C1FD953" w14:textId="77777777" w:rsidR="00860731" w:rsidRDefault="00155CDB">
      <w:pPr>
        <w:pStyle w:val="BodyText"/>
      </w:pPr>
      <w:r>
        <w:t>H(f) ranges from 0.00 (single-species sites) to 2.16. Shannon Diversity of zero does not mean biological death — McCoy Brook has Creek Chub, UNT Lane Rd has Eel — it means the entire detectable fish community is a single species, which is itself an ecologi</w:t>
      </w:r>
      <w:r>
        <w:t>cal signal.</w:t>
      </w:r>
    </w:p>
    <w:p w14:paraId="6CE146DA" w14:textId="77777777" w:rsidR="00860731" w:rsidRDefault="00155CDB">
      <w:pPr>
        <w:pStyle w:val="BodyText"/>
      </w:pPr>
      <w:r>
        <w:lastRenderedPageBreak/>
        <w:t>The Maine gradient runs from severe acid impairment (McCoy Brook, pH 3.54; UNT Lane Rd, pH 3.73) through oligotrophic soft-water limitation (Crotch Camp Brook, pH 5.17) to borderline Brook Trout reproduction conditions (West Branch, pH 5.09) to</w:t>
      </w:r>
      <w:r>
        <w:t xml:space="preserve"> full ecological function with anadromous connectivity (Narraguagus Rt 193, pH 6.25). Acidification is the primary stressor at three of five sites. All detected fish are native. Where chemistry is adequate and ocean connectivity is intact, the system assem</w:t>
      </w:r>
      <w:r>
        <w:t>bles a complete, multi-guild native fish community — from headwater dace to mainstem salmon — on a complex algal foundation.</w:t>
      </w:r>
    </w:p>
    <w:p w14:paraId="19680339" w14:textId="77777777" w:rsidR="00860731" w:rsidRDefault="00155CDB">
      <w:r>
        <w:pict w14:anchorId="4EF8FAC7">
          <v:rect id="_x0000_i1034" style="width:0;height:1.5pt" o:hralign="center" o:hrstd="t" o:hr="t"/>
        </w:pict>
      </w:r>
    </w:p>
    <w:p w14:paraId="46505615" w14:textId="77777777" w:rsidR="00860731" w:rsidRDefault="00155CDB">
      <w:pPr>
        <w:pStyle w:val="Heading2"/>
      </w:pPr>
      <w:bookmarkStart w:id="148" w:name="detailed-species-detection-table"/>
      <w:bookmarkEnd w:id="96"/>
      <w:r>
        <w:t>Detailed Species Detection Table</w:t>
      </w:r>
    </w:p>
    <w:p w14:paraId="13033C32" w14:textId="77777777" w:rsidR="00860731" w:rsidRDefault="00155CDB">
      <w:pPr>
        <w:pStyle w:val="FirstParagraph"/>
      </w:pPr>
      <w:r>
        <w:t>All five Narraguagus/Deblois sites. Read counts are fish-only (Actinopteri) unless noted. Percen</w:t>
      </w:r>
      <w:r>
        <w:t xml:space="preserve">tages are per-site (reads ÷ total Actinopteri reads at that site). Site codes: </w:t>
      </w:r>
      <w:r>
        <w:rPr>
          <w:b/>
          <w:bCs/>
        </w:rPr>
        <w:t>SF</w:t>
      </w:r>
      <w:r>
        <w:t xml:space="preserve"> = West Branch @ Sprague’s Falls (n = 28,465); </w:t>
      </w:r>
      <w:r>
        <w:rPr>
          <w:b/>
          <w:bCs/>
        </w:rPr>
        <w:t>CC</w:t>
      </w:r>
      <w:r>
        <w:t xml:space="preserve"> = Crotch Camp Creek (n = 35,496); </w:t>
      </w:r>
      <w:r>
        <w:rPr>
          <w:b/>
          <w:bCs/>
        </w:rPr>
        <w:t>UNT</w:t>
      </w:r>
      <w:r>
        <w:t xml:space="preserve"> = UNT Lane Rd Deblois (n = 426); </w:t>
      </w:r>
      <w:r>
        <w:rPr>
          <w:b/>
          <w:bCs/>
        </w:rPr>
        <w:t>MB</w:t>
      </w:r>
      <w:r>
        <w:t xml:space="preserve"> = McCoy Brook (n = 5,841); </w:t>
      </w:r>
      <w:r>
        <w:rPr>
          <w:b/>
          <w:bCs/>
        </w:rPr>
        <w:t>R193</w:t>
      </w:r>
      <w:r>
        <w:t xml:space="preserve"> = Narraguagus Rt 19</w:t>
      </w:r>
      <w:r>
        <w:t>3 (n = 40,026). Dash (—) = not detected. Multiple ESVs for the same taxon are summed. Match % reflects the highest-scoring ESV.</w:t>
      </w:r>
    </w:p>
    <w:tbl>
      <w:tblPr>
        <w:tblStyle w:val="Table"/>
        <w:tblW w:w="6346" w:type="pct"/>
        <w:tblInd w:w="-270" w:type="dxa"/>
        <w:tblLayout w:type="fixed"/>
        <w:tblLook w:val="0020" w:firstRow="1" w:lastRow="0" w:firstColumn="0" w:lastColumn="0" w:noHBand="0" w:noVBand="0"/>
        <w:tblPrChange w:id="149" w:author="Geoffrey Day" w:date="2026-05-03T13:53:00Z">
          <w:tblPr>
            <w:tblStyle w:val="Table"/>
            <w:tblW w:w="5000" w:type="pct"/>
            <w:tblLayout w:type="fixed"/>
            <w:tblLook w:val="0020" w:firstRow="1" w:lastRow="0" w:firstColumn="0" w:lastColumn="0" w:noHBand="0" w:noVBand="0"/>
          </w:tblPr>
        </w:tblPrChange>
      </w:tblPr>
      <w:tblGrid>
        <w:gridCol w:w="1980"/>
        <w:gridCol w:w="1621"/>
        <w:gridCol w:w="1040"/>
        <w:gridCol w:w="1040"/>
        <w:gridCol w:w="1040"/>
        <w:gridCol w:w="1040"/>
        <w:gridCol w:w="1300"/>
        <w:gridCol w:w="928"/>
        <w:gridCol w:w="1891"/>
        <w:tblGridChange w:id="150">
          <w:tblGrid>
            <w:gridCol w:w="780"/>
            <w:gridCol w:w="1040"/>
            <w:gridCol w:w="1040"/>
            <w:gridCol w:w="1040"/>
            <w:gridCol w:w="1040"/>
            <w:gridCol w:w="1040"/>
            <w:gridCol w:w="1300"/>
            <w:gridCol w:w="1300"/>
            <w:gridCol w:w="780"/>
          </w:tblGrid>
        </w:tblGridChange>
      </w:tblGrid>
      <w:tr w:rsidR="00860731" w14:paraId="69277FF3" w14:textId="77777777" w:rsidTr="00CC7439">
        <w:trPr>
          <w:cnfStyle w:val="100000000000" w:firstRow="1" w:lastRow="0" w:firstColumn="0" w:lastColumn="0" w:oddVBand="0" w:evenVBand="0" w:oddHBand="0" w:evenHBand="0" w:firstRowFirstColumn="0" w:firstRowLastColumn="0" w:lastRowFirstColumn="0" w:lastRowLastColumn="0"/>
          <w:tblHeader/>
          <w:trPrChange w:id="151" w:author="Geoffrey Day" w:date="2026-05-03T13:53:00Z">
            <w:trPr>
              <w:tblHeader/>
            </w:trPr>
          </w:trPrChange>
        </w:trPr>
        <w:tc>
          <w:tcPr>
            <w:tcW w:w="1980" w:type="dxa"/>
            <w:tcPrChange w:id="152" w:author="Geoffrey Day" w:date="2026-05-03T13:53:00Z">
              <w:tcPr>
                <w:tcW w:w="660" w:type="dxa"/>
              </w:tcPr>
            </w:tcPrChange>
          </w:tcPr>
          <w:p w14:paraId="7E291876" w14:textId="77777777" w:rsidR="00860731" w:rsidRPr="00CC7439" w:rsidRDefault="00155CDB">
            <w:pPr>
              <w:pStyle w:val="Compact"/>
              <w:cnfStyle w:val="100000000000" w:firstRow="1" w:lastRow="0" w:firstColumn="0" w:lastColumn="0" w:oddVBand="0" w:evenVBand="0" w:oddHBand="0" w:evenHBand="0" w:firstRowFirstColumn="0" w:firstRowLastColumn="0" w:lastRowFirstColumn="0" w:lastRowLastColumn="0"/>
              <w:rPr>
                <w:sz w:val="22"/>
                <w:szCs w:val="22"/>
                <w:rPrChange w:id="153" w:author="Geoffrey Day" w:date="2026-05-03T13:54:00Z">
                  <w:rPr/>
                </w:rPrChange>
              </w:rPr>
            </w:pPr>
            <w:r w:rsidRPr="00CC7439">
              <w:rPr>
                <w:sz w:val="22"/>
                <w:szCs w:val="22"/>
                <w:rPrChange w:id="154" w:author="Geoffrey Day" w:date="2026-05-03T13:54:00Z">
                  <w:rPr/>
                </w:rPrChange>
              </w:rPr>
              <w:t>Taxon</w:t>
            </w:r>
          </w:p>
        </w:tc>
        <w:tc>
          <w:tcPr>
            <w:tcW w:w="1621" w:type="dxa"/>
            <w:tcPrChange w:id="155" w:author="Geoffrey Day" w:date="2026-05-03T13:53:00Z">
              <w:tcPr>
                <w:tcW w:w="880" w:type="dxa"/>
              </w:tcPr>
            </w:tcPrChange>
          </w:tcPr>
          <w:p w14:paraId="099C5FF4" w14:textId="77777777" w:rsidR="00860731" w:rsidRPr="00CC7439" w:rsidRDefault="00155CDB">
            <w:pPr>
              <w:pStyle w:val="Compact"/>
              <w:jc w:val="right"/>
              <w:cnfStyle w:val="100000000000" w:firstRow="1" w:lastRow="0" w:firstColumn="0" w:lastColumn="0" w:oddVBand="0" w:evenVBand="0" w:oddHBand="0" w:evenHBand="0" w:firstRowFirstColumn="0" w:firstRowLastColumn="0" w:lastRowFirstColumn="0" w:lastRowLastColumn="0"/>
              <w:rPr>
                <w:sz w:val="22"/>
                <w:szCs w:val="22"/>
                <w:rPrChange w:id="156" w:author="Geoffrey Day" w:date="2026-05-03T13:54:00Z">
                  <w:rPr/>
                </w:rPrChange>
              </w:rPr>
            </w:pPr>
            <w:r w:rsidRPr="00CC7439">
              <w:rPr>
                <w:sz w:val="22"/>
                <w:szCs w:val="22"/>
                <w:rPrChange w:id="157" w:author="Geoffrey Day" w:date="2026-05-03T13:54:00Z">
                  <w:rPr/>
                </w:rPrChange>
              </w:rPr>
              <w:t>SF</w:t>
            </w:r>
          </w:p>
        </w:tc>
        <w:tc>
          <w:tcPr>
            <w:tcW w:w="1040" w:type="dxa"/>
            <w:tcPrChange w:id="158" w:author="Geoffrey Day" w:date="2026-05-03T13:53:00Z">
              <w:tcPr>
                <w:tcW w:w="880" w:type="dxa"/>
              </w:tcPr>
            </w:tcPrChange>
          </w:tcPr>
          <w:p w14:paraId="4F19DB7F" w14:textId="77777777" w:rsidR="00860731" w:rsidRPr="00CC7439" w:rsidRDefault="00155CDB">
            <w:pPr>
              <w:pStyle w:val="Compact"/>
              <w:jc w:val="right"/>
              <w:cnfStyle w:val="100000000000" w:firstRow="1" w:lastRow="0" w:firstColumn="0" w:lastColumn="0" w:oddVBand="0" w:evenVBand="0" w:oddHBand="0" w:evenHBand="0" w:firstRowFirstColumn="0" w:firstRowLastColumn="0" w:lastRowFirstColumn="0" w:lastRowLastColumn="0"/>
              <w:rPr>
                <w:sz w:val="22"/>
                <w:szCs w:val="22"/>
                <w:rPrChange w:id="159" w:author="Geoffrey Day" w:date="2026-05-03T13:54:00Z">
                  <w:rPr/>
                </w:rPrChange>
              </w:rPr>
            </w:pPr>
            <w:r w:rsidRPr="00CC7439">
              <w:rPr>
                <w:sz w:val="22"/>
                <w:szCs w:val="22"/>
                <w:rPrChange w:id="160" w:author="Geoffrey Day" w:date="2026-05-03T13:54:00Z">
                  <w:rPr/>
                </w:rPrChange>
              </w:rPr>
              <w:t>CC</w:t>
            </w:r>
          </w:p>
        </w:tc>
        <w:tc>
          <w:tcPr>
            <w:tcW w:w="1040" w:type="dxa"/>
            <w:tcPrChange w:id="161" w:author="Geoffrey Day" w:date="2026-05-03T13:53:00Z">
              <w:tcPr>
                <w:tcW w:w="880" w:type="dxa"/>
              </w:tcPr>
            </w:tcPrChange>
          </w:tcPr>
          <w:p w14:paraId="2E067865" w14:textId="77777777" w:rsidR="00860731" w:rsidRPr="00CC7439" w:rsidRDefault="00155CDB">
            <w:pPr>
              <w:pStyle w:val="Compact"/>
              <w:jc w:val="right"/>
              <w:cnfStyle w:val="100000000000" w:firstRow="1" w:lastRow="0" w:firstColumn="0" w:lastColumn="0" w:oddVBand="0" w:evenVBand="0" w:oddHBand="0" w:evenHBand="0" w:firstRowFirstColumn="0" w:firstRowLastColumn="0" w:lastRowFirstColumn="0" w:lastRowLastColumn="0"/>
              <w:rPr>
                <w:sz w:val="22"/>
                <w:szCs w:val="22"/>
                <w:rPrChange w:id="162" w:author="Geoffrey Day" w:date="2026-05-03T13:54:00Z">
                  <w:rPr/>
                </w:rPrChange>
              </w:rPr>
            </w:pPr>
            <w:r w:rsidRPr="00CC7439">
              <w:rPr>
                <w:sz w:val="22"/>
                <w:szCs w:val="22"/>
                <w:rPrChange w:id="163" w:author="Geoffrey Day" w:date="2026-05-03T13:54:00Z">
                  <w:rPr/>
                </w:rPrChange>
              </w:rPr>
              <w:t>UNT</w:t>
            </w:r>
          </w:p>
        </w:tc>
        <w:tc>
          <w:tcPr>
            <w:tcW w:w="1040" w:type="dxa"/>
            <w:tcPrChange w:id="164" w:author="Geoffrey Day" w:date="2026-05-03T13:53:00Z">
              <w:tcPr>
                <w:tcW w:w="880" w:type="dxa"/>
              </w:tcPr>
            </w:tcPrChange>
          </w:tcPr>
          <w:p w14:paraId="49458BB0" w14:textId="77777777" w:rsidR="00860731" w:rsidRPr="00CC7439" w:rsidRDefault="00155CDB">
            <w:pPr>
              <w:pStyle w:val="Compact"/>
              <w:jc w:val="right"/>
              <w:cnfStyle w:val="100000000000" w:firstRow="1" w:lastRow="0" w:firstColumn="0" w:lastColumn="0" w:oddVBand="0" w:evenVBand="0" w:oddHBand="0" w:evenHBand="0" w:firstRowFirstColumn="0" w:firstRowLastColumn="0" w:lastRowFirstColumn="0" w:lastRowLastColumn="0"/>
              <w:rPr>
                <w:sz w:val="22"/>
                <w:szCs w:val="22"/>
                <w:rPrChange w:id="165" w:author="Geoffrey Day" w:date="2026-05-03T13:54:00Z">
                  <w:rPr/>
                </w:rPrChange>
              </w:rPr>
            </w:pPr>
            <w:r w:rsidRPr="00CC7439">
              <w:rPr>
                <w:sz w:val="22"/>
                <w:szCs w:val="22"/>
                <w:rPrChange w:id="166" w:author="Geoffrey Day" w:date="2026-05-03T13:54:00Z">
                  <w:rPr/>
                </w:rPrChange>
              </w:rPr>
              <w:t>MB</w:t>
            </w:r>
          </w:p>
        </w:tc>
        <w:tc>
          <w:tcPr>
            <w:tcW w:w="1040" w:type="dxa"/>
            <w:tcPrChange w:id="167" w:author="Geoffrey Day" w:date="2026-05-03T13:53:00Z">
              <w:tcPr>
                <w:tcW w:w="880" w:type="dxa"/>
              </w:tcPr>
            </w:tcPrChange>
          </w:tcPr>
          <w:p w14:paraId="0C0CC658" w14:textId="77777777" w:rsidR="00860731" w:rsidRPr="00CC7439" w:rsidRDefault="00155CDB">
            <w:pPr>
              <w:pStyle w:val="Compact"/>
              <w:jc w:val="right"/>
              <w:cnfStyle w:val="100000000000" w:firstRow="1" w:lastRow="0" w:firstColumn="0" w:lastColumn="0" w:oddVBand="0" w:evenVBand="0" w:oddHBand="0" w:evenHBand="0" w:firstRowFirstColumn="0" w:firstRowLastColumn="0" w:lastRowFirstColumn="0" w:lastRowLastColumn="0"/>
              <w:rPr>
                <w:sz w:val="22"/>
                <w:szCs w:val="22"/>
                <w:rPrChange w:id="168" w:author="Geoffrey Day" w:date="2026-05-03T13:54:00Z">
                  <w:rPr/>
                </w:rPrChange>
              </w:rPr>
            </w:pPr>
            <w:r w:rsidRPr="00CC7439">
              <w:rPr>
                <w:sz w:val="22"/>
                <w:szCs w:val="22"/>
                <w:rPrChange w:id="169" w:author="Geoffrey Day" w:date="2026-05-03T13:54:00Z">
                  <w:rPr/>
                </w:rPrChange>
              </w:rPr>
              <w:t>R193</w:t>
            </w:r>
          </w:p>
        </w:tc>
        <w:tc>
          <w:tcPr>
            <w:tcW w:w="1300" w:type="dxa"/>
            <w:tcPrChange w:id="170" w:author="Geoffrey Day" w:date="2026-05-03T13:53:00Z">
              <w:tcPr>
                <w:tcW w:w="1100" w:type="dxa"/>
              </w:tcPr>
            </w:tcPrChange>
          </w:tcPr>
          <w:p w14:paraId="6121C48E" w14:textId="77777777" w:rsidR="00860731" w:rsidRPr="00CC7439" w:rsidRDefault="00155CDB">
            <w:pPr>
              <w:pStyle w:val="Compact"/>
              <w:jc w:val="center"/>
              <w:cnfStyle w:val="100000000000" w:firstRow="1" w:lastRow="0" w:firstColumn="0" w:lastColumn="0" w:oddVBand="0" w:evenVBand="0" w:oddHBand="0" w:evenHBand="0" w:firstRowFirstColumn="0" w:firstRowLastColumn="0" w:lastRowFirstColumn="0" w:lastRowLastColumn="0"/>
              <w:rPr>
                <w:sz w:val="22"/>
                <w:szCs w:val="22"/>
                <w:rPrChange w:id="171" w:author="Geoffrey Day" w:date="2026-05-03T13:54:00Z">
                  <w:rPr/>
                </w:rPrChange>
              </w:rPr>
            </w:pPr>
            <w:r w:rsidRPr="00CC7439">
              <w:rPr>
                <w:sz w:val="22"/>
                <w:szCs w:val="22"/>
                <w:rPrChange w:id="172" w:author="Geoffrey Day" w:date="2026-05-03T13:54:00Z">
                  <w:rPr/>
                </w:rPrChange>
              </w:rPr>
              <w:t>Match</w:t>
            </w:r>
          </w:p>
        </w:tc>
        <w:tc>
          <w:tcPr>
            <w:tcW w:w="928" w:type="dxa"/>
            <w:tcPrChange w:id="173" w:author="Geoffrey Day" w:date="2026-05-03T13:53:00Z">
              <w:tcPr>
                <w:tcW w:w="1100" w:type="dxa"/>
              </w:tcPr>
            </w:tcPrChange>
          </w:tcPr>
          <w:p w14:paraId="677E6A54" w14:textId="77777777" w:rsidR="00860731" w:rsidRPr="00CC7439" w:rsidRDefault="00155CDB">
            <w:pPr>
              <w:pStyle w:val="Compact"/>
              <w:jc w:val="center"/>
              <w:cnfStyle w:val="100000000000" w:firstRow="1" w:lastRow="0" w:firstColumn="0" w:lastColumn="0" w:oddVBand="0" w:evenVBand="0" w:oddHBand="0" w:evenHBand="0" w:firstRowFirstColumn="0" w:firstRowLastColumn="0" w:lastRowFirstColumn="0" w:lastRowLastColumn="0"/>
              <w:rPr>
                <w:sz w:val="22"/>
                <w:szCs w:val="22"/>
                <w:rPrChange w:id="174" w:author="Geoffrey Day" w:date="2026-05-03T13:54:00Z">
                  <w:rPr/>
                </w:rPrChange>
              </w:rPr>
            </w:pPr>
            <w:r w:rsidRPr="00CC7439">
              <w:rPr>
                <w:sz w:val="22"/>
                <w:szCs w:val="22"/>
                <w:rPrChange w:id="175" w:author="Geoffrey Day" w:date="2026-05-03T13:54:00Z">
                  <w:rPr/>
                </w:rPrChange>
              </w:rPr>
              <w:t># Spp</w:t>
            </w:r>
          </w:p>
        </w:tc>
        <w:tc>
          <w:tcPr>
            <w:tcW w:w="1891" w:type="dxa"/>
            <w:tcPrChange w:id="176" w:author="Geoffrey Day" w:date="2026-05-03T13:53:00Z">
              <w:tcPr>
                <w:tcW w:w="660" w:type="dxa"/>
              </w:tcPr>
            </w:tcPrChange>
          </w:tcPr>
          <w:p w14:paraId="77C2042F" w14:textId="77777777" w:rsidR="00860731" w:rsidRPr="00CC7439" w:rsidRDefault="00155CDB">
            <w:pPr>
              <w:pStyle w:val="Compact"/>
              <w:cnfStyle w:val="100000000000" w:firstRow="1" w:lastRow="0" w:firstColumn="0" w:lastColumn="0" w:oddVBand="0" w:evenVBand="0" w:oddHBand="0" w:evenHBand="0" w:firstRowFirstColumn="0" w:firstRowLastColumn="0" w:lastRowFirstColumn="0" w:lastRowLastColumn="0"/>
              <w:rPr>
                <w:sz w:val="22"/>
                <w:szCs w:val="22"/>
                <w:rPrChange w:id="177" w:author="Geoffrey Day" w:date="2026-05-03T13:54:00Z">
                  <w:rPr/>
                </w:rPrChange>
              </w:rPr>
            </w:pPr>
            <w:r w:rsidRPr="00CC7439">
              <w:rPr>
                <w:sz w:val="22"/>
                <w:szCs w:val="22"/>
                <w:rPrChange w:id="178" w:author="Geoffrey Day" w:date="2026-05-03T13:54:00Z">
                  <w:rPr/>
                </w:rPrChange>
              </w:rPr>
              <w:t>Notes</w:t>
            </w:r>
          </w:p>
        </w:tc>
      </w:tr>
      <w:tr w:rsidR="00860731" w14:paraId="2F9D0504" w14:textId="77777777" w:rsidTr="00CC7439">
        <w:tc>
          <w:tcPr>
            <w:tcW w:w="1980" w:type="dxa"/>
            <w:tcPrChange w:id="179" w:author="Geoffrey Day" w:date="2026-05-03T13:53:00Z">
              <w:tcPr>
                <w:tcW w:w="660" w:type="dxa"/>
              </w:tcPr>
            </w:tcPrChange>
          </w:tcPr>
          <w:p w14:paraId="2B64774D" w14:textId="77777777" w:rsidR="00860731" w:rsidRPr="00CC7439" w:rsidRDefault="00155CDB">
            <w:pPr>
              <w:pStyle w:val="Compact"/>
              <w:rPr>
                <w:sz w:val="22"/>
                <w:szCs w:val="22"/>
                <w:rPrChange w:id="180" w:author="Geoffrey Day" w:date="2026-05-03T13:54:00Z">
                  <w:rPr/>
                </w:rPrChange>
              </w:rPr>
            </w:pPr>
            <w:r w:rsidRPr="00CC7439">
              <w:rPr>
                <w:b/>
                <w:bCs/>
                <w:sz w:val="22"/>
                <w:szCs w:val="22"/>
                <w:rPrChange w:id="181" w:author="Geoffrey Day" w:date="2026-05-03T13:54:00Z">
                  <w:rPr>
                    <w:b/>
                    <w:bCs/>
                  </w:rPr>
                </w:rPrChange>
              </w:rPr>
              <w:t>SENTINEL — SALMONIDS</w:t>
            </w:r>
          </w:p>
        </w:tc>
        <w:tc>
          <w:tcPr>
            <w:tcW w:w="1621" w:type="dxa"/>
            <w:tcPrChange w:id="182" w:author="Geoffrey Day" w:date="2026-05-03T13:53:00Z">
              <w:tcPr>
                <w:tcW w:w="880" w:type="dxa"/>
              </w:tcPr>
            </w:tcPrChange>
          </w:tcPr>
          <w:p w14:paraId="48419FA3" w14:textId="77777777" w:rsidR="00860731" w:rsidRPr="00CC7439" w:rsidRDefault="00860731">
            <w:pPr>
              <w:pStyle w:val="Compact"/>
              <w:rPr>
                <w:sz w:val="22"/>
                <w:szCs w:val="22"/>
                <w:rPrChange w:id="183" w:author="Geoffrey Day" w:date="2026-05-03T13:54:00Z">
                  <w:rPr/>
                </w:rPrChange>
              </w:rPr>
            </w:pPr>
          </w:p>
        </w:tc>
        <w:tc>
          <w:tcPr>
            <w:tcW w:w="1040" w:type="dxa"/>
            <w:tcPrChange w:id="184" w:author="Geoffrey Day" w:date="2026-05-03T13:53:00Z">
              <w:tcPr>
                <w:tcW w:w="880" w:type="dxa"/>
              </w:tcPr>
            </w:tcPrChange>
          </w:tcPr>
          <w:p w14:paraId="189601D1" w14:textId="77777777" w:rsidR="00860731" w:rsidRPr="00CC7439" w:rsidRDefault="00860731">
            <w:pPr>
              <w:pStyle w:val="Compact"/>
              <w:rPr>
                <w:sz w:val="22"/>
                <w:szCs w:val="22"/>
                <w:rPrChange w:id="185" w:author="Geoffrey Day" w:date="2026-05-03T13:54:00Z">
                  <w:rPr/>
                </w:rPrChange>
              </w:rPr>
            </w:pPr>
          </w:p>
        </w:tc>
        <w:tc>
          <w:tcPr>
            <w:tcW w:w="1040" w:type="dxa"/>
            <w:tcPrChange w:id="186" w:author="Geoffrey Day" w:date="2026-05-03T13:53:00Z">
              <w:tcPr>
                <w:tcW w:w="880" w:type="dxa"/>
              </w:tcPr>
            </w:tcPrChange>
          </w:tcPr>
          <w:p w14:paraId="4DD05AFC" w14:textId="77777777" w:rsidR="00860731" w:rsidRPr="00CC7439" w:rsidRDefault="00860731">
            <w:pPr>
              <w:pStyle w:val="Compact"/>
              <w:rPr>
                <w:sz w:val="22"/>
                <w:szCs w:val="22"/>
                <w:rPrChange w:id="187" w:author="Geoffrey Day" w:date="2026-05-03T13:54:00Z">
                  <w:rPr/>
                </w:rPrChange>
              </w:rPr>
            </w:pPr>
          </w:p>
        </w:tc>
        <w:tc>
          <w:tcPr>
            <w:tcW w:w="1040" w:type="dxa"/>
            <w:tcPrChange w:id="188" w:author="Geoffrey Day" w:date="2026-05-03T13:53:00Z">
              <w:tcPr>
                <w:tcW w:w="880" w:type="dxa"/>
              </w:tcPr>
            </w:tcPrChange>
          </w:tcPr>
          <w:p w14:paraId="4D3F47E5" w14:textId="77777777" w:rsidR="00860731" w:rsidRPr="00CC7439" w:rsidRDefault="00860731">
            <w:pPr>
              <w:pStyle w:val="Compact"/>
              <w:rPr>
                <w:sz w:val="22"/>
                <w:szCs w:val="22"/>
                <w:rPrChange w:id="189" w:author="Geoffrey Day" w:date="2026-05-03T13:54:00Z">
                  <w:rPr/>
                </w:rPrChange>
              </w:rPr>
            </w:pPr>
          </w:p>
        </w:tc>
        <w:tc>
          <w:tcPr>
            <w:tcW w:w="1040" w:type="dxa"/>
            <w:tcPrChange w:id="190" w:author="Geoffrey Day" w:date="2026-05-03T13:53:00Z">
              <w:tcPr>
                <w:tcW w:w="880" w:type="dxa"/>
              </w:tcPr>
            </w:tcPrChange>
          </w:tcPr>
          <w:p w14:paraId="0FB5E793" w14:textId="77777777" w:rsidR="00860731" w:rsidRPr="00CC7439" w:rsidRDefault="00860731">
            <w:pPr>
              <w:pStyle w:val="Compact"/>
              <w:rPr>
                <w:sz w:val="22"/>
                <w:szCs w:val="22"/>
                <w:rPrChange w:id="191" w:author="Geoffrey Day" w:date="2026-05-03T13:54:00Z">
                  <w:rPr/>
                </w:rPrChange>
              </w:rPr>
            </w:pPr>
          </w:p>
        </w:tc>
        <w:tc>
          <w:tcPr>
            <w:tcW w:w="1300" w:type="dxa"/>
            <w:tcPrChange w:id="192" w:author="Geoffrey Day" w:date="2026-05-03T13:53:00Z">
              <w:tcPr>
                <w:tcW w:w="1100" w:type="dxa"/>
              </w:tcPr>
            </w:tcPrChange>
          </w:tcPr>
          <w:p w14:paraId="50819B8A" w14:textId="77777777" w:rsidR="00860731" w:rsidRPr="00CC7439" w:rsidRDefault="00860731">
            <w:pPr>
              <w:pStyle w:val="Compact"/>
              <w:rPr>
                <w:sz w:val="22"/>
                <w:szCs w:val="22"/>
                <w:rPrChange w:id="193" w:author="Geoffrey Day" w:date="2026-05-03T13:54:00Z">
                  <w:rPr/>
                </w:rPrChange>
              </w:rPr>
            </w:pPr>
          </w:p>
        </w:tc>
        <w:tc>
          <w:tcPr>
            <w:tcW w:w="928" w:type="dxa"/>
            <w:tcPrChange w:id="194" w:author="Geoffrey Day" w:date="2026-05-03T13:53:00Z">
              <w:tcPr>
                <w:tcW w:w="1100" w:type="dxa"/>
              </w:tcPr>
            </w:tcPrChange>
          </w:tcPr>
          <w:p w14:paraId="1738CC43" w14:textId="77777777" w:rsidR="00860731" w:rsidRPr="00CC7439" w:rsidRDefault="00860731">
            <w:pPr>
              <w:pStyle w:val="Compact"/>
              <w:rPr>
                <w:sz w:val="22"/>
                <w:szCs w:val="22"/>
                <w:rPrChange w:id="195" w:author="Geoffrey Day" w:date="2026-05-03T13:54:00Z">
                  <w:rPr/>
                </w:rPrChange>
              </w:rPr>
            </w:pPr>
          </w:p>
        </w:tc>
        <w:tc>
          <w:tcPr>
            <w:tcW w:w="1891" w:type="dxa"/>
            <w:tcPrChange w:id="196" w:author="Geoffrey Day" w:date="2026-05-03T13:53:00Z">
              <w:tcPr>
                <w:tcW w:w="660" w:type="dxa"/>
              </w:tcPr>
            </w:tcPrChange>
          </w:tcPr>
          <w:p w14:paraId="7900D29F" w14:textId="77777777" w:rsidR="00860731" w:rsidRPr="00CC7439" w:rsidRDefault="00860731">
            <w:pPr>
              <w:pStyle w:val="Compact"/>
              <w:rPr>
                <w:sz w:val="22"/>
                <w:szCs w:val="22"/>
                <w:rPrChange w:id="197" w:author="Geoffrey Day" w:date="2026-05-03T13:54:00Z">
                  <w:rPr/>
                </w:rPrChange>
              </w:rPr>
            </w:pPr>
          </w:p>
        </w:tc>
      </w:tr>
      <w:tr w:rsidR="00860731" w14:paraId="216BC323" w14:textId="77777777" w:rsidTr="00CC7439">
        <w:tc>
          <w:tcPr>
            <w:tcW w:w="1980" w:type="dxa"/>
            <w:tcPrChange w:id="198" w:author="Geoffrey Day" w:date="2026-05-03T13:53:00Z">
              <w:tcPr>
                <w:tcW w:w="660" w:type="dxa"/>
              </w:tcPr>
            </w:tcPrChange>
          </w:tcPr>
          <w:p w14:paraId="35D6299E" w14:textId="77777777" w:rsidR="00860731" w:rsidRPr="00CC7439" w:rsidRDefault="00155CDB">
            <w:pPr>
              <w:pStyle w:val="Compact"/>
              <w:rPr>
                <w:sz w:val="22"/>
                <w:szCs w:val="22"/>
                <w:rPrChange w:id="199" w:author="Geoffrey Day" w:date="2026-05-03T13:54:00Z">
                  <w:rPr/>
                </w:rPrChange>
              </w:rPr>
            </w:pPr>
            <w:r w:rsidRPr="00CC7439">
              <w:rPr>
                <w:i/>
                <w:iCs/>
                <w:sz w:val="22"/>
                <w:szCs w:val="22"/>
                <w:rPrChange w:id="200" w:author="Geoffrey Day" w:date="2026-05-03T13:54:00Z">
                  <w:rPr>
                    <w:i/>
                    <w:iCs/>
                  </w:rPr>
                </w:rPrChange>
              </w:rPr>
              <w:t>Salvelinus</w:t>
            </w:r>
            <w:r w:rsidRPr="00CC7439">
              <w:rPr>
                <w:sz w:val="22"/>
                <w:szCs w:val="22"/>
                <w:rPrChange w:id="201" w:author="Geoffrey Day" w:date="2026-05-03T13:54:00Z">
                  <w:rPr/>
                </w:rPrChange>
              </w:rPr>
              <w:t xml:space="preserve"> spp. (Brook Trout)</w:t>
            </w:r>
          </w:p>
        </w:tc>
        <w:tc>
          <w:tcPr>
            <w:tcW w:w="1621" w:type="dxa"/>
            <w:tcPrChange w:id="202" w:author="Geoffrey Day" w:date="2026-05-03T13:53:00Z">
              <w:tcPr>
                <w:tcW w:w="880" w:type="dxa"/>
              </w:tcPr>
            </w:tcPrChange>
          </w:tcPr>
          <w:p w14:paraId="740770F5" w14:textId="77777777" w:rsidR="00860731" w:rsidRPr="00CC7439" w:rsidRDefault="00155CDB">
            <w:pPr>
              <w:pStyle w:val="Compact"/>
              <w:jc w:val="right"/>
              <w:rPr>
                <w:sz w:val="22"/>
                <w:szCs w:val="22"/>
                <w:rPrChange w:id="203" w:author="Geoffrey Day" w:date="2026-05-03T13:54:00Z">
                  <w:rPr/>
                </w:rPrChange>
              </w:rPr>
            </w:pPr>
            <w:r w:rsidRPr="00CC7439">
              <w:rPr>
                <w:sz w:val="22"/>
                <w:szCs w:val="22"/>
                <w:rPrChange w:id="204" w:author="Geoffrey Day" w:date="2026-05-03T13:54:00Z">
                  <w:rPr/>
                </w:rPrChange>
              </w:rPr>
              <w:t>538 (1.9%)</w:t>
            </w:r>
          </w:p>
        </w:tc>
        <w:tc>
          <w:tcPr>
            <w:tcW w:w="1040" w:type="dxa"/>
            <w:tcPrChange w:id="205" w:author="Geoffrey Day" w:date="2026-05-03T13:53:00Z">
              <w:tcPr>
                <w:tcW w:w="880" w:type="dxa"/>
              </w:tcPr>
            </w:tcPrChange>
          </w:tcPr>
          <w:p w14:paraId="5C8549AF" w14:textId="77777777" w:rsidR="00860731" w:rsidRPr="00CC7439" w:rsidRDefault="00155CDB">
            <w:pPr>
              <w:pStyle w:val="Compact"/>
              <w:jc w:val="right"/>
              <w:rPr>
                <w:sz w:val="22"/>
                <w:szCs w:val="22"/>
                <w:rPrChange w:id="206" w:author="Geoffrey Day" w:date="2026-05-03T13:54:00Z">
                  <w:rPr/>
                </w:rPrChange>
              </w:rPr>
            </w:pPr>
            <w:r w:rsidRPr="00CC7439">
              <w:rPr>
                <w:sz w:val="22"/>
                <w:szCs w:val="22"/>
                <w:rPrChange w:id="207" w:author="Geoffrey Day" w:date="2026-05-03T13:54:00Z">
                  <w:rPr/>
                </w:rPrChange>
              </w:rPr>
              <w:t>5,992 (16.9%)</w:t>
            </w:r>
          </w:p>
        </w:tc>
        <w:tc>
          <w:tcPr>
            <w:tcW w:w="1040" w:type="dxa"/>
            <w:tcPrChange w:id="208" w:author="Geoffrey Day" w:date="2026-05-03T13:53:00Z">
              <w:tcPr>
                <w:tcW w:w="880" w:type="dxa"/>
              </w:tcPr>
            </w:tcPrChange>
          </w:tcPr>
          <w:p w14:paraId="0068A0F6" w14:textId="77777777" w:rsidR="00860731" w:rsidRPr="00CC7439" w:rsidRDefault="00155CDB">
            <w:pPr>
              <w:pStyle w:val="Compact"/>
              <w:jc w:val="right"/>
              <w:rPr>
                <w:sz w:val="22"/>
                <w:szCs w:val="22"/>
                <w:rPrChange w:id="209" w:author="Geoffrey Day" w:date="2026-05-03T13:54:00Z">
                  <w:rPr/>
                </w:rPrChange>
              </w:rPr>
            </w:pPr>
            <w:r w:rsidRPr="00CC7439">
              <w:rPr>
                <w:sz w:val="22"/>
                <w:szCs w:val="22"/>
                <w:rPrChange w:id="210" w:author="Geoffrey Day" w:date="2026-05-03T13:54:00Z">
                  <w:rPr/>
                </w:rPrChange>
              </w:rPr>
              <w:t>—</w:t>
            </w:r>
          </w:p>
        </w:tc>
        <w:tc>
          <w:tcPr>
            <w:tcW w:w="1040" w:type="dxa"/>
            <w:tcPrChange w:id="211" w:author="Geoffrey Day" w:date="2026-05-03T13:53:00Z">
              <w:tcPr>
                <w:tcW w:w="880" w:type="dxa"/>
              </w:tcPr>
            </w:tcPrChange>
          </w:tcPr>
          <w:p w14:paraId="48F39D70" w14:textId="77777777" w:rsidR="00860731" w:rsidRPr="00CC7439" w:rsidRDefault="00155CDB">
            <w:pPr>
              <w:pStyle w:val="Compact"/>
              <w:jc w:val="right"/>
              <w:rPr>
                <w:sz w:val="22"/>
                <w:szCs w:val="22"/>
                <w:rPrChange w:id="212" w:author="Geoffrey Day" w:date="2026-05-03T13:54:00Z">
                  <w:rPr/>
                </w:rPrChange>
              </w:rPr>
            </w:pPr>
            <w:r w:rsidRPr="00CC7439">
              <w:rPr>
                <w:sz w:val="22"/>
                <w:szCs w:val="22"/>
                <w:rPrChange w:id="213" w:author="Geoffrey Day" w:date="2026-05-03T13:54:00Z">
                  <w:rPr/>
                </w:rPrChange>
              </w:rPr>
              <w:t>—</w:t>
            </w:r>
          </w:p>
        </w:tc>
        <w:tc>
          <w:tcPr>
            <w:tcW w:w="1040" w:type="dxa"/>
            <w:tcPrChange w:id="214" w:author="Geoffrey Day" w:date="2026-05-03T13:53:00Z">
              <w:tcPr>
                <w:tcW w:w="880" w:type="dxa"/>
              </w:tcPr>
            </w:tcPrChange>
          </w:tcPr>
          <w:p w14:paraId="44EBA1A3" w14:textId="77777777" w:rsidR="00860731" w:rsidRPr="00CC7439" w:rsidRDefault="00155CDB">
            <w:pPr>
              <w:pStyle w:val="Compact"/>
              <w:jc w:val="right"/>
              <w:rPr>
                <w:sz w:val="22"/>
                <w:szCs w:val="22"/>
                <w:rPrChange w:id="215" w:author="Geoffrey Day" w:date="2026-05-03T13:54:00Z">
                  <w:rPr/>
                </w:rPrChange>
              </w:rPr>
            </w:pPr>
            <w:r w:rsidRPr="00CC7439">
              <w:rPr>
                <w:sz w:val="22"/>
                <w:szCs w:val="22"/>
                <w:rPrChange w:id="216" w:author="Geoffrey Day" w:date="2026-05-03T13:54:00Z">
                  <w:rPr/>
                </w:rPrChange>
              </w:rPr>
              <w:t>—</w:t>
            </w:r>
          </w:p>
        </w:tc>
        <w:tc>
          <w:tcPr>
            <w:tcW w:w="1300" w:type="dxa"/>
            <w:tcPrChange w:id="217" w:author="Geoffrey Day" w:date="2026-05-03T13:53:00Z">
              <w:tcPr>
                <w:tcW w:w="1100" w:type="dxa"/>
              </w:tcPr>
            </w:tcPrChange>
          </w:tcPr>
          <w:p w14:paraId="1EA4CB2D" w14:textId="77777777" w:rsidR="00860731" w:rsidRPr="00CC7439" w:rsidRDefault="00155CDB">
            <w:pPr>
              <w:pStyle w:val="Compact"/>
              <w:jc w:val="center"/>
              <w:rPr>
                <w:sz w:val="22"/>
                <w:szCs w:val="22"/>
                <w:rPrChange w:id="218" w:author="Geoffrey Day" w:date="2026-05-03T13:54:00Z">
                  <w:rPr/>
                </w:rPrChange>
              </w:rPr>
            </w:pPr>
            <w:r w:rsidRPr="00CC7439">
              <w:rPr>
                <w:sz w:val="22"/>
                <w:szCs w:val="22"/>
                <w:rPrChange w:id="219" w:author="Geoffrey Day" w:date="2026-05-03T13:54:00Z">
                  <w:rPr/>
                </w:rPrChange>
              </w:rPr>
              <w:t>100%</w:t>
            </w:r>
          </w:p>
        </w:tc>
        <w:tc>
          <w:tcPr>
            <w:tcW w:w="928" w:type="dxa"/>
            <w:tcPrChange w:id="220" w:author="Geoffrey Day" w:date="2026-05-03T13:53:00Z">
              <w:tcPr>
                <w:tcW w:w="1100" w:type="dxa"/>
              </w:tcPr>
            </w:tcPrChange>
          </w:tcPr>
          <w:p w14:paraId="33133279" w14:textId="77777777" w:rsidR="00860731" w:rsidRPr="00CC7439" w:rsidRDefault="00155CDB">
            <w:pPr>
              <w:pStyle w:val="Compact"/>
              <w:jc w:val="center"/>
              <w:rPr>
                <w:sz w:val="22"/>
                <w:szCs w:val="22"/>
                <w:rPrChange w:id="221" w:author="Geoffrey Day" w:date="2026-05-03T13:54:00Z">
                  <w:rPr/>
                </w:rPrChange>
              </w:rPr>
            </w:pPr>
            <w:r w:rsidRPr="00CC7439">
              <w:rPr>
                <w:sz w:val="22"/>
                <w:szCs w:val="22"/>
                <w:rPrChange w:id="222" w:author="Geoffrey Day" w:date="2026-05-03T13:54:00Z">
                  <w:rPr/>
                </w:rPrChange>
              </w:rPr>
              <w:t>3</w:t>
            </w:r>
          </w:p>
        </w:tc>
        <w:tc>
          <w:tcPr>
            <w:tcW w:w="1891" w:type="dxa"/>
            <w:tcPrChange w:id="223" w:author="Geoffrey Day" w:date="2026-05-03T13:53:00Z">
              <w:tcPr>
                <w:tcW w:w="660" w:type="dxa"/>
              </w:tcPr>
            </w:tcPrChange>
          </w:tcPr>
          <w:p w14:paraId="02841D7C" w14:textId="77777777" w:rsidR="00860731" w:rsidRPr="00CC7439" w:rsidRDefault="00155CDB">
            <w:pPr>
              <w:pStyle w:val="Compact"/>
              <w:rPr>
                <w:sz w:val="22"/>
                <w:szCs w:val="22"/>
                <w:rPrChange w:id="224" w:author="Geoffrey Day" w:date="2026-05-03T13:54:00Z">
                  <w:rPr/>
                </w:rPrChange>
              </w:rPr>
            </w:pPr>
            <w:r w:rsidRPr="00CC7439">
              <w:rPr>
                <w:sz w:val="22"/>
                <w:szCs w:val="22"/>
                <w:rPrChange w:id="225" w:author="Geoffrey Day" w:date="2026-05-03T13:54:00Z">
                  <w:rPr/>
                </w:rPrChange>
              </w:rPr>
              <w:t>3-way tie: Brook Trout / Lake Trout / Arctic Char. Geography strongly favors Brook Trout at both sites.</w:t>
            </w:r>
          </w:p>
        </w:tc>
      </w:tr>
      <w:tr w:rsidR="00860731" w14:paraId="6C333F8D" w14:textId="77777777" w:rsidTr="00CC7439">
        <w:tc>
          <w:tcPr>
            <w:tcW w:w="1980" w:type="dxa"/>
            <w:tcPrChange w:id="226" w:author="Geoffrey Day" w:date="2026-05-03T13:53:00Z">
              <w:tcPr>
                <w:tcW w:w="660" w:type="dxa"/>
              </w:tcPr>
            </w:tcPrChange>
          </w:tcPr>
          <w:p w14:paraId="3E29EC2F" w14:textId="77777777" w:rsidR="00860731" w:rsidRPr="00CC7439" w:rsidRDefault="00155CDB">
            <w:pPr>
              <w:pStyle w:val="Compact"/>
              <w:rPr>
                <w:sz w:val="22"/>
                <w:szCs w:val="22"/>
                <w:rPrChange w:id="227" w:author="Geoffrey Day" w:date="2026-05-03T13:54:00Z">
                  <w:rPr/>
                </w:rPrChange>
              </w:rPr>
            </w:pPr>
            <w:r w:rsidRPr="00CC7439">
              <w:rPr>
                <w:i/>
                <w:iCs/>
                <w:sz w:val="22"/>
                <w:szCs w:val="22"/>
                <w:rPrChange w:id="228" w:author="Geoffrey Day" w:date="2026-05-03T13:54:00Z">
                  <w:rPr>
                    <w:i/>
                    <w:iCs/>
                  </w:rPr>
                </w:rPrChange>
              </w:rPr>
              <w:t>Salmo salar</w:t>
            </w:r>
            <w:r w:rsidRPr="00CC7439">
              <w:rPr>
                <w:sz w:val="22"/>
                <w:szCs w:val="22"/>
                <w:rPrChange w:id="229" w:author="Geoffrey Day" w:date="2026-05-03T13:54:00Z">
                  <w:rPr/>
                </w:rPrChange>
              </w:rPr>
              <w:t xml:space="preserve"> (Atlantic Salmon)</w:t>
            </w:r>
          </w:p>
        </w:tc>
        <w:tc>
          <w:tcPr>
            <w:tcW w:w="1621" w:type="dxa"/>
            <w:tcPrChange w:id="230" w:author="Geoffrey Day" w:date="2026-05-03T13:53:00Z">
              <w:tcPr>
                <w:tcW w:w="880" w:type="dxa"/>
              </w:tcPr>
            </w:tcPrChange>
          </w:tcPr>
          <w:p w14:paraId="6956A914" w14:textId="77777777" w:rsidR="00860731" w:rsidRPr="00CC7439" w:rsidRDefault="00155CDB">
            <w:pPr>
              <w:pStyle w:val="Compact"/>
              <w:jc w:val="right"/>
              <w:rPr>
                <w:sz w:val="22"/>
                <w:szCs w:val="22"/>
                <w:rPrChange w:id="231" w:author="Geoffrey Day" w:date="2026-05-03T13:54:00Z">
                  <w:rPr/>
                </w:rPrChange>
              </w:rPr>
            </w:pPr>
            <w:r w:rsidRPr="00CC7439">
              <w:rPr>
                <w:sz w:val="22"/>
                <w:szCs w:val="22"/>
                <w:rPrChange w:id="232" w:author="Geoffrey Day" w:date="2026-05-03T13:54:00Z">
                  <w:rPr/>
                </w:rPrChange>
              </w:rPr>
              <w:t>—</w:t>
            </w:r>
          </w:p>
        </w:tc>
        <w:tc>
          <w:tcPr>
            <w:tcW w:w="1040" w:type="dxa"/>
            <w:tcPrChange w:id="233" w:author="Geoffrey Day" w:date="2026-05-03T13:53:00Z">
              <w:tcPr>
                <w:tcW w:w="880" w:type="dxa"/>
              </w:tcPr>
            </w:tcPrChange>
          </w:tcPr>
          <w:p w14:paraId="3CA15495" w14:textId="77777777" w:rsidR="00860731" w:rsidRPr="00CC7439" w:rsidRDefault="00155CDB">
            <w:pPr>
              <w:pStyle w:val="Compact"/>
              <w:jc w:val="right"/>
              <w:rPr>
                <w:sz w:val="22"/>
                <w:szCs w:val="22"/>
                <w:rPrChange w:id="234" w:author="Geoffrey Day" w:date="2026-05-03T13:54:00Z">
                  <w:rPr/>
                </w:rPrChange>
              </w:rPr>
            </w:pPr>
            <w:r w:rsidRPr="00CC7439">
              <w:rPr>
                <w:sz w:val="22"/>
                <w:szCs w:val="22"/>
                <w:rPrChange w:id="235" w:author="Geoffrey Day" w:date="2026-05-03T13:54:00Z">
                  <w:rPr/>
                </w:rPrChange>
              </w:rPr>
              <w:t>—</w:t>
            </w:r>
          </w:p>
        </w:tc>
        <w:tc>
          <w:tcPr>
            <w:tcW w:w="1040" w:type="dxa"/>
            <w:tcPrChange w:id="236" w:author="Geoffrey Day" w:date="2026-05-03T13:53:00Z">
              <w:tcPr>
                <w:tcW w:w="880" w:type="dxa"/>
              </w:tcPr>
            </w:tcPrChange>
          </w:tcPr>
          <w:p w14:paraId="1436BCB0" w14:textId="77777777" w:rsidR="00860731" w:rsidRPr="00CC7439" w:rsidRDefault="00155CDB">
            <w:pPr>
              <w:pStyle w:val="Compact"/>
              <w:jc w:val="right"/>
              <w:rPr>
                <w:sz w:val="22"/>
                <w:szCs w:val="22"/>
                <w:rPrChange w:id="237" w:author="Geoffrey Day" w:date="2026-05-03T13:54:00Z">
                  <w:rPr/>
                </w:rPrChange>
              </w:rPr>
            </w:pPr>
            <w:r w:rsidRPr="00CC7439">
              <w:rPr>
                <w:sz w:val="22"/>
                <w:szCs w:val="22"/>
                <w:rPrChange w:id="238" w:author="Geoffrey Day" w:date="2026-05-03T13:54:00Z">
                  <w:rPr/>
                </w:rPrChange>
              </w:rPr>
              <w:t>—</w:t>
            </w:r>
          </w:p>
        </w:tc>
        <w:tc>
          <w:tcPr>
            <w:tcW w:w="1040" w:type="dxa"/>
            <w:tcPrChange w:id="239" w:author="Geoffrey Day" w:date="2026-05-03T13:53:00Z">
              <w:tcPr>
                <w:tcW w:w="880" w:type="dxa"/>
              </w:tcPr>
            </w:tcPrChange>
          </w:tcPr>
          <w:p w14:paraId="12F15646" w14:textId="77777777" w:rsidR="00860731" w:rsidRPr="00CC7439" w:rsidRDefault="00155CDB">
            <w:pPr>
              <w:pStyle w:val="Compact"/>
              <w:jc w:val="right"/>
              <w:rPr>
                <w:sz w:val="22"/>
                <w:szCs w:val="22"/>
                <w:rPrChange w:id="240" w:author="Geoffrey Day" w:date="2026-05-03T13:54:00Z">
                  <w:rPr/>
                </w:rPrChange>
              </w:rPr>
            </w:pPr>
            <w:r w:rsidRPr="00CC7439">
              <w:rPr>
                <w:sz w:val="22"/>
                <w:szCs w:val="22"/>
                <w:rPrChange w:id="241" w:author="Geoffrey Day" w:date="2026-05-03T13:54:00Z">
                  <w:rPr/>
                </w:rPrChange>
              </w:rPr>
              <w:t>—</w:t>
            </w:r>
          </w:p>
        </w:tc>
        <w:tc>
          <w:tcPr>
            <w:tcW w:w="1040" w:type="dxa"/>
            <w:tcPrChange w:id="242" w:author="Geoffrey Day" w:date="2026-05-03T13:53:00Z">
              <w:tcPr>
                <w:tcW w:w="880" w:type="dxa"/>
              </w:tcPr>
            </w:tcPrChange>
          </w:tcPr>
          <w:p w14:paraId="4F8786F5" w14:textId="77777777" w:rsidR="00860731" w:rsidRPr="00CC7439" w:rsidRDefault="00155CDB">
            <w:pPr>
              <w:pStyle w:val="Compact"/>
              <w:jc w:val="right"/>
              <w:rPr>
                <w:sz w:val="22"/>
                <w:szCs w:val="22"/>
                <w:rPrChange w:id="243" w:author="Geoffrey Day" w:date="2026-05-03T13:54:00Z">
                  <w:rPr/>
                </w:rPrChange>
              </w:rPr>
            </w:pPr>
            <w:r w:rsidRPr="00CC7439">
              <w:rPr>
                <w:sz w:val="22"/>
                <w:szCs w:val="22"/>
                <w:rPrChange w:id="244" w:author="Geoffrey Day" w:date="2026-05-03T13:54:00Z">
                  <w:rPr/>
                </w:rPrChange>
              </w:rPr>
              <w:t>110 (0.3%)</w:t>
            </w:r>
          </w:p>
        </w:tc>
        <w:tc>
          <w:tcPr>
            <w:tcW w:w="1300" w:type="dxa"/>
            <w:tcPrChange w:id="245" w:author="Geoffrey Day" w:date="2026-05-03T13:53:00Z">
              <w:tcPr>
                <w:tcW w:w="1100" w:type="dxa"/>
              </w:tcPr>
            </w:tcPrChange>
          </w:tcPr>
          <w:p w14:paraId="1D514271" w14:textId="77777777" w:rsidR="00860731" w:rsidRPr="00CC7439" w:rsidRDefault="00155CDB">
            <w:pPr>
              <w:pStyle w:val="Compact"/>
              <w:jc w:val="center"/>
              <w:rPr>
                <w:sz w:val="22"/>
                <w:szCs w:val="22"/>
                <w:rPrChange w:id="246" w:author="Geoffrey Day" w:date="2026-05-03T13:54:00Z">
                  <w:rPr/>
                </w:rPrChange>
              </w:rPr>
            </w:pPr>
            <w:r w:rsidRPr="00CC7439">
              <w:rPr>
                <w:sz w:val="22"/>
                <w:szCs w:val="22"/>
                <w:rPrChange w:id="247" w:author="Geoffrey Day" w:date="2026-05-03T13:54:00Z">
                  <w:rPr/>
                </w:rPrChange>
              </w:rPr>
              <w:t>100%</w:t>
            </w:r>
          </w:p>
        </w:tc>
        <w:tc>
          <w:tcPr>
            <w:tcW w:w="928" w:type="dxa"/>
            <w:tcPrChange w:id="248" w:author="Geoffrey Day" w:date="2026-05-03T13:53:00Z">
              <w:tcPr>
                <w:tcW w:w="1100" w:type="dxa"/>
              </w:tcPr>
            </w:tcPrChange>
          </w:tcPr>
          <w:p w14:paraId="516EAFEF" w14:textId="77777777" w:rsidR="00860731" w:rsidRPr="00CC7439" w:rsidRDefault="00155CDB">
            <w:pPr>
              <w:pStyle w:val="Compact"/>
              <w:jc w:val="center"/>
              <w:rPr>
                <w:sz w:val="22"/>
                <w:szCs w:val="22"/>
                <w:rPrChange w:id="249" w:author="Geoffrey Day" w:date="2026-05-03T13:54:00Z">
                  <w:rPr/>
                </w:rPrChange>
              </w:rPr>
            </w:pPr>
            <w:r w:rsidRPr="00CC7439">
              <w:rPr>
                <w:sz w:val="22"/>
                <w:szCs w:val="22"/>
                <w:rPrChange w:id="250" w:author="Geoffrey Day" w:date="2026-05-03T13:54:00Z">
                  <w:rPr/>
                </w:rPrChange>
              </w:rPr>
              <w:t>1</w:t>
            </w:r>
          </w:p>
        </w:tc>
        <w:tc>
          <w:tcPr>
            <w:tcW w:w="1891" w:type="dxa"/>
            <w:tcPrChange w:id="251" w:author="Geoffrey Day" w:date="2026-05-03T13:53:00Z">
              <w:tcPr>
                <w:tcW w:w="660" w:type="dxa"/>
              </w:tcPr>
            </w:tcPrChange>
          </w:tcPr>
          <w:p w14:paraId="1E603739" w14:textId="77777777" w:rsidR="00860731" w:rsidRPr="00CC7439" w:rsidRDefault="00155CDB">
            <w:pPr>
              <w:pStyle w:val="Compact"/>
              <w:rPr>
                <w:sz w:val="22"/>
                <w:szCs w:val="22"/>
                <w:rPrChange w:id="252" w:author="Geoffrey Day" w:date="2026-05-03T13:54:00Z">
                  <w:rPr/>
                </w:rPrChange>
              </w:rPr>
            </w:pPr>
            <w:r w:rsidRPr="00CC7439">
              <w:rPr>
                <w:sz w:val="22"/>
                <w:szCs w:val="22"/>
                <w:rPrChange w:id="253" w:author="Geoffrey Day" w:date="2026-05-03T13:54:00Z">
                  <w:rPr/>
                </w:rPrChange>
              </w:rPr>
              <w:t>Gulf of Maine DPS; federally endangered. Single ESV, unambiguous mat</w:t>
            </w:r>
            <w:r w:rsidRPr="00CC7439">
              <w:rPr>
                <w:sz w:val="22"/>
                <w:szCs w:val="22"/>
                <w:rPrChange w:id="254" w:author="Geoffrey Day" w:date="2026-05-03T13:54:00Z">
                  <w:rPr/>
                </w:rPrChange>
              </w:rPr>
              <w:t>ch.</w:t>
            </w:r>
          </w:p>
        </w:tc>
      </w:tr>
      <w:tr w:rsidR="00860731" w14:paraId="6E5418B4" w14:textId="77777777" w:rsidTr="00CC7439">
        <w:tc>
          <w:tcPr>
            <w:tcW w:w="1980" w:type="dxa"/>
            <w:tcPrChange w:id="255" w:author="Geoffrey Day" w:date="2026-05-03T13:53:00Z">
              <w:tcPr>
                <w:tcW w:w="660" w:type="dxa"/>
              </w:tcPr>
            </w:tcPrChange>
          </w:tcPr>
          <w:p w14:paraId="0519E6C2" w14:textId="77777777" w:rsidR="00860731" w:rsidRPr="00CC7439" w:rsidRDefault="00155CDB">
            <w:pPr>
              <w:pStyle w:val="Compact"/>
              <w:rPr>
                <w:sz w:val="22"/>
                <w:szCs w:val="22"/>
                <w:rPrChange w:id="256" w:author="Geoffrey Day" w:date="2026-05-03T13:54:00Z">
                  <w:rPr/>
                </w:rPrChange>
              </w:rPr>
            </w:pPr>
            <w:r w:rsidRPr="00CC7439">
              <w:rPr>
                <w:b/>
                <w:bCs/>
                <w:sz w:val="22"/>
                <w:szCs w:val="22"/>
                <w:rPrChange w:id="257" w:author="Geoffrey Day" w:date="2026-05-03T13:54:00Z">
                  <w:rPr>
                    <w:b/>
                    <w:bCs/>
                  </w:rPr>
                </w:rPrChange>
              </w:rPr>
              <w:t>ANADROMOUS SPECIES</w:t>
            </w:r>
          </w:p>
        </w:tc>
        <w:tc>
          <w:tcPr>
            <w:tcW w:w="1621" w:type="dxa"/>
            <w:tcPrChange w:id="258" w:author="Geoffrey Day" w:date="2026-05-03T13:53:00Z">
              <w:tcPr>
                <w:tcW w:w="880" w:type="dxa"/>
              </w:tcPr>
            </w:tcPrChange>
          </w:tcPr>
          <w:p w14:paraId="4DB64E8F" w14:textId="77777777" w:rsidR="00860731" w:rsidRPr="00CC7439" w:rsidRDefault="00860731">
            <w:pPr>
              <w:pStyle w:val="Compact"/>
              <w:rPr>
                <w:sz w:val="22"/>
                <w:szCs w:val="22"/>
                <w:rPrChange w:id="259" w:author="Geoffrey Day" w:date="2026-05-03T13:54:00Z">
                  <w:rPr/>
                </w:rPrChange>
              </w:rPr>
            </w:pPr>
          </w:p>
        </w:tc>
        <w:tc>
          <w:tcPr>
            <w:tcW w:w="1040" w:type="dxa"/>
            <w:tcPrChange w:id="260" w:author="Geoffrey Day" w:date="2026-05-03T13:53:00Z">
              <w:tcPr>
                <w:tcW w:w="880" w:type="dxa"/>
              </w:tcPr>
            </w:tcPrChange>
          </w:tcPr>
          <w:p w14:paraId="65F0929F" w14:textId="77777777" w:rsidR="00860731" w:rsidRPr="00CC7439" w:rsidRDefault="00860731">
            <w:pPr>
              <w:pStyle w:val="Compact"/>
              <w:rPr>
                <w:sz w:val="22"/>
                <w:szCs w:val="22"/>
                <w:rPrChange w:id="261" w:author="Geoffrey Day" w:date="2026-05-03T13:54:00Z">
                  <w:rPr/>
                </w:rPrChange>
              </w:rPr>
            </w:pPr>
          </w:p>
        </w:tc>
        <w:tc>
          <w:tcPr>
            <w:tcW w:w="1040" w:type="dxa"/>
            <w:tcPrChange w:id="262" w:author="Geoffrey Day" w:date="2026-05-03T13:53:00Z">
              <w:tcPr>
                <w:tcW w:w="880" w:type="dxa"/>
              </w:tcPr>
            </w:tcPrChange>
          </w:tcPr>
          <w:p w14:paraId="5935D353" w14:textId="77777777" w:rsidR="00860731" w:rsidRPr="00CC7439" w:rsidRDefault="00860731">
            <w:pPr>
              <w:pStyle w:val="Compact"/>
              <w:rPr>
                <w:sz w:val="22"/>
                <w:szCs w:val="22"/>
                <w:rPrChange w:id="263" w:author="Geoffrey Day" w:date="2026-05-03T13:54:00Z">
                  <w:rPr/>
                </w:rPrChange>
              </w:rPr>
            </w:pPr>
          </w:p>
        </w:tc>
        <w:tc>
          <w:tcPr>
            <w:tcW w:w="1040" w:type="dxa"/>
            <w:tcPrChange w:id="264" w:author="Geoffrey Day" w:date="2026-05-03T13:53:00Z">
              <w:tcPr>
                <w:tcW w:w="880" w:type="dxa"/>
              </w:tcPr>
            </w:tcPrChange>
          </w:tcPr>
          <w:p w14:paraId="00F8F0C5" w14:textId="77777777" w:rsidR="00860731" w:rsidRPr="00CC7439" w:rsidRDefault="00860731">
            <w:pPr>
              <w:pStyle w:val="Compact"/>
              <w:rPr>
                <w:sz w:val="22"/>
                <w:szCs w:val="22"/>
                <w:rPrChange w:id="265" w:author="Geoffrey Day" w:date="2026-05-03T13:54:00Z">
                  <w:rPr/>
                </w:rPrChange>
              </w:rPr>
            </w:pPr>
          </w:p>
        </w:tc>
        <w:tc>
          <w:tcPr>
            <w:tcW w:w="1040" w:type="dxa"/>
            <w:tcPrChange w:id="266" w:author="Geoffrey Day" w:date="2026-05-03T13:53:00Z">
              <w:tcPr>
                <w:tcW w:w="880" w:type="dxa"/>
              </w:tcPr>
            </w:tcPrChange>
          </w:tcPr>
          <w:p w14:paraId="69397255" w14:textId="77777777" w:rsidR="00860731" w:rsidRPr="00CC7439" w:rsidRDefault="00860731">
            <w:pPr>
              <w:pStyle w:val="Compact"/>
              <w:rPr>
                <w:sz w:val="22"/>
                <w:szCs w:val="22"/>
                <w:rPrChange w:id="267" w:author="Geoffrey Day" w:date="2026-05-03T13:54:00Z">
                  <w:rPr/>
                </w:rPrChange>
              </w:rPr>
            </w:pPr>
          </w:p>
        </w:tc>
        <w:tc>
          <w:tcPr>
            <w:tcW w:w="1300" w:type="dxa"/>
            <w:tcPrChange w:id="268" w:author="Geoffrey Day" w:date="2026-05-03T13:53:00Z">
              <w:tcPr>
                <w:tcW w:w="1100" w:type="dxa"/>
              </w:tcPr>
            </w:tcPrChange>
          </w:tcPr>
          <w:p w14:paraId="5BE40CA2" w14:textId="77777777" w:rsidR="00860731" w:rsidRPr="00CC7439" w:rsidRDefault="00860731">
            <w:pPr>
              <w:pStyle w:val="Compact"/>
              <w:rPr>
                <w:sz w:val="22"/>
                <w:szCs w:val="22"/>
                <w:rPrChange w:id="269" w:author="Geoffrey Day" w:date="2026-05-03T13:54:00Z">
                  <w:rPr/>
                </w:rPrChange>
              </w:rPr>
            </w:pPr>
          </w:p>
        </w:tc>
        <w:tc>
          <w:tcPr>
            <w:tcW w:w="928" w:type="dxa"/>
            <w:tcPrChange w:id="270" w:author="Geoffrey Day" w:date="2026-05-03T13:53:00Z">
              <w:tcPr>
                <w:tcW w:w="1100" w:type="dxa"/>
              </w:tcPr>
            </w:tcPrChange>
          </w:tcPr>
          <w:p w14:paraId="56C57B6A" w14:textId="77777777" w:rsidR="00860731" w:rsidRPr="00CC7439" w:rsidRDefault="00860731">
            <w:pPr>
              <w:pStyle w:val="Compact"/>
              <w:rPr>
                <w:sz w:val="22"/>
                <w:szCs w:val="22"/>
                <w:rPrChange w:id="271" w:author="Geoffrey Day" w:date="2026-05-03T13:54:00Z">
                  <w:rPr/>
                </w:rPrChange>
              </w:rPr>
            </w:pPr>
          </w:p>
        </w:tc>
        <w:tc>
          <w:tcPr>
            <w:tcW w:w="1891" w:type="dxa"/>
            <w:tcPrChange w:id="272" w:author="Geoffrey Day" w:date="2026-05-03T13:53:00Z">
              <w:tcPr>
                <w:tcW w:w="660" w:type="dxa"/>
              </w:tcPr>
            </w:tcPrChange>
          </w:tcPr>
          <w:p w14:paraId="711C862B" w14:textId="77777777" w:rsidR="00860731" w:rsidRPr="00CC7439" w:rsidRDefault="00860731">
            <w:pPr>
              <w:pStyle w:val="Compact"/>
              <w:rPr>
                <w:sz w:val="22"/>
                <w:szCs w:val="22"/>
                <w:rPrChange w:id="273" w:author="Geoffrey Day" w:date="2026-05-03T13:54:00Z">
                  <w:rPr/>
                </w:rPrChange>
              </w:rPr>
            </w:pPr>
          </w:p>
        </w:tc>
      </w:tr>
      <w:tr w:rsidR="00860731" w14:paraId="1092BBE0" w14:textId="77777777" w:rsidTr="00CC7439">
        <w:tc>
          <w:tcPr>
            <w:tcW w:w="1980" w:type="dxa"/>
            <w:tcPrChange w:id="274" w:author="Geoffrey Day" w:date="2026-05-03T13:53:00Z">
              <w:tcPr>
                <w:tcW w:w="660" w:type="dxa"/>
              </w:tcPr>
            </w:tcPrChange>
          </w:tcPr>
          <w:p w14:paraId="2B449F9D" w14:textId="77777777" w:rsidR="00860731" w:rsidRPr="00CC7439" w:rsidRDefault="00155CDB">
            <w:pPr>
              <w:pStyle w:val="Compact"/>
              <w:rPr>
                <w:sz w:val="22"/>
                <w:szCs w:val="22"/>
                <w:rPrChange w:id="275" w:author="Geoffrey Day" w:date="2026-05-03T13:54:00Z">
                  <w:rPr/>
                </w:rPrChange>
              </w:rPr>
            </w:pPr>
            <w:r w:rsidRPr="00CC7439">
              <w:rPr>
                <w:i/>
                <w:iCs/>
                <w:sz w:val="22"/>
                <w:szCs w:val="22"/>
                <w:rPrChange w:id="276" w:author="Geoffrey Day" w:date="2026-05-03T13:54:00Z">
                  <w:rPr>
                    <w:i/>
                    <w:iCs/>
                  </w:rPr>
                </w:rPrChange>
              </w:rPr>
              <w:t>Alosa pseudoharengus</w:t>
            </w:r>
            <w:r w:rsidRPr="00CC7439">
              <w:rPr>
                <w:sz w:val="22"/>
                <w:szCs w:val="22"/>
                <w:rPrChange w:id="277" w:author="Geoffrey Day" w:date="2026-05-03T13:54:00Z">
                  <w:rPr/>
                </w:rPrChange>
              </w:rPr>
              <w:t xml:space="preserve"> (Alewife)</w:t>
            </w:r>
          </w:p>
        </w:tc>
        <w:tc>
          <w:tcPr>
            <w:tcW w:w="1621" w:type="dxa"/>
            <w:tcPrChange w:id="278" w:author="Geoffrey Day" w:date="2026-05-03T13:53:00Z">
              <w:tcPr>
                <w:tcW w:w="880" w:type="dxa"/>
              </w:tcPr>
            </w:tcPrChange>
          </w:tcPr>
          <w:p w14:paraId="02AC0502" w14:textId="77777777" w:rsidR="00860731" w:rsidRPr="00CC7439" w:rsidRDefault="00155CDB">
            <w:pPr>
              <w:pStyle w:val="Compact"/>
              <w:jc w:val="right"/>
              <w:rPr>
                <w:sz w:val="22"/>
                <w:szCs w:val="22"/>
                <w:rPrChange w:id="279" w:author="Geoffrey Day" w:date="2026-05-03T13:54:00Z">
                  <w:rPr/>
                </w:rPrChange>
              </w:rPr>
            </w:pPr>
            <w:r w:rsidRPr="00CC7439">
              <w:rPr>
                <w:sz w:val="22"/>
                <w:szCs w:val="22"/>
                <w:rPrChange w:id="280" w:author="Geoffrey Day" w:date="2026-05-03T13:54:00Z">
                  <w:rPr/>
                </w:rPrChange>
              </w:rPr>
              <w:t>—</w:t>
            </w:r>
          </w:p>
        </w:tc>
        <w:tc>
          <w:tcPr>
            <w:tcW w:w="1040" w:type="dxa"/>
            <w:tcPrChange w:id="281" w:author="Geoffrey Day" w:date="2026-05-03T13:53:00Z">
              <w:tcPr>
                <w:tcW w:w="880" w:type="dxa"/>
              </w:tcPr>
            </w:tcPrChange>
          </w:tcPr>
          <w:p w14:paraId="1C48CF55" w14:textId="77777777" w:rsidR="00860731" w:rsidRPr="00CC7439" w:rsidRDefault="00155CDB">
            <w:pPr>
              <w:pStyle w:val="Compact"/>
              <w:jc w:val="right"/>
              <w:rPr>
                <w:sz w:val="22"/>
                <w:szCs w:val="22"/>
                <w:rPrChange w:id="282" w:author="Geoffrey Day" w:date="2026-05-03T13:54:00Z">
                  <w:rPr/>
                </w:rPrChange>
              </w:rPr>
            </w:pPr>
            <w:r w:rsidRPr="00CC7439">
              <w:rPr>
                <w:sz w:val="22"/>
                <w:szCs w:val="22"/>
                <w:rPrChange w:id="283" w:author="Geoffrey Day" w:date="2026-05-03T13:54:00Z">
                  <w:rPr/>
                </w:rPrChange>
              </w:rPr>
              <w:t>—</w:t>
            </w:r>
          </w:p>
        </w:tc>
        <w:tc>
          <w:tcPr>
            <w:tcW w:w="1040" w:type="dxa"/>
            <w:tcPrChange w:id="284" w:author="Geoffrey Day" w:date="2026-05-03T13:53:00Z">
              <w:tcPr>
                <w:tcW w:w="880" w:type="dxa"/>
              </w:tcPr>
            </w:tcPrChange>
          </w:tcPr>
          <w:p w14:paraId="3046ACCD" w14:textId="77777777" w:rsidR="00860731" w:rsidRPr="00CC7439" w:rsidRDefault="00155CDB">
            <w:pPr>
              <w:pStyle w:val="Compact"/>
              <w:jc w:val="right"/>
              <w:rPr>
                <w:sz w:val="22"/>
                <w:szCs w:val="22"/>
                <w:rPrChange w:id="285" w:author="Geoffrey Day" w:date="2026-05-03T13:54:00Z">
                  <w:rPr/>
                </w:rPrChange>
              </w:rPr>
            </w:pPr>
            <w:r w:rsidRPr="00CC7439">
              <w:rPr>
                <w:sz w:val="22"/>
                <w:szCs w:val="22"/>
                <w:rPrChange w:id="286" w:author="Geoffrey Day" w:date="2026-05-03T13:54:00Z">
                  <w:rPr/>
                </w:rPrChange>
              </w:rPr>
              <w:t>—</w:t>
            </w:r>
          </w:p>
        </w:tc>
        <w:tc>
          <w:tcPr>
            <w:tcW w:w="1040" w:type="dxa"/>
            <w:tcPrChange w:id="287" w:author="Geoffrey Day" w:date="2026-05-03T13:53:00Z">
              <w:tcPr>
                <w:tcW w:w="880" w:type="dxa"/>
              </w:tcPr>
            </w:tcPrChange>
          </w:tcPr>
          <w:p w14:paraId="225FF271" w14:textId="77777777" w:rsidR="00860731" w:rsidRPr="00CC7439" w:rsidRDefault="00155CDB">
            <w:pPr>
              <w:pStyle w:val="Compact"/>
              <w:jc w:val="right"/>
              <w:rPr>
                <w:sz w:val="22"/>
                <w:szCs w:val="22"/>
                <w:rPrChange w:id="288" w:author="Geoffrey Day" w:date="2026-05-03T13:54:00Z">
                  <w:rPr/>
                </w:rPrChange>
              </w:rPr>
            </w:pPr>
            <w:r w:rsidRPr="00CC7439">
              <w:rPr>
                <w:sz w:val="22"/>
                <w:szCs w:val="22"/>
                <w:rPrChange w:id="289" w:author="Geoffrey Day" w:date="2026-05-03T13:54:00Z">
                  <w:rPr/>
                </w:rPrChange>
              </w:rPr>
              <w:t>—</w:t>
            </w:r>
          </w:p>
        </w:tc>
        <w:tc>
          <w:tcPr>
            <w:tcW w:w="1040" w:type="dxa"/>
            <w:tcPrChange w:id="290" w:author="Geoffrey Day" w:date="2026-05-03T13:53:00Z">
              <w:tcPr>
                <w:tcW w:w="880" w:type="dxa"/>
              </w:tcPr>
            </w:tcPrChange>
          </w:tcPr>
          <w:p w14:paraId="55E494D8" w14:textId="77777777" w:rsidR="00860731" w:rsidRPr="00CC7439" w:rsidRDefault="00155CDB">
            <w:pPr>
              <w:pStyle w:val="Compact"/>
              <w:jc w:val="right"/>
              <w:rPr>
                <w:sz w:val="22"/>
                <w:szCs w:val="22"/>
                <w:rPrChange w:id="291" w:author="Geoffrey Day" w:date="2026-05-03T13:54:00Z">
                  <w:rPr/>
                </w:rPrChange>
              </w:rPr>
            </w:pPr>
            <w:r w:rsidRPr="00CC7439">
              <w:rPr>
                <w:sz w:val="22"/>
                <w:szCs w:val="22"/>
                <w:rPrChange w:id="292" w:author="Geoffrey Day" w:date="2026-05-03T13:54:00Z">
                  <w:rPr/>
                </w:rPrChange>
              </w:rPr>
              <w:t>10,465 (26.1%)</w:t>
            </w:r>
          </w:p>
        </w:tc>
        <w:tc>
          <w:tcPr>
            <w:tcW w:w="1300" w:type="dxa"/>
            <w:tcPrChange w:id="293" w:author="Geoffrey Day" w:date="2026-05-03T13:53:00Z">
              <w:tcPr>
                <w:tcW w:w="1100" w:type="dxa"/>
              </w:tcPr>
            </w:tcPrChange>
          </w:tcPr>
          <w:p w14:paraId="3D2EFA5C" w14:textId="77777777" w:rsidR="00860731" w:rsidRPr="00CC7439" w:rsidRDefault="00155CDB">
            <w:pPr>
              <w:pStyle w:val="Compact"/>
              <w:jc w:val="center"/>
              <w:rPr>
                <w:sz w:val="22"/>
                <w:szCs w:val="22"/>
                <w:rPrChange w:id="294" w:author="Geoffrey Day" w:date="2026-05-03T13:54:00Z">
                  <w:rPr/>
                </w:rPrChange>
              </w:rPr>
            </w:pPr>
            <w:r w:rsidRPr="00CC7439">
              <w:rPr>
                <w:sz w:val="22"/>
                <w:szCs w:val="22"/>
                <w:rPrChange w:id="295" w:author="Geoffrey Day" w:date="2026-05-03T13:54:00Z">
                  <w:rPr/>
                </w:rPrChange>
              </w:rPr>
              <w:t>100%</w:t>
            </w:r>
          </w:p>
        </w:tc>
        <w:tc>
          <w:tcPr>
            <w:tcW w:w="928" w:type="dxa"/>
            <w:tcPrChange w:id="296" w:author="Geoffrey Day" w:date="2026-05-03T13:53:00Z">
              <w:tcPr>
                <w:tcW w:w="1100" w:type="dxa"/>
              </w:tcPr>
            </w:tcPrChange>
          </w:tcPr>
          <w:p w14:paraId="4E4777BC" w14:textId="77777777" w:rsidR="00860731" w:rsidRPr="00CC7439" w:rsidRDefault="00155CDB">
            <w:pPr>
              <w:pStyle w:val="Compact"/>
              <w:jc w:val="center"/>
              <w:rPr>
                <w:sz w:val="22"/>
                <w:szCs w:val="22"/>
                <w:rPrChange w:id="297" w:author="Geoffrey Day" w:date="2026-05-03T13:54:00Z">
                  <w:rPr/>
                </w:rPrChange>
              </w:rPr>
            </w:pPr>
            <w:r w:rsidRPr="00CC7439">
              <w:rPr>
                <w:sz w:val="22"/>
                <w:szCs w:val="22"/>
                <w:rPrChange w:id="298" w:author="Geoffrey Day" w:date="2026-05-03T13:54:00Z">
                  <w:rPr/>
                </w:rPrChange>
              </w:rPr>
              <w:t>1</w:t>
            </w:r>
          </w:p>
        </w:tc>
        <w:tc>
          <w:tcPr>
            <w:tcW w:w="1891" w:type="dxa"/>
            <w:tcPrChange w:id="299" w:author="Geoffrey Day" w:date="2026-05-03T13:53:00Z">
              <w:tcPr>
                <w:tcW w:w="660" w:type="dxa"/>
              </w:tcPr>
            </w:tcPrChange>
          </w:tcPr>
          <w:p w14:paraId="26C938BF" w14:textId="77777777" w:rsidR="00860731" w:rsidRPr="00CC7439" w:rsidRDefault="00155CDB">
            <w:pPr>
              <w:pStyle w:val="Compact"/>
              <w:rPr>
                <w:sz w:val="22"/>
                <w:szCs w:val="22"/>
                <w:rPrChange w:id="300" w:author="Geoffrey Day" w:date="2026-05-03T13:54:00Z">
                  <w:rPr/>
                </w:rPrChange>
              </w:rPr>
            </w:pPr>
            <w:r w:rsidRPr="00CC7439">
              <w:rPr>
                <w:sz w:val="22"/>
                <w:szCs w:val="22"/>
                <w:rPrChange w:id="301" w:author="Geoffrey Day" w:date="2026-05-03T13:54:00Z">
                  <w:rPr/>
                </w:rPrChange>
              </w:rPr>
              <w:t>Dominant at Rt 193. Confirmed alewife by sequence (1-SNP diagnostic vs. blueback herring). Ocean corridor confirmed.</w:t>
            </w:r>
          </w:p>
        </w:tc>
      </w:tr>
      <w:tr w:rsidR="00860731" w14:paraId="00017CC5" w14:textId="77777777" w:rsidTr="00CC7439">
        <w:tc>
          <w:tcPr>
            <w:tcW w:w="1980" w:type="dxa"/>
            <w:tcPrChange w:id="302" w:author="Geoffrey Day" w:date="2026-05-03T13:53:00Z">
              <w:tcPr>
                <w:tcW w:w="660" w:type="dxa"/>
              </w:tcPr>
            </w:tcPrChange>
          </w:tcPr>
          <w:p w14:paraId="683E3499" w14:textId="77777777" w:rsidR="00860731" w:rsidRPr="00CC7439" w:rsidRDefault="00155CDB">
            <w:pPr>
              <w:pStyle w:val="Compact"/>
              <w:rPr>
                <w:sz w:val="22"/>
                <w:szCs w:val="22"/>
                <w:rPrChange w:id="303" w:author="Geoffrey Day" w:date="2026-05-03T13:54:00Z">
                  <w:rPr/>
                </w:rPrChange>
              </w:rPr>
            </w:pPr>
            <w:r w:rsidRPr="00CC7439">
              <w:rPr>
                <w:i/>
                <w:iCs/>
                <w:sz w:val="22"/>
                <w:szCs w:val="22"/>
                <w:rPrChange w:id="304" w:author="Geoffrey Day" w:date="2026-05-03T13:54:00Z">
                  <w:rPr>
                    <w:i/>
                    <w:iCs/>
                  </w:rPr>
                </w:rPrChange>
              </w:rPr>
              <w:t>Anguilla rostrata</w:t>
            </w:r>
            <w:r w:rsidRPr="00CC7439">
              <w:rPr>
                <w:sz w:val="22"/>
                <w:szCs w:val="22"/>
                <w:rPrChange w:id="305" w:author="Geoffrey Day" w:date="2026-05-03T13:54:00Z">
                  <w:rPr/>
                </w:rPrChange>
              </w:rPr>
              <w:t xml:space="preserve"> (American Eel)</w:t>
            </w:r>
          </w:p>
        </w:tc>
        <w:tc>
          <w:tcPr>
            <w:tcW w:w="1621" w:type="dxa"/>
            <w:tcPrChange w:id="306" w:author="Geoffrey Day" w:date="2026-05-03T13:53:00Z">
              <w:tcPr>
                <w:tcW w:w="880" w:type="dxa"/>
              </w:tcPr>
            </w:tcPrChange>
          </w:tcPr>
          <w:p w14:paraId="3574C293" w14:textId="77777777" w:rsidR="00860731" w:rsidRPr="00CC7439" w:rsidRDefault="00155CDB">
            <w:pPr>
              <w:pStyle w:val="Compact"/>
              <w:jc w:val="right"/>
              <w:rPr>
                <w:sz w:val="22"/>
                <w:szCs w:val="22"/>
                <w:rPrChange w:id="307" w:author="Geoffrey Day" w:date="2026-05-03T13:54:00Z">
                  <w:rPr/>
                </w:rPrChange>
              </w:rPr>
            </w:pPr>
            <w:r w:rsidRPr="00CC7439">
              <w:rPr>
                <w:sz w:val="22"/>
                <w:szCs w:val="22"/>
                <w:rPrChange w:id="308" w:author="Geoffrey Day" w:date="2026-05-03T13:54:00Z">
                  <w:rPr/>
                </w:rPrChange>
              </w:rPr>
              <w:t>789 (2.8%)</w:t>
            </w:r>
          </w:p>
        </w:tc>
        <w:tc>
          <w:tcPr>
            <w:tcW w:w="1040" w:type="dxa"/>
            <w:tcPrChange w:id="309" w:author="Geoffrey Day" w:date="2026-05-03T13:53:00Z">
              <w:tcPr>
                <w:tcW w:w="880" w:type="dxa"/>
              </w:tcPr>
            </w:tcPrChange>
          </w:tcPr>
          <w:p w14:paraId="5B5957F1" w14:textId="77777777" w:rsidR="00860731" w:rsidRPr="00CC7439" w:rsidRDefault="00155CDB">
            <w:pPr>
              <w:pStyle w:val="Compact"/>
              <w:jc w:val="right"/>
              <w:rPr>
                <w:sz w:val="22"/>
                <w:szCs w:val="22"/>
                <w:rPrChange w:id="310" w:author="Geoffrey Day" w:date="2026-05-03T13:54:00Z">
                  <w:rPr/>
                </w:rPrChange>
              </w:rPr>
            </w:pPr>
            <w:r w:rsidRPr="00CC7439">
              <w:rPr>
                <w:sz w:val="22"/>
                <w:szCs w:val="22"/>
                <w:rPrChange w:id="311" w:author="Geoffrey Day" w:date="2026-05-03T13:54:00Z">
                  <w:rPr/>
                </w:rPrChange>
              </w:rPr>
              <w:t>616 (1.7%)</w:t>
            </w:r>
          </w:p>
        </w:tc>
        <w:tc>
          <w:tcPr>
            <w:tcW w:w="1040" w:type="dxa"/>
            <w:tcPrChange w:id="312" w:author="Geoffrey Day" w:date="2026-05-03T13:53:00Z">
              <w:tcPr>
                <w:tcW w:w="880" w:type="dxa"/>
              </w:tcPr>
            </w:tcPrChange>
          </w:tcPr>
          <w:p w14:paraId="0D8FB0E4" w14:textId="77777777" w:rsidR="00860731" w:rsidRPr="00CC7439" w:rsidRDefault="00155CDB">
            <w:pPr>
              <w:pStyle w:val="Compact"/>
              <w:jc w:val="right"/>
              <w:rPr>
                <w:sz w:val="22"/>
                <w:szCs w:val="22"/>
                <w:rPrChange w:id="313" w:author="Geoffrey Day" w:date="2026-05-03T13:54:00Z">
                  <w:rPr/>
                </w:rPrChange>
              </w:rPr>
            </w:pPr>
            <w:r w:rsidRPr="00CC7439">
              <w:rPr>
                <w:sz w:val="22"/>
                <w:szCs w:val="22"/>
                <w:rPrChange w:id="314" w:author="Geoffrey Day" w:date="2026-05-03T13:54:00Z">
                  <w:rPr/>
                </w:rPrChange>
              </w:rPr>
              <w:t>426 (100%)</w:t>
            </w:r>
          </w:p>
        </w:tc>
        <w:tc>
          <w:tcPr>
            <w:tcW w:w="1040" w:type="dxa"/>
            <w:tcPrChange w:id="315" w:author="Geoffrey Day" w:date="2026-05-03T13:53:00Z">
              <w:tcPr>
                <w:tcW w:w="880" w:type="dxa"/>
              </w:tcPr>
            </w:tcPrChange>
          </w:tcPr>
          <w:p w14:paraId="5C81C35D" w14:textId="77777777" w:rsidR="00860731" w:rsidRPr="00CC7439" w:rsidRDefault="00155CDB">
            <w:pPr>
              <w:pStyle w:val="Compact"/>
              <w:jc w:val="right"/>
              <w:rPr>
                <w:sz w:val="22"/>
                <w:szCs w:val="22"/>
                <w:rPrChange w:id="316" w:author="Geoffrey Day" w:date="2026-05-03T13:54:00Z">
                  <w:rPr/>
                </w:rPrChange>
              </w:rPr>
            </w:pPr>
            <w:r w:rsidRPr="00CC7439">
              <w:rPr>
                <w:sz w:val="22"/>
                <w:szCs w:val="22"/>
                <w:rPrChange w:id="317" w:author="Geoffrey Day" w:date="2026-05-03T13:54:00Z">
                  <w:rPr/>
                </w:rPrChange>
              </w:rPr>
              <w:t>—</w:t>
            </w:r>
          </w:p>
        </w:tc>
        <w:tc>
          <w:tcPr>
            <w:tcW w:w="1040" w:type="dxa"/>
            <w:tcPrChange w:id="318" w:author="Geoffrey Day" w:date="2026-05-03T13:53:00Z">
              <w:tcPr>
                <w:tcW w:w="880" w:type="dxa"/>
              </w:tcPr>
            </w:tcPrChange>
          </w:tcPr>
          <w:p w14:paraId="7930AAE3" w14:textId="77777777" w:rsidR="00860731" w:rsidRPr="00CC7439" w:rsidRDefault="00155CDB">
            <w:pPr>
              <w:pStyle w:val="Compact"/>
              <w:jc w:val="right"/>
              <w:rPr>
                <w:sz w:val="22"/>
                <w:szCs w:val="22"/>
                <w:rPrChange w:id="319" w:author="Geoffrey Day" w:date="2026-05-03T13:54:00Z">
                  <w:rPr/>
                </w:rPrChange>
              </w:rPr>
            </w:pPr>
            <w:r w:rsidRPr="00CC7439">
              <w:rPr>
                <w:sz w:val="22"/>
                <w:szCs w:val="22"/>
                <w:rPrChange w:id="320" w:author="Geoffrey Day" w:date="2026-05-03T13:54:00Z">
                  <w:rPr/>
                </w:rPrChange>
              </w:rPr>
              <w:t>4,110 (10.3%)</w:t>
            </w:r>
          </w:p>
        </w:tc>
        <w:tc>
          <w:tcPr>
            <w:tcW w:w="1300" w:type="dxa"/>
            <w:tcPrChange w:id="321" w:author="Geoffrey Day" w:date="2026-05-03T13:53:00Z">
              <w:tcPr>
                <w:tcW w:w="1100" w:type="dxa"/>
              </w:tcPr>
            </w:tcPrChange>
          </w:tcPr>
          <w:p w14:paraId="5B18BA14" w14:textId="77777777" w:rsidR="00860731" w:rsidRPr="00CC7439" w:rsidRDefault="00155CDB">
            <w:pPr>
              <w:pStyle w:val="Compact"/>
              <w:jc w:val="center"/>
              <w:rPr>
                <w:sz w:val="22"/>
                <w:szCs w:val="22"/>
                <w:rPrChange w:id="322" w:author="Geoffrey Day" w:date="2026-05-03T13:54:00Z">
                  <w:rPr/>
                </w:rPrChange>
              </w:rPr>
            </w:pPr>
            <w:r w:rsidRPr="00CC7439">
              <w:rPr>
                <w:sz w:val="22"/>
                <w:szCs w:val="22"/>
                <w:rPrChange w:id="323" w:author="Geoffrey Day" w:date="2026-05-03T13:54:00Z">
                  <w:rPr/>
                </w:rPrChange>
              </w:rPr>
              <w:t>100%</w:t>
            </w:r>
          </w:p>
        </w:tc>
        <w:tc>
          <w:tcPr>
            <w:tcW w:w="928" w:type="dxa"/>
            <w:tcPrChange w:id="324" w:author="Geoffrey Day" w:date="2026-05-03T13:53:00Z">
              <w:tcPr>
                <w:tcW w:w="1100" w:type="dxa"/>
              </w:tcPr>
            </w:tcPrChange>
          </w:tcPr>
          <w:p w14:paraId="5EA77598" w14:textId="77777777" w:rsidR="00860731" w:rsidRPr="00CC7439" w:rsidRDefault="00155CDB">
            <w:pPr>
              <w:pStyle w:val="Compact"/>
              <w:jc w:val="center"/>
              <w:rPr>
                <w:sz w:val="22"/>
                <w:szCs w:val="22"/>
                <w:rPrChange w:id="325" w:author="Geoffrey Day" w:date="2026-05-03T13:54:00Z">
                  <w:rPr/>
                </w:rPrChange>
              </w:rPr>
            </w:pPr>
            <w:r w:rsidRPr="00CC7439">
              <w:rPr>
                <w:sz w:val="22"/>
                <w:szCs w:val="22"/>
                <w:rPrChange w:id="326" w:author="Geoffrey Day" w:date="2026-05-03T13:54:00Z">
                  <w:rPr/>
                </w:rPrChange>
              </w:rPr>
              <w:t>1</w:t>
            </w:r>
          </w:p>
        </w:tc>
        <w:tc>
          <w:tcPr>
            <w:tcW w:w="1891" w:type="dxa"/>
            <w:tcPrChange w:id="327" w:author="Geoffrey Day" w:date="2026-05-03T13:53:00Z">
              <w:tcPr>
                <w:tcW w:w="660" w:type="dxa"/>
              </w:tcPr>
            </w:tcPrChange>
          </w:tcPr>
          <w:p w14:paraId="59572A60" w14:textId="77777777" w:rsidR="00860731" w:rsidRPr="00CC7439" w:rsidRDefault="00155CDB">
            <w:pPr>
              <w:pStyle w:val="Compact"/>
              <w:rPr>
                <w:sz w:val="22"/>
                <w:szCs w:val="22"/>
                <w:rPrChange w:id="328" w:author="Geoffrey Day" w:date="2026-05-03T13:54:00Z">
                  <w:rPr/>
                </w:rPrChange>
              </w:rPr>
            </w:pPr>
            <w:r w:rsidRPr="00CC7439">
              <w:rPr>
                <w:sz w:val="22"/>
                <w:szCs w:val="22"/>
                <w:rPrChange w:id="329" w:author="Geoffrey Day" w:date="2026-05-03T13:54:00Z">
                  <w:rPr/>
                </w:rPrChange>
              </w:rPr>
              <w:t xml:space="preserve">Only fish detected at UNT </w:t>
            </w:r>
            <w:r w:rsidRPr="00CC7439">
              <w:rPr>
                <w:sz w:val="22"/>
                <w:szCs w:val="22"/>
                <w:rPrChange w:id="330" w:author="Geoffrey Day" w:date="2026-05-03T13:54:00Z">
                  <w:rPr/>
                </w:rPrChange>
              </w:rPr>
              <w:lastRenderedPageBreak/>
              <w:t>Lane Rd. Catadromous; present throughout watershed.</w:t>
            </w:r>
          </w:p>
        </w:tc>
      </w:tr>
      <w:tr w:rsidR="00860731" w14:paraId="1FEDBCE1" w14:textId="77777777" w:rsidTr="00CC7439">
        <w:tc>
          <w:tcPr>
            <w:tcW w:w="1980" w:type="dxa"/>
            <w:tcPrChange w:id="331" w:author="Geoffrey Day" w:date="2026-05-03T13:53:00Z">
              <w:tcPr>
                <w:tcW w:w="660" w:type="dxa"/>
              </w:tcPr>
            </w:tcPrChange>
          </w:tcPr>
          <w:p w14:paraId="541C4784" w14:textId="77777777" w:rsidR="00860731" w:rsidRPr="00CC7439" w:rsidRDefault="00155CDB">
            <w:pPr>
              <w:pStyle w:val="Compact"/>
              <w:rPr>
                <w:sz w:val="22"/>
                <w:szCs w:val="22"/>
                <w:rPrChange w:id="332" w:author="Geoffrey Day" w:date="2026-05-03T13:54:00Z">
                  <w:rPr/>
                </w:rPrChange>
              </w:rPr>
            </w:pPr>
            <w:r w:rsidRPr="00CC7439">
              <w:rPr>
                <w:i/>
                <w:iCs/>
                <w:sz w:val="22"/>
                <w:szCs w:val="22"/>
                <w:rPrChange w:id="333" w:author="Geoffrey Day" w:date="2026-05-03T13:54:00Z">
                  <w:rPr>
                    <w:i/>
                    <w:iCs/>
                  </w:rPr>
                </w:rPrChange>
              </w:rPr>
              <w:lastRenderedPageBreak/>
              <w:t>Petromyzon marinus</w:t>
            </w:r>
            <w:r w:rsidRPr="00CC7439">
              <w:rPr>
                <w:sz w:val="22"/>
                <w:szCs w:val="22"/>
                <w:rPrChange w:id="334" w:author="Geoffrey Day" w:date="2026-05-03T13:54:00Z">
                  <w:rPr/>
                </w:rPrChange>
              </w:rPr>
              <w:t xml:space="preserve"> (Sea Lamprey)</w:t>
            </w:r>
          </w:p>
        </w:tc>
        <w:tc>
          <w:tcPr>
            <w:tcW w:w="1621" w:type="dxa"/>
            <w:tcPrChange w:id="335" w:author="Geoffrey Day" w:date="2026-05-03T13:53:00Z">
              <w:tcPr>
                <w:tcW w:w="880" w:type="dxa"/>
              </w:tcPr>
            </w:tcPrChange>
          </w:tcPr>
          <w:p w14:paraId="5BF06466" w14:textId="77777777" w:rsidR="00860731" w:rsidRPr="00CC7439" w:rsidRDefault="00155CDB">
            <w:pPr>
              <w:pStyle w:val="Compact"/>
              <w:jc w:val="right"/>
              <w:rPr>
                <w:sz w:val="22"/>
                <w:szCs w:val="22"/>
                <w:rPrChange w:id="336" w:author="Geoffrey Day" w:date="2026-05-03T13:54:00Z">
                  <w:rPr/>
                </w:rPrChange>
              </w:rPr>
            </w:pPr>
            <w:r w:rsidRPr="00CC7439">
              <w:rPr>
                <w:sz w:val="22"/>
                <w:szCs w:val="22"/>
                <w:rPrChange w:id="337" w:author="Geoffrey Day" w:date="2026-05-03T13:54:00Z">
                  <w:rPr/>
                </w:rPrChange>
              </w:rPr>
              <w:t>96 (*)</w:t>
            </w:r>
          </w:p>
        </w:tc>
        <w:tc>
          <w:tcPr>
            <w:tcW w:w="1040" w:type="dxa"/>
            <w:tcPrChange w:id="338" w:author="Geoffrey Day" w:date="2026-05-03T13:53:00Z">
              <w:tcPr>
                <w:tcW w:w="880" w:type="dxa"/>
              </w:tcPr>
            </w:tcPrChange>
          </w:tcPr>
          <w:p w14:paraId="304895C4" w14:textId="77777777" w:rsidR="00860731" w:rsidRPr="00CC7439" w:rsidRDefault="00155CDB">
            <w:pPr>
              <w:pStyle w:val="Compact"/>
              <w:jc w:val="right"/>
              <w:rPr>
                <w:sz w:val="22"/>
                <w:szCs w:val="22"/>
                <w:rPrChange w:id="339" w:author="Geoffrey Day" w:date="2026-05-03T13:54:00Z">
                  <w:rPr/>
                </w:rPrChange>
              </w:rPr>
            </w:pPr>
            <w:r w:rsidRPr="00CC7439">
              <w:rPr>
                <w:sz w:val="22"/>
                <w:szCs w:val="22"/>
                <w:rPrChange w:id="340" w:author="Geoffrey Day" w:date="2026-05-03T13:54:00Z">
                  <w:rPr/>
                </w:rPrChange>
              </w:rPr>
              <w:t>—</w:t>
            </w:r>
          </w:p>
        </w:tc>
        <w:tc>
          <w:tcPr>
            <w:tcW w:w="1040" w:type="dxa"/>
            <w:tcPrChange w:id="341" w:author="Geoffrey Day" w:date="2026-05-03T13:53:00Z">
              <w:tcPr>
                <w:tcW w:w="880" w:type="dxa"/>
              </w:tcPr>
            </w:tcPrChange>
          </w:tcPr>
          <w:p w14:paraId="6BA64B94" w14:textId="77777777" w:rsidR="00860731" w:rsidRPr="00CC7439" w:rsidRDefault="00155CDB">
            <w:pPr>
              <w:pStyle w:val="Compact"/>
              <w:jc w:val="right"/>
              <w:rPr>
                <w:sz w:val="22"/>
                <w:szCs w:val="22"/>
                <w:rPrChange w:id="342" w:author="Geoffrey Day" w:date="2026-05-03T13:54:00Z">
                  <w:rPr/>
                </w:rPrChange>
              </w:rPr>
            </w:pPr>
            <w:r w:rsidRPr="00CC7439">
              <w:rPr>
                <w:sz w:val="22"/>
                <w:szCs w:val="22"/>
                <w:rPrChange w:id="343" w:author="Geoffrey Day" w:date="2026-05-03T13:54:00Z">
                  <w:rPr/>
                </w:rPrChange>
              </w:rPr>
              <w:t>—</w:t>
            </w:r>
          </w:p>
        </w:tc>
        <w:tc>
          <w:tcPr>
            <w:tcW w:w="1040" w:type="dxa"/>
            <w:tcPrChange w:id="344" w:author="Geoffrey Day" w:date="2026-05-03T13:53:00Z">
              <w:tcPr>
                <w:tcW w:w="880" w:type="dxa"/>
              </w:tcPr>
            </w:tcPrChange>
          </w:tcPr>
          <w:p w14:paraId="65AE62A0" w14:textId="77777777" w:rsidR="00860731" w:rsidRPr="00CC7439" w:rsidRDefault="00155CDB">
            <w:pPr>
              <w:pStyle w:val="Compact"/>
              <w:jc w:val="right"/>
              <w:rPr>
                <w:sz w:val="22"/>
                <w:szCs w:val="22"/>
                <w:rPrChange w:id="345" w:author="Geoffrey Day" w:date="2026-05-03T13:54:00Z">
                  <w:rPr/>
                </w:rPrChange>
              </w:rPr>
            </w:pPr>
            <w:r w:rsidRPr="00CC7439">
              <w:rPr>
                <w:sz w:val="22"/>
                <w:szCs w:val="22"/>
                <w:rPrChange w:id="346" w:author="Geoffrey Day" w:date="2026-05-03T13:54:00Z">
                  <w:rPr/>
                </w:rPrChange>
              </w:rPr>
              <w:t>—</w:t>
            </w:r>
          </w:p>
        </w:tc>
        <w:tc>
          <w:tcPr>
            <w:tcW w:w="1040" w:type="dxa"/>
            <w:tcPrChange w:id="347" w:author="Geoffrey Day" w:date="2026-05-03T13:53:00Z">
              <w:tcPr>
                <w:tcW w:w="880" w:type="dxa"/>
              </w:tcPr>
            </w:tcPrChange>
          </w:tcPr>
          <w:p w14:paraId="6E0A89AF" w14:textId="77777777" w:rsidR="00860731" w:rsidRPr="00CC7439" w:rsidRDefault="00155CDB">
            <w:pPr>
              <w:pStyle w:val="Compact"/>
              <w:jc w:val="right"/>
              <w:rPr>
                <w:sz w:val="22"/>
                <w:szCs w:val="22"/>
                <w:rPrChange w:id="348" w:author="Geoffrey Day" w:date="2026-05-03T13:54:00Z">
                  <w:rPr/>
                </w:rPrChange>
              </w:rPr>
            </w:pPr>
            <w:r w:rsidRPr="00CC7439">
              <w:rPr>
                <w:sz w:val="22"/>
                <w:szCs w:val="22"/>
                <w:rPrChange w:id="349" w:author="Geoffrey Day" w:date="2026-05-03T13:54:00Z">
                  <w:rPr/>
                </w:rPrChange>
              </w:rPr>
              <w:t>—</w:t>
            </w:r>
          </w:p>
        </w:tc>
        <w:tc>
          <w:tcPr>
            <w:tcW w:w="1300" w:type="dxa"/>
            <w:tcPrChange w:id="350" w:author="Geoffrey Day" w:date="2026-05-03T13:53:00Z">
              <w:tcPr>
                <w:tcW w:w="1100" w:type="dxa"/>
              </w:tcPr>
            </w:tcPrChange>
          </w:tcPr>
          <w:p w14:paraId="2550FE8E" w14:textId="77777777" w:rsidR="00860731" w:rsidRPr="00CC7439" w:rsidRDefault="00155CDB">
            <w:pPr>
              <w:pStyle w:val="Compact"/>
              <w:jc w:val="center"/>
              <w:rPr>
                <w:sz w:val="22"/>
                <w:szCs w:val="22"/>
                <w:rPrChange w:id="351" w:author="Geoffrey Day" w:date="2026-05-03T13:54:00Z">
                  <w:rPr/>
                </w:rPrChange>
              </w:rPr>
            </w:pPr>
            <w:r w:rsidRPr="00CC7439">
              <w:rPr>
                <w:sz w:val="22"/>
                <w:szCs w:val="22"/>
                <w:rPrChange w:id="352" w:author="Geoffrey Day" w:date="2026-05-03T13:54:00Z">
                  <w:rPr/>
                </w:rPrChange>
              </w:rPr>
              <w:t>100%</w:t>
            </w:r>
          </w:p>
        </w:tc>
        <w:tc>
          <w:tcPr>
            <w:tcW w:w="928" w:type="dxa"/>
            <w:tcPrChange w:id="353" w:author="Geoffrey Day" w:date="2026-05-03T13:53:00Z">
              <w:tcPr>
                <w:tcW w:w="1100" w:type="dxa"/>
              </w:tcPr>
            </w:tcPrChange>
          </w:tcPr>
          <w:p w14:paraId="2F424A5B" w14:textId="77777777" w:rsidR="00860731" w:rsidRPr="00CC7439" w:rsidRDefault="00155CDB">
            <w:pPr>
              <w:pStyle w:val="Compact"/>
              <w:jc w:val="center"/>
              <w:rPr>
                <w:sz w:val="22"/>
                <w:szCs w:val="22"/>
                <w:rPrChange w:id="354" w:author="Geoffrey Day" w:date="2026-05-03T13:54:00Z">
                  <w:rPr/>
                </w:rPrChange>
              </w:rPr>
            </w:pPr>
            <w:r w:rsidRPr="00CC7439">
              <w:rPr>
                <w:sz w:val="22"/>
                <w:szCs w:val="22"/>
                <w:rPrChange w:id="355" w:author="Geoffrey Day" w:date="2026-05-03T13:54:00Z">
                  <w:rPr/>
                </w:rPrChange>
              </w:rPr>
              <w:t>1</w:t>
            </w:r>
          </w:p>
        </w:tc>
        <w:tc>
          <w:tcPr>
            <w:tcW w:w="1891" w:type="dxa"/>
            <w:tcPrChange w:id="356" w:author="Geoffrey Day" w:date="2026-05-03T13:53:00Z">
              <w:tcPr>
                <w:tcW w:w="660" w:type="dxa"/>
              </w:tcPr>
            </w:tcPrChange>
          </w:tcPr>
          <w:p w14:paraId="1D2B4473" w14:textId="77777777" w:rsidR="00860731" w:rsidRPr="00CC7439" w:rsidRDefault="00155CDB">
            <w:pPr>
              <w:pStyle w:val="Compact"/>
              <w:rPr>
                <w:sz w:val="22"/>
                <w:szCs w:val="22"/>
                <w:rPrChange w:id="357" w:author="Geoffrey Day" w:date="2026-05-03T13:54:00Z">
                  <w:rPr/>
                </w:rPrChange>
              </w:rPr>
            </w:pPr>
            <w:r w:rsidRPr="00CC7439">
              <w:rPr>
                <w:sz w:val="22"/>
                <w:szCs w:val="22"/>
                <w:rPrChange w:id="358" w:author="Geoffrey Day" w:date="2026-05-03T13:54:00Z">
                  <w:rPr/>
                </w:rPrChange>
              </w:rPr>
              <w:t>Hyperoartia — not counted in fish totals. Native; confirms anadromous migratory connectivity at Sprague’s Falls.</w:t>
            </w:r>
          </w:p>
        </w:tc>
      </w:tr>
      <w:tr w:rsidR="00860731" w14:paraId="0498F291" w14:textId="77777777" w:rsidTr="00CC7439">
        <w:tc>
          <w:tcPr>
            <w:tcW w:w="1980" w:type="dxa"/>
            <w:tcPrChange w:id="359" w:author="Geoffrey Day" w:date="2026-05-03T13:53:00Z">
              <w:tcPr>
                <w:tcW w:w="660" w:type="dxa"/>
              </w:tcPr>
            </w:tcPrChange>
          </w:tcPr>
          <w:p w14:paraId="7E73DA0D" w14:textId="77777777" w:rsidR="00860731" w:rsidRPr="00CC7439" w:rsidRDefault="00155CDB">
            <w:pPr>
              <w:pStyle w:val="Compact"/>
              <w:rPr>
                <w:sz w:val="22"/>
                <w:szCs w:val="22"/>
                <w:rPrChange w:id="360" w:author="Geoffrey Day" w:date="2026-05-03T13:54:00Z">
                  <w:rPr/>
                </w:rPrChange>
              </w:rPr>
            </w:pPr>
            <w:r w:rsidRPr="00CC7439">
              <w:rPr>
                <w:b/>
                <w:bCs/>
                <w:sz w:val="22"/>
                <w:szCs w:val="22"/>
                <w:rPrChange w:id="361" w:author="Geoffrey Day" w:date="2026-05-03T13:54:00Z">
                  <w:rPr>
                    <w:b/>
                    <w:bCs/>
                  </w:rPr>
                </w:rPrChange>
              </w:rPr>
              <w:t>NATIVE GENERALISTS</w:t>
            </w:r>
          </w:p>
        </w:tc>
        <w:tc>
          <w:tcPr>
            <w:tcW w:w="1621" w:type="dxa"/>
            <w:tcPrChange w:id="362" w:author="Geoffrey Day" w:date="2026-05-03T13:53:00Z">
              <w:tcPr>
                <w:tcW w:w="880" w:type="dxa"/>
              </w:tcPr>
            </w:tcPrChange>
          </w:tcPr>
          <w:p w14:paraId="3D812E84" w14:textId="77777777" w:rsidR="00860731" w:rsidRPr="00CC7439" w:rsidRDefault="00860731">
            <w:pPr>
              <w:pStyle w:val="Compact"/>
              <w:rPr>
                <w:sz w:val="22"/>
                <w:szCs w:val="22"/>
                <w:rPrChange w:id="363" w:author="Geoffrey Day" w:date="2026-05-03T13:54:00Z">
                  <w:rPr/>
                </w:rPrChange>
              </w:rPr>
            </w:pPr>
          </w:p>
        </w:tc>
        <w:tc>
          <w:tcPr>
            <w:tcW w:w="1040" w:type="dxa"/>
            <w:tcPrChange w:id="364" w:author="Geoffrey Day" w:date="2026-05-03T13:53:00Z">
              <w:tcPr>
                <w:tcW w:w="880" w:type="dxa"/>
              </w:tcPr>
            </w:tcPrChange>
          </w:tcPr>
          <w:p w14:paraId="1FE2594B" w14:textId="77777777" w:rsidR="00860731" w:rsidRPr="00CC7439" w:rsidRDefault="00860731">
            <w:pPr>
              <w:pStyle w:val="Compact"/>
              <w:rPr>
                <w:sz w:val="22"/>
                <w:szCs w:val="22"/>
                <w:rPrChange w:id="365" w:author="Geoffrey Day" w:date="2026-05-03T13:54:00Z">
                  <w:rPr/>
                </w:rPrChange>
              </w:rPr>
            </w:pPr>
          </w:p>
        </w:tc>
        <w:tc>
          <w:tcPr>
            <w:tcW w:w="1040" w:type="dxa"/>
            <w:tcPrChange w:id="366" w:author="Geoffrey Day" w:date="2026-05-03T13:53:00Z">
              <w:tcPr>
                <w:tcW w:w="880" w:type="dxa"/>
              </w:tcPr>
            </w:tcPrChange>
          </w:tcPr>
          <w:p w14:paraId="498855D5" w14:textId="77777777" w:rsidR="00860731" w:rsidRPr="00CC7439" w:rsidRDefault="00860731">
            <w:pPr>
              <w:pStyle w:val="Compact"/>
              <w:rPr>
                <w:sz w:val="22"/>
                <w:szCs w:val="22"/>
                <w:rPrChange w:id="367" w:author="Geoffrey Day" w:date="2026-05-03T13:54:00Z">
                  <w:rPr/>
                </w:rPrChange>
              </w:rPr>
            </w:pPr>
          </w:p>
        </w:tc>
        <w:tc>
          <w:tcPr>
            <w:tcW w:w="1040" w:type="dxa"/>
            <w:tcPrChange w:id="368" w:author="Geoffrey Day" w:date="2026-05-03T13:53:00Z">
              <w:tcPr>
                <w:tcW w:w="880" w:type="dxa"/>
              </w:tcPr>
            </w:tcPrChange>
          </w:tcPr>
          <w:p w14:paraId="0E51A014" w14:textId="77777777" w:rsidR="00860731" w:rsidRPr="00CC7439" w:rsidRDefault="00860731">
            <w:pPr>
              <w:pStyle w:val="Compact"/>
              <w:rPr>
                <w:sz w:val="22"/>
                <w:szCs w:val="22"/>
                <w:rPrChange w:id="369" w:author="Geoffrey Day" w:date="2026-05-03T13:54:00Z">
                  <w:rPr/>
                </w:rPrChange>
              </w:rPr>
            </w:pPr>
          </w:p>
        </w:tc>
        <w:tc>
          <w:tcPr>
            <w:tcW w:w="1040" w:type="dxa"/>
            <w:tcPrChange w:id="370" w:author="Geoffrey Day" w:date="2026-05-03T13:53:00Z">
              <w:tcPr>
                <w:tcW w:w="880" w:type="dxa"/>
              </w:tcPr>
            </w:tcPrChange>
          </w:tcPr>
          <w:p w14:paraId="6C76CE9E" w14:textId="77777777" w:rsidR="00860731" w:rsidRPr="00CC7439" w:rsidRDefault="00860731">
            <w:pPr>
              <w:pStyle w:val="Compact"/>
              <w:rPr>
                <w:sz w:val="22"/>
                <w:szCs w:val="22"/>
                <w:rPrChange w:id="371" w:author="Geoffrey Day" w:date="2026-05-03T13:54:00Z">
                  <w:rPr/>
                </w:rPrChange>
              </w:rPr>
            </w:pPr>
          </w:p>
        </w:tc>
        <w:tc>
          <w:tcPr>
            <w:tcW w:w="1300" w:type="dxa"/>
            <w:tcPrChange w:id="372" w:author="Geoffrey Day" w:date="2026-05-03T13:53:00Z">
              <w:tcPr>
                <w:tcW w:w="1100" w:type="dxa"/>
              </w:tcPr>
            </w:tcPrChange>
          </w:tcPr>
          <w:p w14:paraId="24E17BCF" w14:textId="77777777" w:rsidR="00860731" w:rsidRPr="00CC7439" w:rsidRDefault="00860731">
            <w:pPr>
              <w:pStyle w:val="Compact"/>
              <w:rPr>
                <w:sz w:val="22"/>
                <w:szCs w:val="22"/>
                <w:rPrChange w:id="373" w:author="Geoffrey Day" w:date="2026-05-03T13:54:00Z">
                  <w:rPr/>
                </w:rPrChange>
              </w:rPr>
            </w:pPr>
          </w:p>
        </w:tc>
        <w:tc>
          <w:tcPr>
            <w:tcW w:w="928" w:type="dxa"/>
            <w:tcPrChange w:id="374" w:author="Geoffrey Day" w:date="2026-05-03T13:53:00Z">
              <w:tcPr>
                <w:tcW w:w="1100" w:type="dxa"/>
              </w:tcPr>
            </w:tcPrChange>
          </w:tcPr>
          <w:p w14:paraId="79578A24" w14:textId="77777777" w:rsidR="00860731" w:rsidRPr="00CC7439" w:rsidRDefault="00860731">
            <w:pPr>
              <w:pStyle w:val="Compact"/>
              <w:rPr>
                <w:sz w:val="22"/>
                <w:szCs w:val="22"/>
                <w:rPrChange w:id="375" w:author="Geoffrey Day" w:date="2026-05-03T13:54:00Z">
                  <w:rPr/>
                </w:rPrChange>
              </w:rPr>
            </w:pPr>
          </w:p>
        </w:tc>
        <w:tc>
          <w:tcPr>
            <w:tcW w:w="1891" w:type="dxa"/>
            <w:tcPrChange w:id="376" w:author="Geoffrey Day" w:date="2026-05-03T13:53:00Z">
              <w:tcPr>
                <w:tcW w:w="660" w:type="dxa"/>
              </w:tcPr>
            </w:tcPrChange>
          </w:tcPr>
          <w:p w14:paraId="2E5B6E08" w14:textId="77777777" w:rsidR="00860731" w:rsidRPr="00CC7439" w:rsidRDefault="00860731">
            <w:pPr>
              <w:pStyle w:val="Compact"/>
              <w:rPr>
                <w:sz w:val="22"/>
                <w:szCs w:val="22"/>
                <w:rPrChange w:id="377" w:author="Geoffrey Day" w:date="2026-05-03T13:54:00Z">
                  <w:rPr/>
                </w:rPrChange>
              </w:rPr>
            </w:pPr>
          </w:p>
        </w:tc>
      </w:tr>
      <w:tr w:rsidR="00860731" w14:paraId="65C62324" w14:textId="77777777" w:rsidTr="00CC7439">
        <w:tc>
          <w:tcPr>
            <w:tcW w:w="1980" w:type="dxa"/>
            <w:tcPrChange w:id="378" w:author="Geoffrey Day" w:date="2026-05-03T13:53:00Z">
              <w:tcPr>
                <w:tcW w:w="660" w:type="dxa"/>
              </w:tcPr>
            </w:tcPrChange>
          </w:tcPr>
          <w:p w14:paraId="7A9E46FD" w14:textId="77777777" w:rsidR="00860731" w:rsidRPr="00CC7439" w:rsidRDefault="00155CDB">
            <w:pPr>
              <w:pStyle w:val="Compact"/>
              <w:rPr>
                <w:sz w:val="22"/>
                <w:szCs w:val="22"/>
                <w:rPrChange w:id="379" w:author="Geoffrey Day" w:date="2026-05-03T13:54:00Z">
                  <w:rPr/>
                </w:rPrChange>
              </w:rPr>
            </w:pPr>
            <w:r w:rsidRPr="00CC7439">
              <w:rPr>
                <w:i/>
                <w:iCs/>
                <w:sz w:val="22"/>
                <w:szCs w:val="22"/>
                <w:rPrChange w:id="380" w:author="Geoffrey Day" w:date="2026-05-03T13:54:00Z">
                  <w:rPr>
                    <w:i/>
                    <w:iCs/>
                  </w:rPr>
                </w:rPrChange>
              </w:rPr>
              <w:t>Semotilus corporalis</w:t>
            </w:r>
            <w:r w:rsidRPr="00CC7439">
              <w:rPr>
                <w:sz w:val="22"/>
                <w:szCs w:val="22"/>
                <w:rPrChange w:id="381" w:author="Geoffrey Day" w:date="2026-05-03T13:54:00Z">
                  <w:rPr/>
                </w:rPrChange>
              </w:rPr>
              <w:t xml:space="preserve"> (Fallfish)</w:t>
            </w:r>
          </w:p>
        </w:tc>
        <w:tc>
          <w:tcPr>
            <w:tcW w:w="1621" w:type="dxa"/>
            <w:tcPrChange w:id="382" w:author="Geoffrey Day" w:date="2026-05-03T13:53:00Z">
              <w:tcPr>
                <w:tcW w:w="880" w:type="dxa"/>
              </w:tcPr>
            </w:tcPrChange>
          </w:tcPr>
          <w:p w14:paraId="25165F75" w14:textId="77777777" w:rsidR="00860731" w:rsidRPr="00CC7439" w:rsidRDefault="00155CDB">
            <w:pPr>
              <w:pStyle w:val="Compact"/>
              <w:jc w:val="right"/>
              <w:rPr>
                <w:sz w:val="22"/>
                <w:szCs w:val="22"/>
                <w:rPrChange w:id="383" w:author="Geoffrey Day" w:date="2026-05-03T13:54:00Z">
                  <w:rPr/>
                </w:rPrChange>
              </w:rPr>
            </w:pPr>
            <w:r w:rsidRPr="00CC7439">
              <w:rPr>
                <w:sz w:val="22"/>
                <w:szCs w:val="22"/>
                <w:rPrChange w:id="384" w:author="Geoffrey Day" w:date="2026-05-03T13:54:00Z">
                  <w:rPr/>
                </w:rPrChange>
              </w:rPr>
              <w:t>319 (1.1%)</w:t>
            </w:r>
          </w:p>
        </w:tc>
        <w:tc>
          <w:tcPr>
            <w:tcW w:w="1040" w:type="dxa"/>
            <w:tcPrChange w:id="385" w:author="Geoffrey Day" w:date="2026-05-03T13:53:00Z">
              <w:tcPr>
                <w:tcW w:w="880" w:type="dxa"/>
              </w:tcPr>
            </w:tcPrChange>
          </w:tcPr>
          <w:p w14:paraId="6658D59B" w14:textId="77777777" w:rsidR="00860731" w:rsidRPr="00CC7439" w:rsidRDefault="00155CDB">
            <w:pPr>
              <w:pStyle w:val="Compact"/>
              <w:jc w:val="right"/>
              <w:rPr>
                <w:sz w:val="22"/>
                <w:szCs w:val="22"/>
                <w:rPrChange w:id="386" w:author="Geoffrey Day" w:date="2026-05-03T13:54:00Z">
                  <w:rPr/>
                </w:rPrChange>
              </w:rPr>
            </w:pPr>
            <w:r w:rsidRPr="00CC7439">
              <w:rPr>
                <w:sz w:val="22"/>
                <w:szCs w:val="22"/>
                <w:rPrChange w:id="387" w:author="Geoffrey Day" w:date="2026-05-03T13:54:00Z">
                  <w:rPr/>
                </w:rPrChange>
              </w:rPr>
              <w:t>—</w:t>
            </w:r>
          </w:p>
        </w:tc>
        <w:tc>
          <w:tcPr>
            <w:tcW w:w="1040" w:type="dxa"/>
            <w:tcPrChange w:id="388" w:author="Geoffrey Day" w:date="2026-05-03T13:53:00Z">
              <w:tcPr>
                <w:tcW w:w="880" w:type="dxa"/>
              </w:tcPr>
            </w:tcPrChange>
          </w:tcPr>
          <w:p w14:paraId="79078DCC" w14:textId="77777777" w:rsidR="00860731" w:rsidRPr="00CC7439" w:rsidRDefault="00155CDB">
            <w:pPr>
              <w:pStyle w:val="Compact"/>
              <w:jc w:val="right"/>
              <w:rPr>
                <w:sz w:val="22"/>
                <w:szCs w:val="22"/>
                <w:rPrChange w:id="389" w:author="Geoffrey Day" w:date="2026-05-03T13:54:00Z">
                  <w:rPr/>
                </w:rPrChange>
              </w:rPr>
            </w:pPr>
            <w:r w:rsidRPr="00CC7439">
              <w:rPr>
                <w:sz w:val="22"/>
                <w:szCs w:val="22"/>
                <w:rPrChange w:id="390" w:author="Geoffrey Day" w:date="2026-05-03T13:54:00Z">
                  <w:rPr/>
                </w:rPrChange>
              </w:rPr>
              <w:t>—</w:t>
            </w:r>
          </w:p>
        </w:tc>
        <w:tc>
          <w:tcPr>
            <w:tcW w:w="1040" w:type="dxa"/>
            <w:tcPrChange w:id="391" w:author="Geoffrey Day" w:date="2026-05-03T13:53:00Z">
              <w:tcPr>
                <w:tcW w:w="880" w:type="dxa"/>
              </w:tcPr>
            </w:tcPrChange>
          </w:tcPr>
          <w:p w14:paraId="31D7B9EE" w14:textId="77777777" w:rsidR="00860731" w:rsidRPr="00CC7439" w:rsidRDefault="00155CDB">
            <w:pPr>
              <w:pStyle w:val="Compact"/>
              <w:jc w:val="right"/>
              <w:rPr>
                <w:sz w:val="22"/>
                <w:szCs w:val="22"/>
                <w:rPrChange w:id="392" w:author="Geoffrey Day" w:date="2026-05-03T13:54:00Z">
                  <w:rPr/>
                </w:rPrChange>
              </w:rPr>
            </w:pPr>
            <w:r w:rsidRPr="00CC7439">
              <w:rPr>
                <w:sz w:val="22"/>
                <w:szCs w:val="22"/>
                <w:rPrChange w:id="393" w:author="Geoffrey Day" w:date="2026-05-03T13:54:00Z">
                  <w:rPr/>
                </w:rPrChange>
              </w:rPr>
              <w:t>—</w:t>
            </w:r>
          </w:p>
        </w:tc>
        <w:tc>
          <w:tcPr>
            <w:tcW w:w="1040" w:type="dxa"/>
            <w:tcPrChange w:id="394" w:author="Geoffrey Day" w:date="2026-05-03T13:53:00Z">
              <w:tcPr>
                <w:tcW w:w="880" w:type="dxa"/>
              </w:tcPr>
            </w:tcPrChange>
          </w:tcPr>
          <w:p w14:paraId="3C04ABD0" w14:textId="77777777" w:rsidR="00860731" w:rsidRPr="00CC7439" w:rsidRDefault="00155CDB">
            <w:pPr>
              <w:pStyle w:val="Compact"/>
              <w:jc w:val="right"/>
              <w:rPr>
                <w:sz w:val="22"/>
                <w:szCs w:val="22"/>
                <w:rPrChange w:id="395" w:author="Geoffrey Day" w:date="2026-05-03T13:54:00Z">
                  <w:rPr/>
                </w:rPrChange>
              </w:rPr>
            </w:pPr>
            <w:r w:rsidRPr="00CC7439">
              <w:rPr>
                <w:sz w:val="22"/>
                <w:szCs w:val="22"/>
                <w:rPrChange w:id="396" w:author="Geoffrey Day" w:date="2026-05-03T13:54:00Z">
                  <w:rPr/>
                </w:rPrChange>
              </w:rPr>
              <w:t>8,844 (22.1%)</w:t>
            </w:r>
          </w:p>
        </w:tc>
        <w:tc>
          <w:tcPr>
            <w:tcW w:w="1300" w:type="dxa"/>
            <w:tcPrChange w:id="397" w:author="Geoffrey Day" w:date="2026-05-03T13:53:00Z">
              <w:tcPr>
                <w:tcW w:w="1100" w:type="dxa"/>
              </w:tcPr>
            </w:tcPrChange>
          </w:tcPr>
          <w:p w14:paraId="1A4027ED" w14:textId="77777777" w:rsidR="00860731" w:rsidRPr="00CC7439" w:rsidRDefault="00155CDB">
            <w:pPr>
              <w:pStyle w:val="Compact"/>
              <w:jc w:val="center"/>
              <w:rPr>
                <w:sz w:val="22"/>
                <w:szCs w:val="22"/>
                <w:rPrChange w:id="398" w:author="Geoffrey Day" w:date="2026-05-03T13:54:00Z">
                  <w:rPr/>
                </w:rPrChange>
              </w:rPr>
            </w:pPr>
            <w:r w:rsidRPr="00CC7439">
              <w:rPr>
                <w:sz w:val="22"/>
                <w:szCs w:val="22"/>
                <w:rPrChange w:id="399" w:author="Geoffrey Day" w:date="2026-05-03T13:54:00Z">
                  <w:rPr/>
                </w:rPrChange>
              </w:rPr>
              <w:t>100%</w:t>
            </w:r>
          </w:p>
        </w:tc>
        <w:tc>
          <w:tcPr>
            <w:tcW w:w="928" w:type="dxa"/>
            <w:tcPrChange w:id="400" w:author="Geoffrey Day" w:date="2026-05-03T13:53:00Z">
              <w:tcPr>
                <w:tcW w:w="1100" w:type="dxa"/>
              </w:tcPr>
            </w:tcPrChange>
          </w:tcPr>
          <w:p w14:paraId="2A486F03" w14:textId="77777777" w:rsidR="00860731" w:rsidRPr="00CC7439" w:rsidRDefault="00155CDB">
            <w:pPr>
              <w:pStyle w:val="Compact"/>
              <w:jc w:val="center"/>
              <w:rPr>
                <w:sz w:val="22"/>
                <w:szCs w:val="22"/>
                <w:rPrChange w:id="401" w:author="Geoffrey Day" w:date="2026-05-03T13:54:00Z">
                  <w:rPr/>
                </w:rPrChange>
              </w:rPr>
            </w:pPr>
            <w:r w:rsidRPr="00CC7439">
              <w:rPr>
                <w:sz w:val="22"/>
                <w:szCs w:val="22"/>
                <w:rPrChange w:id="402" w:author="Geoffrey Day" w:date="2026-05-03T13:54:00Z">
                  <w:rPr/>
                </w:rPrChange>
              </w:rPr>
              <w:t>1</w:t>
            </w:r>
          </w:p>
        </w:tc>
        <w:tc>
          <w:tcPr>
            <w:tcW w:w="1891" w:type="dxa"/>
            <w:tcPrChange w:id="403" w:author="Geoffrey Day" w:date="2026-05-03T13:53:00Z">
              <w:tcPr>
                <w:tcW w:w="660" w:type="dxa"/>
              </w:tcPr>
            </w:tcPrChange>
          </w:tcPr>
          <w:p w14:paraId="37D79D9B" w14:textId="77777777" w:rsidR="00860731" w:rsidRPr="00CC7439" w:rsidRDefault="00155CDB">
            <w:pPr>
              <w:pStyle w:val="Compact"/>
              <w:rPr>
                <w:sz w:val="22"/>
                <w:szCs w:val="22"/>
                <w:rPrChange w:id="404" w:author="Geoffrey Day" w:date="2026-05-03T13:54:00Z">
                  <w:rPr/>
                </w:rPrChange>
              </w:rPr>
            </w:pPr>
            <w:r w:rsidRPr="00CC7439">
              <w:rPr>
                <w:sz w:val="22"/>
                <w:szCs w:val="22"/>
                <w:rPrChange w:id="405" w:author="Geoffrey Day" w:date="2026-05-03T13:54:00Z">
                  <w:rPr/>
                </w:rPrChange>
              </w:rPr>
              <w:t>Dominant at Rt 193. Largest native minnow; requires clean gravel for nest-building. Strong water quality indicator.</w:t>
            </w:r>
          </w:p>
        </w:tc>
      </w:tr>
      <w:tr w:rsidR="00860731" w14:paraId="6FBC91A3" w14:textId="77777777" w:rsidTr="00CC7439">
        <w:tc>
          <w:tcPr>
            <w:tcW w:w="1980" w:type="dxa"/>
            <w:tcPrChange w:id="406" w:author="Geoffrey Day" w:date="2026-05-03T13:53:00Z">
              <w:tcPr>
                <w:tcW w:w="660" w:type="dxa"/>
              </w:tcPr>
            </w:tcPrChange>
          </w:tcPr>
          <w:p w14:paraId="7D3F0221" w14:textId="77777777" w:rsidR="00860731" w:rsidRPr="00CC7439" w:rsidRDefault="00155CDB">
            <w:pPr>
              <w:pStyle w:val="Compact"/>
              <w:rPr>
                <w:sz w:val="22"/>
                <w:szCs w:val="22"/>
                <w:rPrChange w:id="407" w:author="Geoffrey Day" w:date="2026-05-03T13:54:00Z">
                  <w:rPr/>
                </w:rPrChange>
              </w:rPr>
            </w:pPr>
            <w:r w:rsidRPr="00CC7439">
              <w:rPr>
                <w:i/>
                <w:iCs/>
                <w:sz w:val="22"/>
                <w:szCs w:val="22"/>
                <w:rPrChange w:id="408" w:author="Geoffrey Day" w:date="2026-05-03T13:54:00Z">
                  <w:rPr>
                    <w:i/>
                    <w:iCs/>
                  </w:rPr>
                </w:rPrChange>
              </w:rPr>
              <w:t>Semotilus atromaculatus</w:t>
            </w:r>
            <w:r w:rsidRPr="00CC7439">
              <w:rPr>
                <w:sz w:val="22"/>
                <w:szCs w:val="22"/>
                <w:rPrChange w:id="409" w:author="Geoffrey Day" w:date="2026-05-03T13:54:00Z">
                  <w:rPr/>
                </w:rPrChange>
              </w:rPr>
              <w:t xml:space="preserve"> (Creek Chub)</w:t>
            </w:r>
          </w:p>
        </w:tc>
        <w:tc>
          <w:tcPr>
            <w:tcW w:w="1621" w:type="dxa"/>
            <w:tcPrChange w:id="410" w:author="Geoffrey Day" w:date="2026-05-03T13:53:00Z">
              <w:tcPr>
                <w:tcW w:w="880" w:type="dxa"/>
              </w:tcPr>
            </w:tcPrChange>
          </w:tcPr>
          <w:p w14:paraId="754194F6" w14:textId="77777777" w:rsidR="00860731" w:rsidRPr="00CC7439" w:rsidRDefault="00155CDB">
            <w:pPr>
              <w:pStyle w:val="Compact"/>
              <w:jc w:val="right"/>
              <w:rPr>
                <w:sz w:val="22"/>
                <w:szCs w:val="22"/>
                <w:rPrChange w:id="411" w:author="Geoffrey Day" w:date="2026-05-03T13:54:00Z">
                  <w:rPr/>
                </w:rPrChange>
              </w:rPr>
            </w:pPr>
            <w:r w:rsidRPr="00CC7439">
              <w:rPr>
                <w:sz w:val="22"/>
                <w:szCs w:val="22"/>
                <w:rPrChange w:id="412" w:author="Geoffrey Day" w:date="2026-05-03T13:54:00Z">
                  <w:rPr/>
                </w:rPrChange>
              </w:rPr>
              <w:t>4,965 (17.4%)</w:t>
            </w:r>
          </w:p>
        </w:tc>
        <w:tc>
          <w:tcPr>
            <w:tcW w:w="1040" w:type="dxa"/>
            <w:tcPrChange w:id="413" w:author="Geoffrey Day" w:date="2026-05-03T13:53:00Z">
              <w:tcPr>
                <w:tcW w:w="880" w:type="dxa"/>
              </w:tcPr>
            </w:tcPrChange>
          </w:tcPr>
          <w:p w14:paraId="6FFC8DA3" w14:textId="77777777" w:rsidR="00860731" w:rsidRPr="00CC7439" w:rsidRDefault="00155CDB">
            <w:pPr>
              <w:pStyle w:val="Compact"/>
              <w:jc w:val="right"/>
              <w:rPr>
                <w:sz w:val="22"/>
                <w:szCs w:val="22"/>
                <w:rPrChange w:id="414" w:author="Geoffrey Day" w:date="2026-05-03T13:54:00Z">
                  <w:rPr/>
                </w:rPrChange>
              </w:rPr>
            </w:pPr>
            <w:r w:rsidRPr="00CC7439">
              <w:rPr>
                <w:sz w:val="22"/>
                <w:szCs w:val="22"/>
                <w:rPrChange w:id="415" w:author="Geoffrey Day" w:date="2026-05-03T13:54:00Z">
                  <w:rPr/>
                </w:rPrChange>
              </w:rPr>
              <w:t>8,857 (24.9%)</w:t>
            </w:r>
          </w:p>
        </w:tc>
        <w:tc>
          <w:tcPr>
            <w:tcW w:w="1040" w:type="dxa"/>
            <w:tcPrChange w:id="416" w:author="Geoffrey Day" w:date="2026-05-03T13:53:00Z">
              <w:tcPr>
                <w:tcW w:w="880" w:type="dxa"/>
              </w:tcPr>
            </w:tcPrChange>
          </w:tcPr>
          <w:p w14:paraId="46D29230" w14:textId="77777777" w:rsidR="00860731" w:rsidRPr="00CC7439" w:rsidRDefault="00155CDB">
            <w:pPr>
              <w:pStyle w:val="Compact"/>
              <w:jc w:val="right"/>
              <w:rPr>
                <w:sz w:val="22"/>
                <w:szCs w:val="22"/>
                <w:rPrChange w:id="417" w:author="Geoffrey Day" w:date="2026-05-03T13:54:00Z">
                  <w:rPr/>
                </w:rPrChange>
              </w:rPr>
            </w:pPr>
            <w:r w:rsidRPr="00CC7439">
              <w:rPr>
                <w:sz w:val="22"/>
                <w:szCs w:val="22"/>
                <w:rPrChange w:id="418" w:author="Geoffrey Day" w:date="2026-05-03T13:54:00Z">
                  <w:rPr/>
                </w:rPrChange>
              </w:rPr>
              <w:t>—</w:t>
            </w:r>
          </w:p>
        </w:tc>
        <w:tc>
          <w:tcPr>
            <w:tcW w:w="1040" w:type="dxa"/>
            <w:tcPrChange w:id="419" w:author="Geoffrey Day" w:date="2026-05-03T13:53:00Z">
              <w:tcPr>
                <w:tcW w:w="880" w:type="dxa"/>
              </w:tcPr>
            </w:tcPrChange>
          </w:tcPr>
          <w:p w14:paraId="173F0B8A" w14:textId="77777777" w:rsidR="00860731" w:rsidRPr="00CC7439" w:rsidRDefault="00155CDB">
            <w:pPr>
              <w:pStyle w:val="Compact"/>
              <w:jc w:val="right"/>
              <w:rPr>
                <w:sz w:val="22"/>
                <w:szCs w:val="22"/>
                <w:rPrChange w:id="420" w:author="Geoffrey Day" w:date="2026-05-03T13:54:00Z">
                  <w:rPr/>
                </w:rPrChange>
              </w:rPr>
            </w:pPr>
            <w:r w:rsidRPr="00CC7439">
              <w:rPr>
                <w:sz w:val="22"/>
                <w:szCs w:val="22"/>
                <w:rPrChange w:id="421" w:author="Geoffrey Day" w:date="2026-05-03T13:54:00Z">
                  <w:rPr/>
                </w:rPrChange>
              </w:rPr>
              <w:t>5,841 (100%)</w:t>
            </w:r>
          </w:p>
        </w:tc>
        <w:tc>
          <w:tcPr>
            <w:tcW w:w="1040" w:type="dxa"/>
            <w:tcPrChange w:id="422" w:author="Geoffrey Day" w:date="2026-05-03T13:53:00Z">
              <w:tcPr>
                <w:tcW w:w="880" w:type="dxa"/>
              </w:tcPr>
            </w:tcPrChange>
          </w:tcPr>
          <w:p w14:paraId="68AA6746" w14:textId="77777777" w:rsidR="00860731" w:rsidRPr="00CC7439" w:rsidRDefault="00155CDB">
            <w:pPr>
              <w:pStyle w:val="Compact"/>
              <w:jc w:val="right"/>
              <w:rPr>
                <w:sz w:val="22"/>
                <w:szCs w:val="22"/>
                <w:rPrChange w:id="423" w:author="Geoffrey Day" w:date="2026-05-03T13:54:00Z">
                  <w:rPr/>
                </w:rPrChange>
              </w:rPr>
            </w:pPr>
            <w:r w:rsidRPr="00CC7439">
              <w:rPr>
                <w:sz w:val="22"/>
                <w:szCs w:val="22"/>
                <w:rPrChange w:id="424" w:author="Geoffrey Day" w:date="2026-05-03T13:54:00Z">
                  <w:rPr/>
                </w:rPrChange>
              </w:rPr>
              <w:t>1,135 (2.8%)</w:t>
            </w:r>
          </w:p>
        </w:tc>
        <w:tc>
          <w:tcPr>
            <w:tcW w:w="1300" w:type="dxa"/>
            <w:tcPrChange w:id="425" w:author="Geoffrey Day" w:date="2026-05-03T13:53:00Z">
              <w:tcPr>
                <w:tcW w:w="1100" w:type="dxa"/>
              </w:tcPr>
            </w:tcPrChange>
          </w:tcPr>
          <w:p w14:paraId="6C48E6D5" w14:textId="77777777" w:rsidR="00860731" w:rsidRPr="00CC7439" w:rsidRDefault="00155CDB">
            <w:pPr>
              <w:pStyle w:val="Compact"/>
              <w:jc w:val="center"/>
              <w:rPr>
                <w:sz w:val="22"/>
                <w:szCs w:val="22"/>
                <w:rPrChange w:id="426" w:author="Geoffrey Day" w:date="2026-05-03T13:54:00Z">
                  <w:rPr/>
                </w:rPrChange>
              </w:rPr>
            </w:pPr>
            <w:r w:rsidRPr="00CC7439">
              <w:rPr>
                <w:sz w:val="22"/>
                <w:szCs w:val="22"/>
                <w:rPrChange w:id="427" w:author="Geoffrey Day" w:date="2026-05-03T13:54:00Z">
                  <w:rPr/>
                </w:rPrChange>
              </w:rPr>
              <w:t>100%</w:t>
            </w:r>
          </w:p>
        </w:tc>
        <w:tc>
          <w:tcPr>
            <w:tcW w:w="928" w:type="dxa"/>
            <w:tcPrChange w:id="428" w:author="Geoffrey Day" w:date="2026-05-03T13:53:00Z">
              <w:tcPr>
                <w:tcW w:w="1100" w:type="dxa"/>
              </w:tcPr>
            </w:tcPrChange>
          </w:tcPr>
          <w:p w14:paraId="43CC63A1" w14:textId="77777777" w:rsidR="00860731" w:rsidRPr="00CC7439" w:rsidRDefault="00155CDB">
            <w:pPr>
              <w:pStyle w:val="Compact"/>
              <w:jc w:val="center"/>
              <w:rPr>
                <w:sz w:val="22"/>
                <w:szCs w:val="22"/>
                <w:rPrChange w:id="429" w:author="Geoffrey Day" w:date="2026-05-03T13:54:00Z">
                  <w:rPr/>
                </w:rPrChange>
              </w:rPr>
            </w:pPr>
            <w:r w:rsidRPr="00CC7439">
              <w:rPr>
                <w:sz w:val="22"/>
                <w:szCs w:val="22"/>
                <w:rPrChange w:id="430" w:author="Geoffrey Day" w:date="2026-05-03T13:54:00Z">
                  <w:rPr/>
                </w:rPrChange>
              </w:rPr>
              <w:t>1</w:t>
            </w:r>
          </w:p>
        </w:tc>
        <w:tc>
          <w:tcPr>
            <w:tcW w:w="1891" w:type="dxa"/>
            <w:tcPrChange w:id="431" w:author="Geoffrey Day" w:date="2026-05-03T13:53:00Z">
              <w:tcPr>
                <w:tcW w:w="660" w:type="dxa"/>
              </w:tcPr>
            </w:tcPrChange>
          </w:tcPr>
          <w:p w14:paraId="1316E0D9" w14:textId="77777777" w:rsidR="00860731" w:rsidRPr="00CC7439" w:rsidRDefault="00155CDB">
            <w:pPr>
              <w:pStyle w:val="Compact"/>
              <w:rPr>
                <w:sz w:val="22"/>
                <w:szCs w:val="22"/>
                <w:rPrChange w:id="432" w:author="Geoffrey Day" w:date="2026-05-03T13:54:00Z">
                  <w:rPr/>
                </w:rPrChange>
              </w:rPr>
            </w:pPr>
            <w:r w:rsidRPr="00CC7439">
              <w:rPr>
                <w:sz w:val="22"/>
                <w:szCs w:val="22"/>
                <w:rPrChange w:id="433" w:author="Geoffrey Day" w:date="2026-05-03T13:54:00Z">
                  <w:rPr/>
                </w:rPrChange>
              </w:rPr>
              <w:t>Only fish at McCoy Brook (pH 3.54). Acid-tolerant; present at all sites with adequate flow.</w:t>
            </w:r>
          </w:p>
        </w:tc>
      </w:tr>
      <w:tr w:rsidR="00860731" w14:paraId="6402CEC3" w14:textId="77777777" w:rsidTr="00CC7439">
        <w:tc>
          <w:tcPr>
            <w:tcW w:w="1980" w:type="dxa"/>
            <w:tcPrChange w:id="434" w:author="Geoffrey Day" w:date="2026-05-03T13:53:00Z">
              <w:tcPr>
                <w:tcW w:w="660" w:type="dxa"/>
              </w:tcPr>
            </w:tcPrChange>
          </w:tcPr>
          <w:p w14:paraId="302C0BE2" w14:textId="77777777" w:rsidR="00860731" w:rsidRPr="00CC7439" w:rsidRDefault="00155CDB">
            <w:pPr>
              <w:pStyle w:val="Compact"/>
              <w:rPr>
                <w:sz w:val="22"/>
                <w:szCs w:val="22"/>
                <w:rPrChange w:id="435" w:author="Geoffrey Day" w:date="2026-05-03T13:54:00Z">
                  <w:rPr/>
                </w:rPrChange>
              </w:rPr>
            </w:pPr>
            <w:r w:rsidRPr="00CC7439">
              <w:rPr>
                <w:i/>
                <w:iCs/>
                <w:sz w:val="22"/>
                <w:szCs w:val="22"/>
                <w:rPrChange w:id="436" w:author="Geoffrey Day" w:date="2026-05-03T13:54:00Z">
                  <w:rPr>
                    <w:i/>
                    <w:iCs/>
                  </w:rPr>
                </w:rPrChange>
              </w:rPr>
              <w:t>Lepomis auritus</w:t>
            </w:r>
            <w:r w:rsidRPr="00CC7439">
              <w:rPr>
                <w:sz w:val="22"/>
                <w:szCs w:val="22"/>
                <w:rPrChange w:id="437" w:author="Geoffrey Day" w:date="2026-05-03T13:54:00Z">
                  <w:rPr/>
                </w:rPrChange>
              </w:rPr>
              <w:t xml:space="preserve"> / </w:t>
            </w:r>
            <w:r w:rsidRPr="00CC7439">
              <w:rPr>
                <w:i/>
                <w:iCs/>
                <w:sz w:val="22"/>
                <w:szCs w:val="22"/>
                <w:rPrChange w:id="438" w:author="Geoffrey Day" w:date="2026-05-03T13:54:00Z">
                  <w:rPr>
                    <w:i/>
                    <w:iCs/>
                  </w:rPr>
                </w:rPrChange>
              </w:rPr>
              <w:t>Lepomis</w:t>
            </w:r>
            <w:r w:rsidRPr="00CC7439">
              <w:rPr>
                <w:sz w:val="22"/>
                <w:szCs w:val="22"/>
                <w:rPrChange w:id="439" w:author="Geoffrey Day" w:date="2026-05-03T13:54:00Z">
                  <w:rPr/>
                </w:rPrChange>
              </w:rPr>
              <w:t xml:space="preserve"> spp. (Redbreast Sunfish)</w:t>
            </w:r>
          </w:p>
        </w:tc>
        <w:tc>
          <w:tcPr>
            <w:tcW w:w="1621" w:type="dxa"/>
            <w:tcPrChange w:id="440" w:author="Geoffrey Day" w:date="2026-05-03T13:53:00Z">
              <w:tcPr>
                <w:tcW w:w="880" w:type="dxa"/>
              </w:tcPr>
            </w:tcPrChange>
          </w:tcPr>
          <w:p w14:paraId="24D0A5B6" w14:textId="77777777" w:rsidR="00860731" w:rsidRPr="00CC7439" w:rsidRDefault="00155CDB">
            <w:pPr>
              <w:pStyle w:val="Compact"/>
              <w:jc w:val="right"/>
              <w:rPr>
                <w:sz w:val="22"/>
                <w:szCs w:val="22"/>
                <w:rPrChange w:id="441" w:author="Geoffrey Day" w:date="2026-05-03T13:54:00Z">
                  <w:rPr/>
                </w:rPrChange>
              </w:rPr>
            </w:pPr>
            <w:r w:rsidRPr="00CC7439">
              <w:rPr>
                <w:sz w:val="22"/>
                <w:szCs w:val="22"/>
                <w:rPrChange w:id="442" w:author="Geoffrey Day" w:date="2026-05-03T13:54:00Z">
                  <w:rPr/>
                </w:rPrChange>
              </w:rPr>
              <w:t>8,811 (31.0%)</w:t>
            </w:r>
          </w:p>
        </w:tc>
        <w:tc>
          <w:tcPr>
            <w:tcW w:w="1040" w:type="dxa"/>
            <w:tcPrChange w:id="443" w:author="Geoffrey Day" w:date="2026-05-03T13:53:00Z">
              <w:tcPr>
                <w:tcW w:w="880" w:type="dxa"/>
              </w:tcPr>
            </w:tcPrChange>
          </w:tcPr>
          <w:p w14:paraId="7371EAF7" w14:textId="77777777" w:rsidR="00860731" w:rsidRPr="00CC7439" w:rsidRDefault="00155CDB">
            <w:pPr>
              <w:pStyle w:val="Compact"/>
              <w:jc w:val="right"/>
              <w:rPr>
                <w:sz w:val="22"/>
                <w:szCs w:val="22"/>
                <w:rPrChange w:id="444" w:author="Geoffrey Day" w:date="2026-05-03T13:54:00Z">
                  <w:rPr/>
                </w:rPrChange>
              </w:rPr>
            </w:pPr>
            <w:r w:rsidRPr="00CC7439">
              <w:rPr>
                <w:sz w:val="22"/>
                <w:szCs w:val="22"/>
                <w:rPrChange w:id="445" w:author="Geoffrey Day" w:date="2026-05-03T13:54:00Z">
                  <w:rPr/>
                </w:rPrChange>
              </w:rPr>
              <w:t>3,509 (9.9%)</w:t>
            </w:r>
          </w:p>
        </w:tc>
        <w:tc>
          <w:tcPr>
            <w:tcW w:w="1040" w:type="dxa"/>
            <w:tcPrChange w:id="446" w:author="Geoffrey Day" w:date="2026-05-03T13:53:00Z">
              <w:tcPr>
                <w:tcW w:w="880" w:type="dxa"/>
              </w:tcPr>
            </w:tcPrChange>
          </w:tcPr>
          <w:p w14:paraId="744FFA3E" w14:textId="77777777" w:rsidR="00860731" w:rsidRPr="00CC7439" w:rsidRDefault="00155CDB">
            <w:pPr>
              <w:pStyle w:val="Compact"/>
              <w:jc w:val="right"/>
              <w:rPr>
                <w:sz w:val="22"/>
                <w:szCs w:val="22"/>
                <w:rPrChange w:id="447" w:author="Geoffrey Day" w:date="2026-05-03T13:54:00Z">
                  <w:rPr/>
                </w:rPrChange>
              </w:rPr>
            </w:pPr>
            <w:r w:rsidRPr="00CC7439">
              <w:rPr>
                <w:sz w:val="22"/>
                <w:szCs w:val="22"/>
                <w:rPrChange w:id="448" w:author="Geoffrey Day" w:date="2026-05-03T13:54:00Z">
                  <w:rPr/>
                </w:rPrChange>
              </w:rPr>
              <w:t>—</w:t>
            </w:r>
          </w:p>
        </w:tc>
        <w:tc>
          <w:tcPr>
            <w:tcW w:w="1040" w:type="dxa"/>
            <w:tcPrChange w:id="449" w:author="Geoffrey Day" w:date="2026-05-03T13:53:00Z">
              <w:tcPr>
                <w:tcW w:w="880" w:type="dxa"/>
              </w:tcPr>
            </w:tcPrChange>
          </w:tcPr>
          <w:p w14:paraId="3B4007BF" w14:textId="77777777" w:rsidR="00860731" w:rsidRPr="00CC7439" w:rsidRDefault="00155CDB">
            <w:pPr>
              <w:pStyle w:val="Compact"/>
              <w:jc w:val="right"/>
              <w:rPr>
                <w:sz w:val="22"/>
                <w:szCs w:val="22"/>
                <w:rPrChange w:id="450" w:author="Geoffrey Day" w:date="2026-05-03T13:54:00Z">
                  <w:rPr/>
                </w:rPrChange>
              </w:rPr>
            </w:pPr>
            <w:r w:rsidRPr="00CC7439">
              <w:rPr>
                <w:sz w:val="22"/>
                <w:szCs w:val="22"/>
                <w:rPrChange w:id="451" w:author="Geoffrey Day" w:date="2026-05-03T13:54:00Z">
                  <w:rPr/>
                </w:rPrChange>
              </w:rPr>
              <w:t>—</w:t>
            </w:r>
          </w:p>
        </w:tc>
        <w:tc>
          <w:tcPr>
            <w:tcW w:w="1040" w:type="dxa"/>
            <w:tcPrChange w:id="452" w:author="Geoffrey Day" w:date="2026-05-03T13:53:00Z">
              <w:tcPr>
                <w:tcW w:w="880" w:type="dxa"/>
              </w:tcPr>
            </w:tcPrChange>
          </w:tcPr>
          <w:p w14:paraId="22760188" w14:textId="77777777" w:rsidR="00860731" w:rsidRPr="00CC7439" w:rsidRDefault="00155CDB">
            <w:pPr>
              <w:pStyle w:val="Compact"/>
              <w:jc w:val="right"/>
              <w:rPr>
                <w:sz w:val="22"/>
                <w:szCs w:val="22"/>
                <w:rPrChange w:id="453" w:author="Geoffrey Day" w:date="2026-05-03T13:54:00Z">
                  <w:rPr/>
                </w:rPrChange>
              </w:rPr>
            </w:pPr>
            <w:r w:rsidRPr="00CC7439">
              <w:rPr>
                <w:sz w:val="22"/>
                <w:szCs w:val="22"/>
                <w:rPrChange w:id="454" w:author="Geoffrey Day" w:date="2026-05-03T13:54:00Z">
                  <w:rPr/>
                </w:rPrChange>
              </w:rPr>
              <w:t>5,240 (13.1%)</w:t>
            </w:r>
          </w:p>
        </w:tc>
        <w:tc>
          <w:tcPr>
            <w:tcW w:w="1300" w:type="dxa"/>
            <w:tcPrChange w:id="455" w:author="Geoffrey Day" w:date="2026-05-03T13:53:00Z">
              <w:tcPr>
                <w:tcW w:w="1100" w:type="dxa"/>
              </w:tcPr>
            </w:tcPrChange>
          </w:tcPr>
          <w:p w14:paraId="24257B66" w14:textId="77777777" w:rsidR="00860731" w:rsidRPr="00CC7439" w:rsidRDefault="00155CDB">
            <w:pPr>
              <w:pStyle w:val="Compact"/>
              <w:jc w:val="center"/>
              <w:rPr>
                <w:sz w:val="22"/>
                <w:szCs w:val="22"/>
                <w:rPrChange w:id="456" w:author="Geoffrey Day" w:date="2026-05-03T13:54:00Z">
                  <w:rPr/>
                </w:rPrChange>
              </w:rPr>
            </w:pPr>
            <w:r w:rsidRPr="00CC7439">
              <w:rPr>
                <w:sz w:val="22"/>
                <w:szCs w:val="22"/>
                <w:rPrChange w:id="457" w:author="Geoffrey Day" w:date="2026-05-03T13:54:00Z">
                  <w:rPr/>
                </w:rPrChange>
              </w:rPr>
              <w:t>100%</w:t>
            </w:r>
          </w:p>
        </w:tc>
        <w:tc>
          <w:tcPr>
            <w:tcW w:w="928" w:type="dxa"/>
            <w:tcPrChange w:id="458" w:author="Geoffrey Day" w:date="2026-05-03T13:53:00Z">
              <w:tcPr>
                <w:tcW w:w="1100" w:type="dxa"/>
              </w:tcPr>
            </w:tcPrChange>
          </w:tcPr>
          <w:p w14:paraId="4CFBCC59" w14:textId="77777777" w:rsidR="00860731" w:rsidRPr="00CC7439" w:rsidRDefault="00155CDB">
            <w:pPr>
              <w:pStyle w:val="Compact"/>
              <w:jc w:val="center"/>
              <w:rPr>
                <w:sz w:val="22"/>
                <w:szCs w:val="22"/>
                <w:rPrChange w:id="459" w:author="Geoffrey Day" w:date="2026-05-03T13:54:00Z">
                  <w:rPr/>
                </w:rPrChange>
              </w:rPr>
            </w:pPr>
            <w:r w:rsidRPr="00CC7439">
              <w:rPr>
                <w:sz w:val="22"/>
                <w:szCs w:val="22"/>
                <w:rPrChange w:id="460" w:author="Geoffrey Day" w:date="2026-05-03T13:54:00Z">
                  <w:rPr/>
                </w:rPrChange>
              </w:rPr>
              <w:t>1–3</w:t>
            </w:r>
          </w:p>
        </w:tc>
        <w:tc>
          <w:tcPr>
            <w:tcW w:w="1891" w:type="dxa"/>
            <w:tcPrChange w:id="461" w:author="Geoffrey Day" w:date="2026-05-03T13:53:00Z">
              <w:tcPr>
                <w:tcW w:w="660" w:type="dxa"/>
              </w:tcPr>
            </w:tcPrChange>
          </w:tcPr>
          <w:p w14:paraId="72DB596E" w14:textId="77777777" w:rsidR="00860731" w:rsidRPr="00CC7439" w:rsidRDefault="00155CDB">
            <w:pPr>
              <w:pStyle w:val="Compact"/>
              <w:rPr>
                <w:sz w:val="22"/>
                <w:szCs w:val="22"/>
                <w:rPrChange w:id="462" w:author="Geoffrey Day" w:date="2026-05-03T13:54:00Z">
                  <w:rPr/>
                </w:rPrChange>
              </w:rPr>
            </w:pPr>
            <w:r w:rsidRPr="00CC7439">
              <w:rPr>
                <w:sz w:val="22"/>
                <w:szCs w:val="22"/>
                <w:rPrChange w:id="463" w:author="Geoffrey Day" w:date="2026-05-03T13:54:00Z">
                  <w:rPr/>
                </w:rPrChange>
              </w:rPr>
              <w:t>Dominant at Sprague’s Falls. Benthic omnivore; requires st</w:t>
            </w:r>
            <w:r w:rsidRPr="00CC7439">
              <w:rPr>
                <w:sz w:val="22"/>
                <w:szCs w:val="22"/>
                <w:rPrChange w:id="464" w:author="Geoffrey Day" w:date="2026-05-03T13:54:00Z">
                  <w:rPr/>
                </w:rPrChange>
              </w:rPr>
              <w:t>able, clean substrate.</w:t>
            </w:r>
          </w:p>
        </w:tc>
      </w:tr>
      <w:tr w:rsidR="00860731" w14:paraId="02B69F59" w14:textId="77777777" w:rsidTr="00CC7439">
        <w:tc>
          <w:tcPr>
            <w:tcW w:w="1980" w:type="dxa"/>
            <w:tcPrChange w:id="465" w:author="Geoffrey Day" w:date="2026-05-03T13:53:00Z">
              <w:tcPr>
                <w:tcW w:w="660" w:type="dxa"/>
              </w:tcPr>
            </w:tcPrChange>
          </w:tcPr>
          <w:p w14:paraId="5AC30E24" w14:textId="77777777" w:rsidR="00860731" w:rsidRPr="00CC7439" w:rsidRDefault="00155CDB">
            <w:pPr>
              <w:pStyle w:val="Compact"/>
              <w:rPr>
                <w:sz w:val="22"/>
                <w:szCs w:val="22"/>
                <w:rPrChange w:id="466" w:author="Geoffrey Day" w:date="2026-05-03T13:54:00Z">
                  <w:rPr/>
                </w:rPrChange>
              </w:rPr>
            </w:pPr>
            <w:r w:rsidRPr="00CC7439">
              <w:rPr>
                <w:i/>
                <w:iCs/>
                <w:sz w:val="22"/>
                <w:szCs w:val="22"/>
                <w:rPrChange w:id="467" w:author="Geoffrey Day" w:date="2026-05-03T13:54:00Z">
                  <w:rPr>
                    <w:i/>
                    <w:iCs/>
                  </w:rPr>
                </w:rPrChange>
              </w:rPr>
              <w:t>Catostomus commersonii</w:t>
            </w:r>
            <w:r w:rsidRPr="00CC7439">
              <w:rPr>
                <w:sz w:val="22"/>
                <w:szCs w:val="22"/>
                <w:rPrChange w:id="468" w:author="Geoffrey Day" w:date="2026-05-03T13:54:00Z">
                  <w:rPr/>
                </w:rPrChange>
              </w:rPr>
              <w:t xml:space="preserve"> (White Sucker)</w:t>
            </w:r>
          </w:p>
        </w:tc>
        <w:tc>
          <w:tcPr>
            <w:tcW w:w="1621" w:type="dxa"/>
            <w:tcPrChange w:id="469" w:author="Geoffrey Day" w:date="2026-05-03T13:53:00Z">
              <w:tcPr>
                <w:tcW w:w="880" w:type="dxa"/>
              </w:tcPr>
            </w:tcPrChange>
          </w:tcPr>
          <w:p w14:paraId="08026C39" w14:textId="77777777" w:rsidR="00860731" w:rsidRPr="00CC7439" w:rsidRDefault="00155CDB">
            <w:pPr>
              <w:pStyle w:val="Compact"/>
              <w:jc w:val="right"/>
              <w:rPr>
                <w:sz w:val="22"/>
                <w:szCs w:val="22"/>
                <w:rPrChange w:id="470" w:author="Geoffrey Day" w:date="2026-05-03T13:54:00Z">
                  <w:rPr/>
                </w:rPrChange>
              </w:rPr>
            </w:pPr>
            <w:r w:rsidRPr="00CC7439">
              <w:rPr>
                <w:sz w:val="22"/>
                <w:szCs w:val="22"/>
                <w:rPrChange w:id="471" w:author="Geoffrey Day" w:date="2026-05-03T13:54:00Z">
                  <w:rPr/>
                </w:rPrChange>
              </w:rPr>
              <w:t>5,596 (19.7%)</w:t>
            </w:r>
          </w:p>
        </w:tc>
        <w:tc>
          <w:tcPr>
            <w:tcW w:w="1040" w:type="dxa"/>
            <w:tcPrChange w:id="472" w:author="Geoffrey Day" w:date="2026-05-03T13:53:00Z">
              <w:tcPr>
                <w:tcW w:w="880" w:type="dxa"/>
              </w:tcPr>
            </w:tcPrChange>
          </w:tcPr>
          <w:p w14:paraId="5FFE84D2" w14:textId="77777777" w:rsidR="00860731" w:rsidRPr="00CC7439" w:rsidRDefault="00155CDB">
            <w:pPr>
              <w:pStyle w:val="Compact"/>
              <w:jc w:val="right"/>
              <w:rPr>
                <w:sz w:val="22"/>
                <w:szCs w:val="22"/>
                <w:rPrChange w:id="473" w:author="Geoffrey Day" w:date="2026-05-03T13:54:00Z">
                  <w:rPr/>
                </w:rPrChange>
              </w:rPr>
            </w:pPr>
            <w:r w:rsidRPr="00CC7439">
              <w:rPr>
                <w:sz w:val="22"/>
                <w:szCs w:val="22"/>
                <w:rPrChange w:id="474" w:author="Geoffrey Day" w:date="2026-05-03T13:54:00Z">
                  <w:rPr/>
                </w:rPrChange>
              </w:rPr>
              <w:t>344 (1.0%)</w:t>
            </w:r>
          </w:p>
        </w:tc>
        <w:tc>
          <w:tcPr>
            <w:tcW w:w="1040" w:type="dxa"/>
            <w:tcPrChange w:id="475" w:author="Geoffrey Day" w:date="2026-05-03T13:53:00Z">
              <w:tcPr>
                <w:tcW w:w="880" w:type="dxa"/>
              </w:tcPr>
            </w:tcPrChange>
          </w:tcPr>
          <w:p w14:paraId="423A5C62" w14:textId="77777777" w:rsidR="00860731" w:rsidRPr="00CC7439" w:rsidRDefault="00155CDB">
            <w:pPr>
              <w:pStyle w:val="Compact"/>
              <w:jc w:val="right"/>
              <w:rPr>
                <w:sz w:val="22"/>
                <w:szCs w:val="22"/>
                <w:rPrChange w:id="476" w:author="Geoffrey Day" w:date="2026-05-03T13:54:00Z">
                  <w:rPr/>
                </w:rPrChange>
              </w:rPr>
            </w:pPr>
            <w:r w:rsidRPr="00CC7439">
              <w:rPr>
                <w:sz w:val="22"/>
                <w:szCs w:val="22"/>
                <w:rPrChange w:id="477" w:author="Geoffrey Day" w:date="2026-05-03T13:54:00Z">
                  <w:rPr/>
                </w:rPrChange>
              </w:rPr>
              <w:t>—</w:t>
            </w:r>
          </w:p>
        </w:tc>
        <w:tc>
          <w:tcPr>
            <w:tcW w:w="1040" w:type="dxa"/>
            <w:tcPrChange w:id="478" w:author="Geoffrey Day" w:date="2026-05-03T13:53:00Z">
              <w:tcPr>
                <w:tcW w:w="880" w:type="dxa"/>
              </w:tcPr>
            </w:tcPrChange>
          </w:tcPr>
          <w:p w14:paraId="53F6EB40" w14:textId="77777777" w:rsidR="00860731" w:rsidRPr="00CC7439" w:rsidRDefault="00155CDB">
            <w:pPr>
              <w:pStyle w:val="Compact"/>
              <w:jc w:val="right"/>
              <w:rPr>
                <w:sz w:val="22"/>
                <w:szCs w:val="22"/>
                <w:rPrChange w:id="479" w:author="Geoffrey Day" w:date="2026-05-03T13:54:00Z">
                  <w:rPr/>
                </w:rPrChange>
              </w:rPr>
            </w:pPr>
            <w:r w:rsidRPr="00CC7439">
              <w:rPr>
                <w:sz w:val="22"/>
                <w:szCs w:val="22"/>
                <w:rPrChange w:id="480" w:author="Geoffrey Day" w:date="2026-05-03T13:54:00Z">
                  <w:rPr/>
                </w:rPrChange>
              </w:rPr>
              <w:t>—</w:t>
            </w:r>
          </w:p>
        </w:tc>
        <w:tc>
          <w:tcPr>
            <w:tcW w:w="1040" w:type="dxa"/>
            <w:tcPrChange w:id="481" w:author="Geoffrey Day" w:date="2026-05-03T13:53:00Z">
              <w:tcPr>
                <w:tcW w:w="880" w:type="dxa"/>
              </w:tcPr>
            </w:tcPrChange>
          </w:tcPr>
          <w:p w14:paraId="42ABD350" w14:textId="77777777" w:rsidR="00860731" w:rsidRPr="00CC7439" w:rsidRDefault="00155CDB">
            <w:pPr>
              <w:pStyle w:val="Compact"/>
              <w:jc w:val="right"/>
              <w:rPr>
                <w:sz w:val="22"/>
                <w:szCs w:val="22"/>
                <w:rPrChange w:id="482" w:author="Geoffrey Day" w:date="2026-05-03T13:54:00Z">
                  <w:rPr/>
                </w:rPrChange>
              </w:rPr>
            </w:pPr>
            <w:r w:rsidRPr="00CC7439">
              <w:rPr>
                <w:sz w:val="22"/>
                <w:szCs w:val="22"/>
                <w:rPrChange w:id="483" w:author="Geoffrey Day" w:date="2026-05-03T13:54:00Z">
                  <w:rPr/>
                </w:rPrChange>
              </w:rPr>
              <w:t>3,402 (8.5%)</w:t>
            </w:r>
          </w:p>
        </w:tc>
        <w:tc>
          <w:tcPr>
            <w:tcW w:w="1300" w:type="dxa"/>
            <w:tcPrChange w:id="484" w:author="Geoffrey Day" w:date="2026-05-03T13:53:00Z">
              <w:tcPr>
                <w:tcW w:w="1100" w:type="dxa"/>
              </w:tcPr>
            </w:tcPrChange>
          </w:tcPr>
          <w:p w14:paraId="54D66E77" w14:textId="77777777" w:rsidR="00860731" w:rsidRPr="00CC7439" w:rsidRDefault="00155CDB">
            <w:pPr>
              <w:pStyle w:val="Compact"/>
              <w:jc w:val="center"/>
              <w:rPr>
                <w:sz w:val="22"/>
                <w:szCs w:val="22"/>
                <w:rPrChange w:id="485" w:author="Geoffrey Day" w:date="2026-05-03T13:54:00Z">
                  <w:rPr/>
                </w:rPrChange>
              </w:rPr>
            </w:pPr>
            <w:r w:rsidRPr="00CC7439">
              <w:rPr>
                <w:sz w:val="22"/>
                <w:szCs w:val="22"/>
                <w:rPrChange w:id="486" w:author="Geoffrey Day" w:date="2026-05-03T13:54:00Z">
                  <w:rPr/>
                </w:rPrChange>
              </w:rPr>
              <w:t>100%</w:t>
            </w:r>
          </w:p>
        </w:tc>
        <w:tc>
          <w:tcPr>
            <w:tcW w:w="928" w:type="dxa"/>
            <w:tcPrChange w:id="487" w:author="Geoffrey Day" w:date="2026-05-03T13:53:00Z">
              <w:tcPr>
                <w:tcW w:w="1100" w:type="dxa"/>
              </w:tcPr>
            </w:tcPrChange>
          </w:tcPr>
          <w:p w14:paraId="4158B33B" w14:textId="77777777" w:rsidR="00860731" w:rsidRPr="00CC7439" w:rsidRDefault="00155CDB">
            <w:pPr>
              <w:pStyle w:val="Compact"/>
              <w:jc w:val="center"/>
              <w:rPr>
                <w:sz w:val="22"/>
                <w:szCs w:val="22"/>
                <w:rPrChange w:id="488" w:author="Geoffrey Day" w:date="2026-05-03T13:54:00Z">
                  <w:rPr/>
                </w:rPrChange>
              </w:rPr>
            </w:pPr>
            <w:r w:rsidRPr="00CC7439">
              <w:rPr>
                <w:sz w:val="22"/>
                <w:szCs w:val="22"/>
                <w:rPrChange w:id="489" w:author="Geoffrey Day" w:date="2026-05-03T13:54:00Z">
                  <w:rPr/>
                </w:rPrChange>
              </w:rPr>
              <w:t>1</w:t>
            </w:r>
          </w:p>
        </w:tc>
        <w:tc>
          <w:tcPr>
            <w:tcW w:w="1891" w:type="dxa"/>
            <w:tcPrChange w:id="490" w:author="Geoffrey Day" w:date="2026-05-03T13:53:00Z">
              <w:tcPr>
                <w:tcW w:w="660" w:type="dxa"/>
              </w:tcPr>
            </w:tcPrChange>
          </w:tcPr>
          <w:p w14:paraId="02E0BCC6" w14:textId="77777777" w:rsidR="00860731" w:rsidRPr="00CC7439" w:rsidRDefault="00155CDB">
            <w:pPr>
              <w:pStyle w:val="Compact"/>
              <w:rPr>
                <w:sz w:val="22"/>
                <w:szCs w:val="22"/>
                <w:rPrChange w:id="491" w:author="Geoffrey Day" w:date="2026-05-03T13:54:00Z">
                  <w:rPr/>
                </w:rPrChange>
              </w:rPr>
            </w:pPr>
            <w:r w:rsidRPr="00CC7439">
              <w:rPr>
                <w:sz w:val="22"/>
                <w:szCs w:val="22"/>
                <w:rPrChange w:id="492" w:author="Geoffrey Day" w:date="2026-05-03T13:54:00Z">
                  <w:rPr/>
                </w:rPrChange>
              </w:rPr>
              <w:t>Tolerant generalist; indicates sufficient stream volume and substrate diversity.</w:t>
            </w:r>
          </w:p>
        </w:tc>
      </w:tr>
      <w:tr w:rsidR="00860731" w14:paraId="04872BA8" w14:textId="77777777" w:rsidTr="00CC7439">
        <w:tc>
          <w:tcPr>
            <w:tcW w:w="1980" w:type="dxa"/>
            <w:tcPrChange w:id="493" w:author="Geoffrey Day" w:date="2026-05-03T13:53:00Z">
              <w:tcPr>
                <w:tcW w:w="660" w:type="dxa"/>
              </w:tcPr>
            </w:tcPrChange>
          </w:tcPr>
          <w:p w14:paraId="330BBB47" w14:textId="77777777" w:rsidR="00860731" w:rsidRPr="00CC7439" w:rsidRDefault="00155CDB">
            <w:pPr>
              <w:pStyle w:val="Compact"/>
              <w:rPr>
                <w:sz w:val="22"/>
                <w:szCs w:val="22"/>
                <w:rPrChange w:id="494" w:author="Geoffrey Day" w:date="2026-05-03T13:54:00Z">
                  <w:rPr/>
                </w:rPrChange>
              </w:rPr>
            </w:pPr>
            <w:r w:rsidRPr="00CC7439">
              <w:rPr>
                <w:i/>
                <w:iCs/>
                <w:sz w:val="22"/>
                <w:szCs w:val="22"/>
                <w:rPrChange w:id="495" w:author="Geoffrey Day" w:date="2026-05-03T13:54:00Z">
                  <w:rPr>
                    <w:i/>
                    <w:iCs/>
                  </w:rPr>
                </w:rPrChange>
              </w:rPr>
              <w:t>Pungitius</w:t>
            </w:r>
            <w:r w:rsidRPr="00CC7439">
              <w:rPr>
                <w:sz w:val="22"/>
                <w:szCs w:val="22"/>
                <w:rPrChange w:id="496" w:author="Geoffrey Day" w:date="2026-05-03T13:54:00Z">
                  <w:rPr/>
                </w:rPrChange>
              </w:rPr>
              <w:t xml:space="preserve"> spp. (Ninespine Stickleback)</w:t>
            </w:r>
          </w:p>
        </w:tc>
        <w:tc>
          <w:tcPr>
            <w:tcW w:w="1621" w:type="dxa"/>
            <w:tcPrChange w:id="497" w:author="Geoffrey Day" w:date="2026-05-03T13:53:00Z">
              <w:tcPr>
                <w:tcW w:w="880" w:type="dxa"/>
              </w:tcPr>
            </w:tcPrChange>
          </w:tcPr>
          <w:p w14:paraId="641C6821" w14:textId="77777777" w:rsidR="00860731" w:rsidRPr="00CC7439" w:rsidRDefault="00155CDB">
            <w:pPr>
              <w:pStyle w:val="Compact"/>
              <w:jc w:val="right"/>
              <w:rPr>
                <w:sz w:val="22"/>
                <w:szCs w:val="22"/>
                <w:rPrChange w:id="498" w:author="Geoffrey Day" w:date="2026-05-03T13:54:00Z">
                  <w:rPr/>
                </w:rPrChange>
              </w:rPr>
            </w:pPr>
            <w:r w:rsidRPr="00CC7439">
              <w:rPr>
                <w:sz w:val="22"/>
                <w:szCs w:val="22"/>
                <w:rPrChange w:id="499" w:author="Geoffrey Day" w:date="2026-05-03T13:54:00Z">
                  <w:rPr/>
                </w:rPrChange>
              </w:rPr>
              <w:t>2,906 (10.2%)</w:t>
            </w:r>
          </w:p>
        </w:tc>
        <w:tc>
          <w:tcPr>
            <w:tcW w:w="1040" w:type="dxa"/>
            <w:tcPrChange w:id="500" w:author="Geoffrey Day" w:date="2026-05-03T13:53:00Z">
              <w:tcPr>
                <w:tcW w:w="880" w:type="dxa"/>
              </w:tcPr>
            </w:tcPrChange>
          </w:tcPr>
          <w:p w14:paraId="30D3AE47" w14:textId="77777777" w:rsidR="00860731" w:rsidRPr="00CC7439" w:rsidRDefault="00155CDB">
            <w:pPr>
              <w:pStyle w:val="Compact"/>
              <w:jc w:val="right"/>
              <w:rPr>
                <w:sz w:val="22"/>
                <w:szCs w:val="22"/>
                <w:rPrChange w:id="501" w:author="Geoffrey Day" w:date="2026-05-03T13:54:00Z">
                  <w:rPr/>
                </w:rPrChange>
              </w:rPr>
            </w:pPr>
            <w:r w:rsidRPr="00CC7439">
              <w:rPr>
                <w:sz w:val="22"/>
                <w:szCs w:val="22"/>
                <w:rPrChange w:id="502" w:author="Geoffrey Day" w:date="2026-05-03T13:54:00Z">
                  <w:rPr/>
                </w:rPrChange>
              </w:rPr>
              <w:t>12,451 (35.1%)</w:t>
            </w:r>
          </w:p>
        </w:tc>
        <w:tc>
          <w:tcPr>
            <w:tcW w:w="1040" w:type="dxa"/>
            <w:tcPrChange w:id="503" w:author="Geoffrey Day" w:date="2026-05-03T13:53:00Z">
              <w:tcPr>
                <w:tcW w:w="880" w:type="dxa"/>
              </w:tcPr>
            </w:tcPrChange>
          </w:tcPr>
          <w:p w14:paraId="43D1B009" w14:textId="77777777" w:rsidR="00860731" w:rsidRPr="00CC7439" w:rsidRDefault="00155CDB">
            <w:pPr>
              <w:pStyle w:val="Compact"/>
              <w:jc w:val="right"/>
              <w:rPr>
                <w:sz w:val="22"/>
                <w:szCs w:val="22"/>
                <w:rPrChange w:id="504" w:author="Geoffrey Day" w:date="2026-05-03T13:54:00Z">
                  <w:rPr/>
                </w:rPrChange>
              </w:rPr>
            </w:pPr>
            <w:r w:rsidRPr="00CC7439">
              <w:rPr>
                <w:sz w:val="22"/>
                <w:szCs w:val="22"/>
                <w:rPrChange w:id="505" w:author="Geoffrey Day" w:date="2026-05-03T13:54:00Z">
                  <w:rPr/>
                </w:rPrChange>
              </w:rPr>
              <w:t>—</w:t>
            </w:r>
          </w:p>
        </w:tc>
        <w:tc>
          <w:tcPr>
            <w:tcW w:w="1040" w:type="dxa"/>
            <w:tcPrChange w:id="506" w:author="Geoffrey Day" w:date="2026-05-03T13:53:00Z">
              <w:tcPr>
                <w:tcW w:w="880" w:type="dxa"/>
              </w:tcPr>
            </w:tcPrChange>
          </w:tcPr>
          <w:p w14:paraId="5E5B25BB" w14:textId="77777777" w:rsidR="00860731" w:rsidRPr="00CC7439" w:rsidRDefault="00155CDB">
            <w:pPr>
              <w:pStyle w:val="Compact"/>
              <w:jc w:val="right"/>
              <w:rPr>
                <w:sz w:val="22"/>
                <w:szCs w:val="22"/>
                <w:rPrChange w:id="507" w:author="Geoffrey Day" w:date="2026-05-03T13:54:00Z">
                  <w:rPr/>
                </w:rPrChange>
              </w:rPr>
            </w:pPr>
            <w:r w:rsidRPr="00CC7439">
              <w:rPr>
                <w:sz w:val="22"/>
                <w:szCs w:val="22"/>
                <w:rPrChange w:id="508" w:author="Geoffrey Day" w:date="2026-05-03T13:54:00Z">
                  <w:rPr/>
                </w:rPrChange>
              </w:rPr>
              <w:t>—</w:t>
            </w:r>
          </w:p>
        </w:tc>
        <w:tc>
          <w:tcPr>
            <w:tcW w:w="1040" w:type="dxa"/>
            <w:tcPrChange w:id="509" w:author="Geoffrey Day" w:date="2026-05-03T13:53:00Z">
              <w:tcPr>
                <w:tcW w:w="880" w:type="dxa"/>
              </w:tcPr>
            </w:tcPrChange>
          </w:tcPr>
          <w:p w14:paraId="69C35651" w14:textId="77777777" w:rsidR="00860731" w:rsidRPr="00CC7439" w:rsidRDefault="00155CDB">
            <w:pPr>
              <w:pStyle w:val="Compact"/>
              <w:jc w:val="right"/>
              <w:rPr>
                <w:sz w:val="22"/>
                <w:szCs w:val="22"/>
                <w:rPrChange w:id="510" w:author="Geoffrey Day" w:date="2026-05-03T13:54:00Z">
                  <w:rPr/>
                </w:rPrChange>
              </w:rPr>
            </w:pPr>
            <w:r w:rsidRPr="00CC7439">
              <w:rPr>
                <w:sz w:val="22"/>
                <w:szCs w:val="22"/>
                <w:rPrChange w:id="511" w:author="Geoffrey Day" w:date="2026-05-03T13:54:00Z">
                  <w:rPr/>
                </w:rPrChange>
              </w:rPr>
              <w:t>449 (1.1%)</w:t>
            </w:r>
          </w:p>
        </w:tc>
        <w:tc>
          <w:tcPr>
            <w:tcW w:w="1300" w:type="dxa"/>
            <w:tcPrChange w:id="512" w:author="Geoffrey Day" w:date="2026-05-03T13:53:00Z">
              <w:tcPr>
                <w:tcW w:w="1100" w:type="dxa"/>
              </w:tcPr>
            </w:tcPrChange>
          </w:tcPr>
          <w:p w14:paraId="05D34409" w14:textId="77777777" w:rsidR="00860731" w:rsidRPr="00CC7439" w:rsidRDefault="00155CDB">
            <w:pPr>
              <w:pStyle w:val="Compact"/>
              <w:jc w:val="center"/>
              <w:rPr>
                <w:sz w:val="22"/>
                <w:szCs w:val="22"/>
                <w:rPrChange w:id="513" w:author="Geoffrey Day" w:date="2026-05-03T13:54:00Z">
                  <w:rPr/>
                </w:rPrChange>
              </w:rPr>
            </w:pPr>
            <w:r w:rsidRPr="00CC7439">
              <w:rPr>
                <w:sz w:val="22"/>
                <w:szCs w:val="22"/>
                <w:rPrChange w:id="514" w:author="Geoffrey Day" w:date="2026-05-03T13:54:00Z">
                  <w:rPr/>
                </w:rPrChange>
              </w:rPr>
              <w:t>100%</w:t>
            </w:r>
          </w:p>
        </w:tc>
        <w:tc>
          <w:tcPr>
            <w:tcW w:w="928" w:type="dxa"/>
            <w:tcPrChange w:id="515" w:author="Geoffrey Day" w:date="2026-05-03T13:53:00Z">
              <w:tcPr>
                <w:tcW w:w="1100" w:type="dxa"/>
              </w:tcPr>
            </w:tcPrChange>
          </w:tcPr>
          <w:p w14:paraId="14E5C23F" w14:textId="77777777" w:rsidR="00860731" w:rsidRPr="00CC7439" w:rsidRDefault="00155CDB">
            <w:pPr>
              <w:pStyle w:val="Compact"/>
              <w:jc w:val="center"/>
              <w:rPr>
                <w:sz w:val="22"/>
                <w:szCs w:val="22"/>
                <w:rPrChange w:id="516" w:author="Geoffrey Day" w:date="2026-05-03T13:54:00Z">
                  <w:rPr/>
                </w:rPrChange>
              </w:rPr>
            </w:pPr>
            <w:r w:rsidRPr="00CC7439">
              <w:rPr>
                <w:sz w:val="22"/>
                <w:szCs w:val="22"/>
                <w:rPrChange w:id="517" w:author="Geoffrey Day" w:date="2026-05-03T13:54:00Z">
                  <w:rPr/>
                </w:rPrChange>
              </w:rPr>
              <w:t>2–7</w:t>
            </w:r>
          </w:p>
        </w:tc>
        <w:tc>
          <w:tcPr>
            <w:tcW w:w="1891" w:type="dxa"/>
            <w:tcPrChange w:id="518" w:author="Geoffrey Day" w:date="2026-05-03T13:53:00Z">
              <w:tcPr>
                <w:tcW w:w="660" w:type="dxa"/>
              </w:tcPr>
            </w:tcPrChange>
          </w:tcPr>
          <w:p w14:paraId="4D59AE79" w14:textId="77777777" w:rsidR="00860731" w:rsidRPr="00CC7439" w:rsidRDefault="00155CDB">
            <w:pPr>
              <w:pStyle w:val="Compact"/>
              <w:rPr>
                <w:sz w:val="22"/>
                <w:szCs w:val="22"/>
                <w:rPrChange w:id="519" w:author="Geoffrey Day" w:date="2026-05-03T13:54:00Z">
                  <w:rPr/>
                </w:rPrChange>
              </w:rPr>
            </w:pPr>
            <w:r w:rsidRPr="00CC7439">
              <w:rPr>
                <w:sz w:val="22"/>
                <w:szCs w:val="22"/>
                <w:rPrChange w:id="520" w:author="Geoffrey Day" w:date="2026-05-03T13:54:00Z">
                  <w:rPr/>
                </w:rPrChange>
              </w:rPr>
              <w:t>Dominant at Crotch Camp. Ninespine (</w:t>
            </w:r>
            <w:r w:rsidRPr="00CC7439">
              <w:rPr>
                <w:i/>
                <w:iCs/>
                <w:sz w:val="22"/>
                <w:szCs w:val="22"/>
                <w:rPrChange w:id="521" w:author="Geoffrey Day" w:date="2026-05-03T13:54:00Z">
                  <w:rPr>
                    <w:i/>
                    <w:iCs/>
                  </w:rPr>
                </w:rPrChange>
              </w:rPr>
              <w:t>P. pungitius</w:t>
            </w:r>
            <w:r w:rsidRPr="00CC7439">
              <w:rPr>
                <w:sz w:val="22"/>
                <w:szCs w:val="22"/>
                <w:rPrChange w:id="522" w:author="Geoffrey Day" w:date="2026-05-03T13:54:00Z">
                  <w:rPr/>
                </w:rPrChange>
              </w:rPr>
              <w:t xml:space="preserve">) most likely in ME; </w:t>
            </w:r>
            <w:r w:rsidRPr="00CC7439">
              <w:rPr>
                <w:sz w:val="22"/>
                <w:szCs w:val="22"/>
                <w:rPrChange w:id="523" w:author="Geoffrey Day" w:date="2026-05-03T13:54:00Z">
                  <w:rPr/>
                </w:rPrChange>
              </w:rPr>
              <w:lastRenderedPageBreak/>
              <w:t>multi-species ESV unresolved.</w:t>
            </w:r>
          </w:p>
        </w:tc>
      </w:tr>
      <w:tr w:rsidR="00860731" w14:paraId="3F988CA8" w14:textId="77777777" w:rsidTr="00CC7439">
        <w:tc>
          <w:tcPr>
            <w:tcW w:w="1980" w:type="dxa"/>
            <w:tcPrChange w:id="524" w:author="Geoffrey Day" w:date="2026-05-03T13:53:00Z">
              <w:tcPr>
                <w:tcW w:w="660" w:type="dxa"/>
              </w:tcPr>
            </w:tcPrChange>
          </w:tcPr>
          <w:p w14:paraId="50A27B63" w14:textId="77777777" w:rsidR="00860731" w:rsidRPr="00CC7439" w:rsidRDefault="00155CDB">
            <w:pPr>
              <w:pStyle w:val="Compact"/>
              <w:rPr>
                <w:sz w:val="22"/>
                <w:szCs w:val="22"/>
                <w:rPrChange w:id="525" w:author="Geoffrey Day" w:date="2026-05-03T13:54:00Z">
                  <w:rPr/>
                </w:rPrChange>
              </w:rPr>
            </w:pPr>
            <w:r w:rsidRPr="00CC7439">
              <w:rPr>
                <w:i/>
                <w:iCs/>
                <w:sz w:val="22"/>
                <w:szCs w:val="22"/>
                <w:rPrChange w:id="526" w:author="Geoffrey Day" w:date="2026-05-03T13:54:00Z">
                  <w:rPr>
                    <w:i/>
                    <w:iCs/>
                  </w:rPr>
                </w:rPrChange>
              </w:rPr>
              <w:lastRenderedPageBreak/>
              <w:t>Chrosomus neogaeus</w:t>
            </w:r>
            <w:r w:rsidRPr="00CC7439">
              <w:rPr>
                <w:sz w:val="22"/>
                <w:szCs w:val="22"/>
                <w:rPrChange w:id="527" w:author="Geoffrey Day" w:date="2026-05-03T13:54:00Z">
                  <w:rPr/>
                </w:rPrChange>
              </w:rPr>
              <w:t xml:space="preserve"> (Finescale Dace)</w:t>
            </w:r>
          </w:p>
        </w:tc>
        <w:tc>
          <w:tcPr>
            <w:tcW w:w="1621" w:type="dxa"/>
            <w:tcPrChange w:id="528" w:author="Geoffrey Day" w:date="2026-05-03T13:53:00Z">
              <w:tcPr>
                <w:tcW w:w="880" w:type="dxa"/>
              </w:tcPr>
            </w:tcPrChange>
          </w:tcPr>
          <w:p w14:paraId="04645704" w14:textId="77777777" w:rsidR="00860731" w:rsidRPr="00CC7439" w:rsidRDefault="00155CDB">
            <w:pPr>
              <w:pStyle w:val="Compact"/>
              <w:jc w:val="right"/>
              <w:rPr>
                <w:sz w:val="22"/>
                <w:szCs w:val="22"/>
                <w:rPrChange w:id="529" w:author="Geoffrey Day" w:date="2026-05-03T13:54:00Z">
                  <w:rPr/>
                </w:rPrChange>
              </w:rPr>
            </w:pPr>
            <w:r w:rsidRPr="00CC7439">
              <w:rPr>
                <w:sz w:val="22"/>
                <w:szCs w:val="22"/>
                <w:rPrChange w:id="530" w:author="Geoffrey Day" w:date="2026-05-03T13:54:00Z">
                  <w:rPr/>
                </w:rPrChange>
              </w:rPr>
              <w:t>2,086 (7.3%)</w:t>
            </w:r>
          </w:p>
        </w:tc>
        <w:tc>
          <w:tcPr>
            <w:tcW w:w="1040" w:type="dxa"/>
            <w:tcPrChange w:id="531" w:author="Geoffrey Day" w:date="2026-05-03T13:53:00Z">
              <w:tcPr>
                <w:tcW w:w="880" w:type="dxa"/>
              </w:tcPr>
            </w:tcPrChange>
          </w:tcPr>
          <w:p w14:paraId="186AE3F6" w14:textId="77777777" w:rsidR="00860731" w:rsidRPr="00CC7439" w:rsidRDefault="00155CDB">
            <w:pPr>
              <w:pStyle w:val="Compact"/>
              <w:jc w:val="right"/>
              <w:rPr>
                <w:sz w:val="22"/>
                <w:szCs w:val="22"/>
                <w:rPrChange w:id="532" w:author="Geoffrey Day" w:date="2026-05-03T13:54:00Z">
                  <w:rPr/>
                </w:rPrChange>
              </w:rPr>
            </w:pPr>
            <w:r w:rsidRPr="00CC7439">
              <w:rPr>
                <w:sz w:val="22"/>
                <w:szCs w:val="22"/>
                <w:rPrChange w:id="533" w:author="Geoffrey Day" w:date="2026-05-03T13:54:00Z">
                  <w:rPr/>
                </w:rPrChange>
              </w:rPr>
              <w:t>2,026 (5.7%)</w:t>
            </w:r>
          </w:p>
        </w:tc>
        <w:tc>
          <w:tcPr>
            <w:tcW w:w="1040" w:type="dxa"/>
            <w:tcPrChange w:id="534" w:author="Geoffrey Day" w:date="2026-05-03T13:53:00Z">
              <w:tcPr>
                <w:tcW w:w="880" w:type="dxa"/>
              </w:tcPr>
            </w:tcPrChange>
          </w:tcPr>
          <w:p w14:paraId="57B80DFC" w14:textId="77777777" w:rsidR="00860731" w:rsidRPr="00CC7439" w:rsidRDefault="00155CDB">
            <w:pPr>
              <w:pStyle w:val="Compact"/>
              <w:jc w:val="right"/>
              <w:rPr>
                <w:sz w:val="22"/>
                <w:szCs w:val="22"/>
                <w:rPrChange w:id="535" w:author="Geoffrey Day" w:date="2026-05-03T13:54:00Z">
                  <w:rPr/>
                </w:rPrChange>
              </w:rPr>
            </w:pPr>
            <w:r w:rsidRPr="00CC7439">
              <w:rPr>
                <w:sz w:val="22"/>
                <w:szCs w:val="22"/>
                <w:rPrChange w:id="536" w:author="Geoffrey Day" w:date="2026-05-03T13:54:00Z">
                  <w:rPr/>
                </w:rPrChange>
              </w:rPr>
              <w:t>—</w:t>
            </w:r>
          </w:p>
        </w:tc>
        <w:tc>
          <w:tcPr>
            <w:tcW w:w="1040" w:type="dxa"/>
            <w:tcPrChange w:id="537" w:author="Geoffrey Day" w:date="2026-05-03T13:53:00Z">
              <w:tcPr>
                <w:tcW w:w="880" w:type="dxa"/>
              </w:tcPr>
            </w:tcPrChange>
          </w:tcPr>
          <w:p w14:paraId="4AFD7089" w14:textId="77777777" w:rsidR="00860731" w:rsidRPr="00CC7439" w:rsidRDefault="00155CDB">
            <w:pPr>
              <w:pStyle w:val="Compact"/>
              <w:jc w:val="right"/>
              <w:rPr>
                <w:sz w:val="22"/>
                <w:szCs w:val="22"/>
                <w:rPrChange w:id="538" w:author="Geoffrey Day" w:date="2026-05-03T13:54:00Z">
                  <w:rPr/>
                </w:rPrChange>
              </w:rPr>
            </w:pPr>
            <w:r w:rsidRPr="00CC7439">
              <w:rPr>
                <w:sz w:val="22"/>
                <w:szCs w:val="22"/>
                <w:rPrChange w:id="539" w:author="Geoffrey Day" w:date="2026-05-03T13:54:00Z">
                  <w:rPr/>
                </w:rPrChange>
              </w:rPr>
              <w:t>—</w:t>
            </w:r>
          </w:p>
        </w:tc>
        <w:tc>
          <w:tcPr>
            <w:tcW w:w="1040" w:type="dxa"/>
            <w:tcPrChange w:id="540" w:author="Geoffrey Day" w:date="2026-05-03T13:53:00Z">
              <w:tcPr>
                <w:tcW w:w="880" w:type="dxa"/>
              </w:tcPr>
            </w:tcPrChange>
          </w:tcPr>
          <w:p w14:paraId="77D31880" w14:textId="77777777" w:rsidR="00860731" w:rsidRPr="00CC7439" w:rsidRDefault="00155CDB">
            <w:pPr>
              <w:pStyle w:val="Compact"/>
              <w:jc w:val="right"/>
              <w:rPr>
                <w:sz w:val="22"/>
                <w:szCs w:val="22"/>
                <w:rPrChange w:id="541" w:author="Geoffrey Day" w:date="2026-05-03T13:54:00Z">
                  <w:rPr/>
                </w:rPrChange>
              </w:rPr>
            </w:pPr>
            <w:r w:rsidRPr="00CC7439">
              <w:rPr>
                <w:sz w:val="22"/>
                <w:szCs w:val="22"/>
                <w:rPrChange w:id="542" w:author="Geoffrey Day" w:date="2026-05-03T13:54:00Z">
                  <w:rPr/>
                </w:rPrChange>
              </w:rPr>
              <w:t>250 (0.6%)</w:t>
            </w:r>
          </w:p>
        </w:tc>
        <w:tc>
          <w:tcPr>
            <w:tcW w:w="1300" w:type="dxa"/>
            <w:tcPrChange w:id="543" w:author="Geoffrey Day" w:date="2026-05-03T13:53:00Z">
              <w:tcPr>
                <w:tcW w:w="1100" w:type="dxa"/>
              </w:tcPr>
            </w:tcPrChange>
          </w:tcPr>
          <w:p w14:paraId="785FD371" w14:textId="77777777" w:rsidR="00860731" w:rsidRPr="00CC7439" w:rsidRDefault="00155CDB">
            <w:pPr>
              <w:pStyle w:val="Compact"/>
              <w:jc w:val="center"/>
              <w:rPr>
                <w:sz w:val="22"/>
                <w:szCs w:val="22"/>
                <w:rPrChange w:id="544" w:author="Geoffrey Day" w:date="2026-05-03T13:54:00Z">
                  <w:rPr/>
                </w:rPrChange>
              </w:rPr>
            </w:pPr>
            <w:r w:rsidRPr="00CC7439">
              <w:rPr>
                <w:sz w:val="22"/>
                <w:szCs w:val="22"/>
                <w:rPrChange w:id="545" w:author="Geoffrey Day" w:date="2026-05-03T13:54:00Z">
                  <w:rPr/>
                </w:rPrChange>
              </w:rPr>
              <w:t>99–100%</w:t>
            </w:r>
          </w:p>
        </w:tc>
        <w:tc>
          <w:tcPr>
            <w:tcW w:w="928" w:type="dxa"/>
            <w:tcPrChange w:id="546" w:author="Geoffrey Day" w:date="2026-05-03T13:53:00Z">
              <w:tcPr>
                <w:tcW w:w="1100" w:type="dxa"/>
              </w:tcPr>
            </w:tcPrChange>
          </w:tcPr>
          <w:p w14:paraId="0F3F9A74" w14:textId="77777777" w:rsidR="00860731" w:rsidRPr="00CC7439" w:rsidRDefault="00155CDB">
            <w:pPr>
              <w:pStyle w:val="Compact"/>
              <w:jc w:val="center"/>
              <w:rPr>
                <w:sz w:val="22"/>
                <w:szCs w:val="22"/>
                <w:rPrChange w:id="547" w:author="Geoffrey Day" w:date="2026-05-03T13:54:00Z">
                  <w:rPr/>
                </w:rPrChange>
              </w:rPr>
            </w:pPr>
            <w:r w:rsidRPr="00CC7439">
              <w:rPr>
                <w:sz w:val="22"/>
                <w:szCs w:val="22"/>
                <w:rPrChange w:id="548" w:author="Geoffrey Day" w:date="2026-05-03T13:54:00Z">
                  <w:rPr/>
                </w:rPrChange>
              </w:rPr>
              <w:t>1</w:t>
            </w:r>
          </w:p>
        </w:tc>
        <w:tc>
          <w:tcPr>
            <w:tcW w:w="1891" w:type="dxa"/>
            <w:tcPrChange w:id="549" w:author="Geoffrey Day" w:date="2026-05-03T13:53:00Z">
              <w:tcPr>
                <w:tcW w:w="660" w:type="dxa"/>
              </w:tcPr>
            </w:tcPrChange>
          </w:tcPr>
          <w:p w14:paraId="1615061F" w14:textId="77777777" w:rsidR="00860731" w:rsidRPr="00CC7439" w:rsidRDefault="00155CDB">
            <w:pPr>
              <w:pStyle w:val="Compact"/>
              <w:rPr>
                <w:sz w:val="22"/>
                <w:szCs w:val="22"/>
                <w:rPrChange w:id="550" w:author="Geoffrey Day" w:date="2026-05-03T13:54:00Z">
                  <w:rPr/>
                </w:rPrChange>
              </w:rPr>
            </w:pPr>
            <w:r w:rsidRPr="00CC7439">
              <w:rPr>
                <w:sz w:val="22"/>
                <w:szCs w:val="22"/>
                <w:rPrChange w:id="551" w:author="Geoffrey Day" w:date="2026-05-03T13:54:00Z">
                  <w:rPr/>
                </w:rPrChange>
              </w:rPr>
              <w:t>Sentinel of pristine soft-water habitat; strongly associated with wild Brook Trout streams.</w:t>
            </w:r>
          </w:p>
        </w:tc>
      </w:tr>
      <w:tr w:rsidR="00860731" w14:paraId="6E2E2C95" w14:textId="77777777" w:rsidTr="00CC7439">
        <w:tc>
          <w:tcPr>
            <w:tcW w:w="1980" w:type="dxa"/>
            <w:tcPrChange w:id="552" w:author="Geoffrey Day" w:date="2026-05-03T13:53:00Z">
              <w:tcPr>
                <w:tcW w:w="660" w:type="dxa"/>
              </w:tcPr>
            </w:tcPrChange>
          </w:tcPr>
          <w:p w14:paraId="5A58E81D" w14:textId="77777777" w:rsidR="00860731" w:rsidRPr="00CC7439" w:rsidRDefault="00155CDB">
            <w:pPr>
              <w:pStyle w:val="Compact"/>
              <w:rPr>
                <w:sz w:val="22"/>
                <w:szCs w:val="22"/>
                <w:rPrChange w:id="553" w:author="Geoffrey Day" w:date="2026-05-03T13:54:00Z">
                  <w:rPr/>
                </w:rPrChange>
              </w:rPr>
            </w:pPr>
            <w:r w:rsidRPr="00CC7439">
              <w:rPr>
                <w:i/>
                <w:iCs/>
                <w:sz w:val="22"/>
                <w:szCs w:val="22"/>
                <w:rPrChange w:id="554" w:author="Geoffrey Day" w:date="2026-05-03T13:54:00Z">
                  <w:rPr>
                    <w:i/>
                    <w:iCs/>
                  </w:rPr>
                </w:rPrChange>
              </w:rPr>
              <w:t>Luxilus</w:t>
            </w:r>
            <w:r w:rsidRPr="00CC7439">
              <w:rPr>
                <w:sz w:val="22"/>
                <w:szCs w:val="22"/>
                <w:rPrChange w:id="555" w:author="Geoffrey Day" w:date="2026-05-03T13:54:00Z">
                  <w:rPr/>
                </w:rPrChange>
              </w:rPr>
              <w:t xml:space="preserve"> spp. (Shiner)</w:t>
            </w:r>
          </w:p>
        </w:tc>
        <w:tc>
          <w:tcPr>
            <w:tcW w:w="1621" w:type="dxa"/>
            <w:tcPrChange w:id="556" w:author="Geoffrey Day" w:date="2026-05-03T13:53:00Z">
              <w:tcPr>
                <w:tcW w:w="880" w:type="dxa"/>
              </w:tcPr>
            </w:tcPrChange>
          </w:tcPr>
          <w:p w14:paraId="1FCD8DA2" w14:textId="77777777" w:rsidR="00860731" w:rsidRPr="00CC7439" w:rsidRDefault="00155CDB">
            <w:pPr>
              <w:pStyle w:val="Compact"/>
              <w:jc w:val="right"/>
              <w:rPr>
                <w:sz w:val="22"/>
                <w:szCs w:val="22"/>
                <w:rPrChange w:id="557" w:author="Geoffrey Day" w:date="2026-05-03T13:54:00Z">
                  <w:rPr/>
                </w:rPrChange>
              </w:rPr>
            </w:pPr>
            <w:r w:rsidRPr="00CC7439">
              <w:rPr>
                <w:sz w:val="22"/>
                <w:szCs w:val="22"/>
                <w:rPrChange w:id="558" w:author="Geoffrey Day" w:date="2026-05-03T13:54:00Z">
                  <w:rPr/>
                </w:rPrChange>
              </w:rPr>
              <w:t>1,618 (5.7%)</w:t>
            </w:r>
          </w:p>
        </w:tc>
        <w:tc>
          <w:tcPr>
            <w:tcW w:w="1040" w:type="dxa"/>
            <w:tcPrChange w:id="559" w:author="Geoffrey Day" w:date="2026-05-03T13:53:00Z">
              <w:tcPr>
                <w:tcW w:w="880" w:type="dxa"/>
              </w:tcPr>
            </w:tcPrChange>
          </w:tcPr>
          <w:p w14:paraId="2BBF4550" w14:textId="77777777" w:rsidR="00860731" w:rsidRPr="00CC7439" w:rsidRDefault="00155CDB">
            <w:pPr>
              <w:pStyle w:val="Compact"/>
              <w:jc w:val="right"/>
              <w:rPr>
                <w:sz w:val="22"/>
                <w:szCs w:val="22"/>
                <w:rPrChange w:id="560" w:author="Geoffrey Day" w:date="2026-05-03T13:54:00Z">
                  <w:rPr/>
                </w:rPrChange>
              </w:rPr>
            </w:pPr>
            <w:r w:rsidRPr="00CC7439">
              <w:rPr>
                <w:sz w:val="22"/>
                <w:szCs w:val="22"/>
                <w:rPrChange w:id="561" w:author="Geoffrey Day" w:date="2026-05-03T13:54:00Z">
                  <w:rPr/>
                </w:rPrChange>
              </w:rPr>
              <w:t>—</w:t>
            </w:r>
          </w:p>
        </w:tc>
        <w:tc>
          <w:tcPr>
            <w:tcW w:w="1040" w:type="dxa"/>
            <w:tcPrChange w:id="562" w:author="Geoffrey Day" w:date="2026-05-03T13:53:00Z">
              <w:tcPr>
                <w:tcW w:w="880" w:type="dxa"/>
              </w:tcPr>
            </w:tcPrChange>
          </w:tcPr>
          <w:p w14:paraId="63D2D026" w14:textId="77777777" w:rsidR="00860731" w:rsidRPr="00CC7439" w:rsidRDefault="00155CDB">
            <w:pPr>
              <w:pStyle w:val="Compact"/>
              <w:jc w:val="right"/>
              <w:rPr>
                <w:sz w:val="22"/>
                <w:szCs w:val="22"/>
                <w:rPrChange w:id="563" w:author="Geoffrey Day" w:date="2026-05-03T13:54:00Z">
                  <w:rPr/>
                </w:rPrChange>
              </w:rPr>
            </w:pPr>
            <w:r w:rsidRPr="00CC7439">
              <w:rPr>
                <w:sz w:val="22"/>
                <w:szCs w:val="22"/>
                <w:rPrChange w:id="564" w:author="Geoffrey Day" w:date="2026-05-03T13:54:00Z">
                  <w:rPr/>
                </w:rPrChange>
              </w:rPr>
              <w:t>—</w:t>
            </w:r>
          </w:p>
        </w:tc>
        <w:tc>
          <w:tcPr>
            <w:tcW w:w="1040" w:type="dxa"/>
            <w:tcPrChange w:id="565" w:author="Geoffrey Day" w:date="2026-05-03T13:53:00Z">
              <w:tcPr>
                <w:tcW w:w="880" w:type="dxa"/>
              </w:tcPr>
            </w:tcPrChange>
          </w:tcPr>
          <w:p w14:paraId="29882396" w14:textId="77777777" w:rsidR="00860731" w:rsidRPr="00CC7439" w:rsidRDefault="00155CDB">
            <w:pPr>
              <w:pStyle w:val="Compact"/>
              <w:jc w:val="right"/>
              <w:rPr>
                <w:sz w:val="22"/>
                <w:szCs w:val="22"/>
                <w:rPrChange w:id="566" w:author="Geoffrey Day" w:date="2026-05-03T13:54:00Z">
                  <w:rPr/>
                </w:rPrChange>
              </w:rPr>
            </w:pPr>
            <w:r w:rsidRPr="00CC7439">
              <w:rPr>
                <w:sz w:val="22"/>
                <w:szCs w:val="22"/>
                <w:rPrChange w:id="567" w:author="Geoffrey Day" w:date="2026-05-03T13:54:00Z">
                  <w:rPr/>
                </w:rPrChange>
              </w:rPr>
              <w:t>—</w:t>
            </w:r>
          </w:p>
        </w:tc>
        <w:tc>
          <w:tcPr>
            <w:tcW w:w="1040" w:type="dxa"/>
            <w:tcPrChange w:id="568" w:author="Geoffrey Day" w:date="2026-05-03T13:53:00Z">
              <w:tcPr>
                <w:tcW w:w="880" w:type="dxa"/>
              </w:tcPr>
            </w:tcPrChange>
          </w:tcPr>
          <w:p w14:paraId="66CA0CE7" w14:textId="77777777" w:rsidR="00860731" w:rsidRPr="00CC7439" w:rsidRDefault="00155CDB">
            <w:pPr>
              <w:pStyle w:val="Compact"/>
              <w:jc w:val="right"/>
              <w:rPr>
                <w:sz w:val="22"/>
                <w:szCs w:val="22"/>
                <w:rPrChange w:id="569" w:author="Geoffrey Day" w:date="2026-05-03T13:54:00Z">
                  <w:rPr/>
                </w:rPrChange>
              </w:rPr>
            </w:pPr>
            <w:r w:rsidRPr="00CC7439">
              <w:rPr>
                <w:sz w:val="22"/>
                <w:szCs w:val="22"/>
                <w:rPrChange w:id="570" w:author="Geoffrey Day" w:date="2026-05-03T13:54:00Z">
                  <w:rPr/>
                </w:rPrChange>
              </w:rPr>
              <w:t>2,043 (5.1%)</w:t>
            </w:r>
          </w:p>
        </w:tc>
        <w:tc>
          <w:tcPr>
            <w:tcW w:w="1300" w:type="dxa"/>
            <w:tcPrChange w:id="571" w:author="Geoffrey Day" w:date="2026-05-03T13:53:00Z">
              <w:tcPr>
                <w:tcW w:w="1100" w:type="dxa"/>
              </w:tcPr>
            </w:tcPrChange>
          </w:tcPr>
          <w:p w14:paraId="705DEAD5" w14:textId="77777777" w:rsidR="00860731" w:rsidRPr="00CC7439" w:rsidRDefault="00155CDB">
            <w:pPr>
              <w:pStyle w:val="Compact"/>
              <w:jc w:val="center"/>
              <w:rPr>
                <w:sz w:val="22"/>
                <w:szCs w:val="22"/>
                <w:rPrChange w:id="572" w:author="Geoffrey Day" w:date="2026-05-03T13:54:00Z">
                  <w:rPr/>
                </w:rPrChange>
              </w:rPr>
            </w:pPr>
            <w:r w:rsidRPr="00CC7439">
              <w:rPr>
                <w:sz w:val="22"/>
                <w:szCs w:val="22"/>
                <w:rPrChange w:id="573" w:author="Geoffrey Day" w:date="2026-05-03T13:54:00Z">
                  <w:rPr/>
                </w:rPrChange>
              </w:rPr>
              <w:t>100%</w:t>
            </w:r>
          </w:p>
        </w:tc>
        <w:tc>
          <w:tcPr>
            <w:tcW w:w="928" w:type="dxa"/>
            <w:tcPrChange w:id="574" w:author="Geoffrey Day" w:date="2026-05-03T13:53:00Z">
              <w:tcPr>
                <w:tcW w:w="1100" w:type="dxa"/>
              </w:tcPr>
            </w:tcPrChange>
          </w:tcPr>
          <w:p w14:paraId="5E06E351" w14:textId="77777777" w:rsidR="00860731" w:rsidRPr="00CC7439" w:rsidRDefault="00155CDB">
            <w:pPr>
              <w:pStyle w:val="Compact"/>
              <w:jc w:val="center"/>
              <w:rPr>
                <w:sz w:val="22"/>
                <w:szCs w:val="22"/>
                <w:rPrChange w:id="575" w:author="Geoffrey Day" w:date="2026-05-03T13:54:00Z">
                  <w:rPr/>
                </w:rPrChange>
              </w:rPr>
            </w:pPr>
            <w:r w:rsidRPr="00CC7439">
              <w:rPr>
                <w:sz w:val="22"/>
                <w:szCs w:val="22"/>
                <w:rPrChange w:id="576" w:author="Geoffrey Day" w:date="2026-05-03T13:54:00Z">
                  <w:rPr/>
                </w:rPrChange>
              </w:rPr>
              <w:t>2–4</w:t>
            </w:r>
          </w:p>
        </w:tc>
        <w:tc>
          <w:tcPr>
            <w:tcW w:w="1891" w:type="dxa"/>
            <w:tcPrChange w:id="577" w:author="Geoffrey Day" w:date="2026-05-03T13:53:00Z">
              <w:tcPr>
                <w:tcW w:w="660" w:type="dxa"/>
              </w:tcPr>
            </w:tcPrChange>
          </w:tcPr>
          <w:p w14:paraId="494B70AB" w14:textId="77777777" w:rsidR="00860731" w:rsidRPr="00CC7439" w:rsidRDefault="00155CDB">
            <w:pPr>
              <w:pStyle w:val="Compact"/>
              <w:rPr>
                <w:sz w:val="22"/>
                <w:szCs w:val="22"/>
                <w:rPrChange w:id="578" w:author="Geoffrey Day" w:date="2026-05-03T13:54:00Z">
                  <w:rPr/>
                </w:rPrChange>
              </w:rPr>
            </w:pPr>
            <w:r w:rsidRPr="00CC7439">
              <w:rPr>
                <w:sz w:val="22"/>
                <w:szCs w:val="22"/>
                <w:rPrChange w:id="579" w:author="Geoffrey Day" w:date="2026-05-03T13:54:00Z">
                  <w:rPr/>
                </w:rPrChange>
              </w:rPr>
              <w:t>Unresolved at species level across multiple ESVs.</w:t>
            </w:r>
          </w:p>
        </w:tc>
      </w:tr>
      <w:tr w:rsidR="00860731" w14:paraId="62E8C0AB" w14:textId="77777777" w:rsidTr="00CC7439">
        <w:tc>
          <w:tcPr>
            <w:tcW w:w="1980" w:type="dxa"/>
            <w:tcPrChange w:id="580" w:author="Geoffrey Day" w:date="2026-05-03T13:53:00Z">
              <w:tcPr>
                <w:tcW w:w="660" w:type="dxa"/>
              </w:tcPr>
            </w:tcPrChange>
          </w:tcPr>
          <w:p w14:paraId="7C712F82" w14:textId="77777777" w:rsidR="00860731" w:rsidRPr="00CC7439" w:rsidRDefault="00155CDB">
            <w:pPr>
              <w:pStyle w:val="Compact"/>
              <w:rPr>
                <w:sz w:val="22"/>
                <w:szCs w:val="22"/>
                <w:rPrChange w:id="581" w:author="Geoffrey Day" w:date="2026-05-03T13:54:00Z">
                  <w:rPr/>
                </w:rPrChange>
              </w:rPr>
            </w:pPr>
            <w:r w:rsidRPr="00CC7439">
              <w:rPr>
                <w:i/>
                <w:iCs/>
                <w:sz w:val="22"/>
                <w:szCs w:val="22"/>
                <w:rPrChange w:id="582" w:author="Geoffrey Day" w:date="2026-05-03T13:54:00Z">
                  <w:rPr>
                    <w:i/>
                    <w:iCs/>
                  </w:rPr>
                </w:rPrChange>
              </w:rPr>
              <w:t>Notemigonus crysoleucas</w:t>
            </w:r>
            <w:r w:rsidRPr="00CC7439">
              <w:rPr>
                <w:sz w:val="22"/>
                <w:szCs w:val="22"/>
                <w:rPrChange w:id="583" w:author="Geoffrey Day" w:date="2026-05-03T13:54:00Z">
                  <w:rPr/>
                </w:rPrChange>
              </w:rPr>
              <w:t xml:space="preserve"> (Golden Shiner)</w:t>
            </w:r>
          </w:p>
        </w:tc>
        <w:tc>
          <w:tcPr>
            <w:tcW w:w="1621" w:type="dxa"/>
            <w:tcPrChange w:id="584" w:author="Geoffrey Day" w:date="2026-05-03T13:53:00Z">
              <w:tcPr>
                <w:tcW w:w="880" w:type="dxa"/>
              </w:tcPr>
            </w:tcPrChange>
          </w:tcPr>
          <w:p w14:paraId="1D389746" w14:textId="77777777" w:rsidR="00860731" w:rsidRPr="00CC7439" w:rsidRDefault="00155CDB">
            <w:pPr>
              <w:pStyle w:val="Compact"/>
              <w:jc w:val="right"/>
              <w:rPr>
                <w:sz w:val="22"/>
                <w:szCs w:val="22"/>
                <w:rPrChange w:id="585" w:author="Geoffrey Day" w:date="2026-05-03T13:54:00Z">
                  <w:rPr/>
                </w:rPrChange>
              </w:rPr>
            </w:pPr>
            <w:r w:rsidRPr="00CC7439">
              <w:rPr>
                <w:sz w:val="22"/>
                <w:szCs w:val="22"/>
                <w:rPrChange w:id="586" w:author="Geoffrey Day" w:date="2026-05-03T13:54:00Z">
                  <w:rPr/>
                </w:rPrChange>
              </w:rPr>
              <w:t>632 (2.2%</w:t>
            </w:r>
            <w:r w:rsidRPr="00CC7439">
              <w:rPr>
                <w:sz w:val="22"/>
                <w:szCs w:val="22"/>
                <w:rPrChange w:id="587" w:author="Geoffrey Day" w:date="2026-05-03T13:54:00Z">
                  <w:rPr/>
                </w:rPrChange>
              </w:rPr>
              <w:t>)</w:t>
            </w:r>
          </w:p>
        </w:tc>
        <w:tc>
          <w:tcPr>
            <w:tcW w:w="1040" w:type="dxa"/>
            <w:tcPrChange w:id="588" w:author="Geoffrey Day" w:date="2026-05-03T13:53:00Z">
              <w:tcPr>
                <w:tcW w:w="880" w:type="dxa"/>
              </w:tcPr>
            </w:tcPrChange>
          </w:tcPr>
          <w:p w14:paraId="1F101473" w14:textId="77777777" w:rsidR="00860731" w:rsidRPr="00CC7439" w:rsidRDefault="00155CDB">
            <w:pPr>
              <w:pStyle w:val="Compact"/>
              <w:jc w:val="right"/>
              <w:rPr>
                <w:sz w:val="22"/>
                <w:szCs w:val="22"/>
                <w:rPrChange w:id="589" w:author="Geoffrey Day" w:date="2026-05-03T13:54:00Z">
                  <w:rPr/>
                </w:rPrChange>
              </w:rPr>
            </w:pPr>
            <w:r w:rsidRPr="00CC7439">
              <w:rPr>
                <w:sz w:val="22"/>
                <w:szCs w:val="22"/>
                <w:rPrChange w:id="590" w:author="Geoffrey Day" w:date="2026-05-03T13:54:00Z">
                  <w:rPr/>
                </w:rPrChange>
              </w:rPr>
              <w:t>1,142 (3.2%)</w:t>
            </w:r>
          </w:p>
        </w:tc>
        <w:tc>
          <w:tcPr>
            <w:tcW w:w="1040" w:type="dxa"/>
            <w:tcPrChange w:id="591" w:author="Geoffrey Day" w:date="2026-05-03T13:53:00Z">
              <w:tcPr>
                <w:tcW w:w="880" w:type="dxa"/>
              </w:tcPr>
            </w:tcPrChange>
          </w:tcPr>
          <w:p w14:paraId="46ED4636" w14:textId="77777777" w:rsidR="00860731" w:rsidRPr="00CC7439" w:rsidRDefault="00155CDB">
            <w:pPr>
              <w:pStyle w:val="Compact"/>
              <w:jc w:val="right"/>
              <w:rPr>
                <w:sz w:val="22"/>
                <w:szCs w:val="22"/>
                <w:rPrChange w:id="592" w:author="Geoffrey Day" w:date="2026-05-03T13:54:00Z">
                  <w:rPr/>
                </w:rPrChange>
              </w:rPr>
            </w:pPr>
            <w:r w:rsidRPr="00CC7439">
              <w:rPr>
                <w:sz w:val="22"/>
                <w:szCs w:val="22"/>
                <w:rPrChange w:id="593" w:author="Geoffrey Day" w:date="2026-05-03T13:54:00Z">
                  <w:rPr/>
                </w:rPrChange>
              </w:rPr>
              <w:t>—</w:t>
            </w:r>
          </w:p>
        </w:tc>
        <w:tc>
          <w:tcPr>
            <w:tcW w:w="1040" w:type="dxa"/>
            <w:tcPrChange w:id="594" w:author="Geoffrey Day" w:date="2026-05-03T13:53:00Z">
              <w:tcPr>
                <w:tcW w:w="880" w:type="dxa"/>
              </w:tcPr>
            </w:tcPrChange>
          </w:tcPr>
          <w:p w14:paraId="17AB5592" w14:textId="77777777" w:rsidR="00860731" w:rsidRPr="00CC7439" w:rsidRDefault="00155CDB">
            <w:pPr>
              <w:pStyle w:val="Compact"/>
              <w:jc w:val="right"/>
              <w:rPr>
                <w:sz w:val="22"/>
                <w:szCs w:val="22"/>
                <w:rPrChange w:id="595" w:author="Geoffrey Day" w:date="2026-05-03T13:54:00Z">
                  <w:rPr/>
                </w:rPrChange>
              </w:rPr>
            </w:pPr>
            <w:r w:rsidRPr="00CC7439">
              <w:rPr>
                <w:sz w:val="22"/>
                <w:szCs w:val="22"/>
                <w:rPrChange w:id="596" w:author="Geoffrey Day" w:date="2026-05-03T13:54:00Z">
                  <w:rPr/>
                </w:rPrChange>
              </w:rPr>
              <w:t>—</w:t>
            </w:r>
          </w:p>
        </w:tc>
        <w:tc>
          <w:tcPr>
            <w:tcW w:w="1040" w:type="dxa"/>
            <w:tcPrChange w:id="597" w:author="Geoffrey Day" w:date="2026-05-03T13:53:00Z">
              <w:tcPr>
                <w:tcW w:w="880" w:type="dxa"/>
              </w:tcPr>
            </w:tcPrChange>
          </w:tcPr>
          <w:p w14:paraId="22FE6E40" w14:textId="77777777" w:rsidR="00860731" w:rsidRPr="00CC7439" w:rsidRDefault="00155CDB">
            <w:pPr>
              <w:pStyle w:val="Compact"/>
              <w:jc w:val="right"/>
              <w:rPr>
                <w:sz w:val="22"/>
                <w:szCs w:val="22"/>
                <w:rPrChange w:id="598" w:author="Geoffrey Day" w:date="2026-05-03T13:54:00Z">
                  <w:rPr/>
                </w:rPrChange>
              </w:rPr>
            </w:pPr>
            <w:r w:rsidRPr="00CC7439">
              <w:rPr>
                <w:sz w:val="22"/>
                <w:szCs w:val="22"/>
                <w:rPrChange w:id="599" w:author="Geoffrey Day" w:date="2026-05-03T13:54:00Z">
                  <w:rPr/>
                </w:rPrChange>
              </w:rPr>
              <w:t>675 (1.7%)</w:t>
            </w:r>
          </w:p>
        </w:tc>
        <w:tc>
          <w:tcPr>
            <w:tcW w:w="1300" w:type="dxa"/>
            <w:tcPrChange w:id="600" w:author="Geoffrey Day" w:date="2026-05-03T13:53:00Z">
              <w:tcPr>
                <w:tcW w:w="1100" w:type="dxa"/>
              </w:tcPr>
            </w:tcPrChange>
          </w:tcPr>
          <w:p w14:paraId="15D8472C" w14:textId="77777777" w:rsidR="00860731" w:rsidRPr="00CC7439" w:rsidRDefault="00155CDB">
            <w:pPr>
              <w:pStyle w:val="Compact"/>
              <w:jc w:val="center"/>
              <w:rPr>
                <w:sz w:val="22"/>
                <w:szCs w:val="22"/>
                <w:rPrChange w:id="601" w:author="Geoffrey Day" w:date="2026-05-03T13:54:00Z">
                  <w:rPr/>
                </w:rPrChange>
              </w:rPr>
            </w:pPr>
            <w:r w:rsidRPr="00CC7439">
              <w:rPr>
                <w:sz w:val="22"/>
                <w:szCs w:val="22"/>
                <w:rPrChange w:id="602" w:author="Geoffrey Day" w:date="2026-05-03T13:54:00Z">
                  <w:rPr/>
                </w:rPrChange>
              </w:rPr>
              <w:t>100%</w:t>
            </w:r>
          </w:p>
        </w:tc>
        <w:tc>
          <w:tcPr>
            <w:tcW w:w="928" w:type="dxa"/>
            <w:tcPrChange w:id="603" w:author="Geoffrey Day" w:date="2026-05-03T13:53:00Z">
              <w:tcPr>
                <w:tcW w:w="1100" w:type="dxa"/>
              </w:tcPr>
            </w:tcPrChange>
          </w:tcPr>
          <w:p w14:paraId="252F261F" w14:textId="77777777" w:rsidR="00860731" w:rsidRPr="00CC7439" w:rsidRDefault="00155CDB">
            <w:pPr>
              <w:pStyle w:val="Compact"/>
              <w:jc w:val="center"/>
              <w:rPr>
                <w:sz w:val="22"/>
                <w:szCs w:val="22"/>
                <w:rPrChange w:id="604" w:author="Geoffrey Day" w:date="2026-05-03T13:54:00Z">
                  <w:rPr/>
                </w:rPrChange>
              </w:rPr>
            </w:pPr>
            <w:r w:rsidRPr="00CC7439">
              <w:rPr>
                <w:sz w:val="22"/>
                <w:szCs w:val="22"/>
                <w:rPrChange w:id="605" w:author="Geoffrey Day" w:date="2026-05-03T13:54:00Z">
                  <w:rPr/>
                </w:rPrChange>
              </w:rPr>
              <w:t>1</w:t>
            </w:r>
          </w:p>
        </w:tc>
        <w:tc>
          <w:tcPr>
            <w:tcW w:w="1891" w:type="dxa"/>
            <w:tcPrChange w:id="606" w:author="Geoffrey Day" w:date="2026-05-03T13:53:00Z">
              <w:tcPr>
                <w:tcW w:w="660" w:type="dxa"/>
              </w:tcPr>
            </w:tcPrChange>
          </w:tcPr>
          <w:p w14:paraId="1CD64383" w14:textId="77777777" w:rsidR="00860731" w:rsidRPr="00CC7439" w:rsidRDefault="00860731">
            <w:pPr>
              <w:pStyle w:val="Compact"/>
              <w:rPr>
                <w:sz w:val="22"/>
                <w:szCs w:val="22"/>
                <w:rPrChange w:id="607" w:author="Geoffrey Day" w:date="2026-05-03T13:54:00Z">
                  <w:rPr/>
                </w:rPrChange>
              </w:rPr>
            </w:pPr>
          </w:p>
        </w:tc>
      </w:tr>
      <w:tr w:rsidR="00860731" w14:paraId="31BB5DA7" w14:textId="77777777" w:rsidTr="00CC7439">
        <w:tc>
          <w:tcPr>
            <w:tcW w:w="1980" w:type="dxa"/>
            <w:tcPrChange w:id="608" w:author="Geoffrey Day" w:date="2026-05-03T13:53:00Z">
              <w:tcPr>
                <w:tcW w:w="660" w:type="dxa"/>
              </w:tcPr>
            </w:tcPrChange>
          </w:tcPr>
          <w:p w14:paraId="16345649" w14:textId="77777777" w:rsidR="00860731" w:rsidRPr="00CC7439" w:rsidRDefault="00155CDB">
            <w:pPr>
              <w:pStyle w:val="Compact"/>
              <w:rPr>
                <w:sz w:val="22"/>
                <w:szCs w:val="22"/>
                <w:rPrChange w:id="609" w:author="Geoffrey Day" w:date="2026-05-03T13:54:00Z">
                  <w:rPr/>
                </w:rPrChange>
              </w:rPr>
            </w:pPr>
            <w:r w:rsidRPr="00CC7439">
              <w:rPr>
                <w:i/>
                <w:iCs/>
                <w:sz w:val="22"/>
                <w:szCs w:val="22"/>
                <w:rPrChange w:id="610" w:author="Geoffrey Day" w:date="2026-05-03T13:54:00Z">
                  <w:rPr>
                    <w:i/>
                    <w:iCs/>
                  </w:rPr>
                </w:rPrChange>
              </w:rPr>
              <w:t>Esox</w:t>
            </w:r>
            <w:r w:rsidRPr="00CC7439">
              <w:rPr>
                <w:sz w:val="22"/>
                <w:szCs w:val="22"/>
                <w:rPrChange w:id="611" w:author="Geoffrey Day" w:date="2026-05-03T13:54:00Z">
                  <w:rPr/>
                </w:rPrChange>
              </w:rPr>
              <w:t xml:space="preserve"> spp. (Pickerel / Pike)</w:t>
            </w:r>
          </w:p>
        </w:tc>
        <w:tc>
          <w:tcPr>
            <w:tcW w:w="1621" w:type="dxa"/>
            <w:tcPrChange w:id="612" w:author="Geoffrey Day" w:date="2026-05-03T13:53:00Z">
              <w:tcPr>
                <w:tcW w:w="880" w:type="dxa"/>
              </w:tcPr>
            </w:tcPrChange>
          </w:tcPr>
          <w:p w14:paraId="70DEF327" w14:textId="77777777" w:rsidR="00860731" w:rsidRPr="00CC7439" w:rsidRDefault="00155CDB">
            <w:pPr>
              <w:pStyle w:val="Compact"/>
              <w:jc w:val="right"/>
              <w:rPr>
                <w:sz w:val="22"/>
                <w:szCs w:val="22"/>
                <w:rPrChange w:id="613" w:author="Geoffrey Day" w:date="2026-05-03T13:54:00Z">
                  <w:rPr/>
                </w:rPrChange>
              </w:rPr>
            </w:pPr>
            <w:r w:rsidRPr="00CC7439">
              <w:rPr>
                <w:sz w:val="22"/>
                <w:szCs w:val="22"/>
                <w:rPrChange w:id="614" w:author="Geoffrey Day" w:date="2026-05-03T13:54:00Z">
                  <w:rPr/>
                </w:rPrChange>
              </w:rPr>
              <w:t>—</w:t>
            </w:r>
          </w:p>
        </w:tc>
        <w:tc>
          <w:tcPr>
            <w:tcW w:w="1040" w:type="dxa"/>
            <w:tcPrChange w:id="615" w:author="Geoffrey Day" w:date="2026-05-03T13:53:00Z">
              <w:tcPr>
                <w:tcW w:w="880" w:type="dxa"/>
              </w:tcPr>
            </w:tcPrChange>
          </w:tcPr>
          <w:p w14:paraId="342307B2" w14:textId="77777777" w:rsidR="00860731" w:rsidRPr="00CC7439" w:rsidRDefault="00155CDB">
            <w:pPr>
              <w:pStyle w:val="Compact"/>
              <w:jc w:val="right"/>
              <w:rPr>
                <w:sz w:val="22"/>
                <w:szCs w:val="22"/>
                <w:rPrChange w:id="616" w:author="Geoffrey Day" w:date="2026-05-03T13:54:00Z">
                  <w:rPr/>
                </w:rPrChange>
              </w:rPr>
            </w:pPr>
            <w:r w:rsidRPr="00CC7439">
              <w:rPr>
                <w:sz w:val="22"/>
                <w:szCs w:val="22"/>
                <w:rPrChange w:id="617" w:author="Geoffrey Day" w:date="2026-05-03T13:54:00Z">
                  <w:rPr/>
                </w:rPrChange>
              </w:rPr>
              <w:t>—</w:t>
            </w:r>
          </w:p>
        </w:tc>
        <w:tc>
          <w:tcPr>
            <w:tcW w:w="1040" w:type="dxa"/>
            <w:tcPrChange w:id="618" w:author="Geoffrey Day" w:date="2026-05-03T13:53:00Z">
              <w:tcPr>
                <w:tcW w:w="880" w:type="dxa"/>
              </w:tcPr>
            </w:tcPrChange>
          </w:tcPr>
          <w:p w14:paraId="3EEAFA20" w14:textId="77777777" w:rsidR="00860731" w:rsidRPr="00CC7439" w:rsidRDefault="00155CDB">
            <w:pPr>
              <w:pStyle w:val="Compact"/>
              <w:jc w:val="right"/>
              <w:rPr>
                <w:sz w:val="22"/>
                <w:szCs w:val="22"/>
                <w:rPrChange w:id="619" w:author="Geoffrey Day" w:date="2026-05-03T13:54:00Z">
                  <w:rPr/>
                </w:rPrChange>
              </w:rPr>
            </w:pPr>
            <w:r w:rsidRPr="00CC7439">
              <w:rPr>
                <w:sz w:val="22"/>
                <w:szCs w:val="22"/>
                <w:rPrChange w:id="620" w:author="Geoffrey Day" w:date="2026-05-03T13:54:00Z">
                  <w:rPr/>
                </w:rPrChange>
              </w:rPr>
              <w:t>—</w:t>
            </w:r>
          </w:p>
        </w:tc>
        <w:tc>
          <w:tcPr>
            <w:tcW w:w="1040" w:type="dxa"/>
            <w:tcPrChange w:id="621" w:author="Geoffrey Day" w:date="2026-05-03T13:53:00Z">
              <w:tcPr>
                <w:tcW w:w="880" w:type="dxa"/>
              </w:tcPr>
            </w:tcPrChange>
          </w:tcPr>
          <w:p w14:paraId="578A7BE2" w14:textId="77777777" w:rsidR="00860731" w:rsidRPr="00CC7439" w:rsidRDefault="00155CDB">
            <w:pPr>
              <w:pStyle w:val="Compact"/>
              <w:jc w:val="right"/>
              <w:rPr>
                <w:sz w:val="22"/>
                <w:szCs w:val="22"/>
                <w:rPrChange w:id="622" w:author="Geoffrey Day" w:date="2026-05-03T13:54:00Z">
                  <w:rPr/>
                </w:rPrChange>
              </w:rPr>
            </w:pPr>
            <w:r w:rsidRPr="00CC7439">
              <w:rPr>
                <w:sz w:val="22"/>
                <w:szCs w:val="22"/>
                <w:rPrChange w:id="623" w:author="Geoffrey Day" w:date="2026-05-03T13:54:00Z">
                  <w:rPr/>
                </w:rPrChange>
              </w:rPr>
              <w:t>—</w:t>
            </w:r>
          </w:p>
        </w:tc>
        <w:tc>
          <w:tcPr>
            <w:tcW w:w="1040" w:type="dxa"/>
            <w:tcPrChange w:id="624" w:author="Geoffrey Day" w:date="2026-05-03T13:53:00Z">
              <w:tcPr>
                <w:tcW w:w="880" w:type="dxa"/>
              </w:tcPr>
            </w:tcPrChange>
          </w:tcPr>
          <w:p w14:paraId="76BF7A45" w14:textId="77777777" w:rsidR="00860731" w:rsidRPr="00CC7439" w:rsidRDefault="00155CDB">
            <w:pPr>
              <w:pStyle w:val="Compact"/>
              <w:jc w:val="right"/>
              <w:rPr>
                <w:sz w:val="22"/>
                <w:szCs w:val="22"/>
                <w:rPrChange w:id="625" w:author="Geoffrey Day" w:date="2026-05-03T13:54:00Z">
                  <w:rPr/>
                </w:rPrChange>
              </w:rPr>
            </w:pPr>
            <w:r w:rsidRPr="00CC7439">
              <w:rPr>
                <w:sz w:val="22"/>
                <w:szCs w:val="22"/>
                <w:rPrChange w:id="626" w:author="Geoffrey Day" w:date="2026-05-03T13:54:00Z">
                  <w:rPr/>
                </w:rPrChange>
              </w:rPr>
              <w:t>1,413 (3.5%)</w:t>
            </w:r>
          </w:p>
        </w:tc>
        <w:tc>
          <w:tcPr>
            <w:tcW w:w="1300" w:type="dxa"/>
            <w:tcPrChange w:id="627" w:author="Geoffrey Day" w:date="2026-05-03T13:53:00Z">
              <w:tcPr>
                <w:tcW w:w="1100" w:type="dxa"/>
              </w:tcPr>
            </w:tcPrChange>
          </w:tcPr>
          <w:p w14:paraId="2AC29BDC" w14:textId="77777777" w:rsidR="00860731" w:rsidRPr="00CC7439" w:rsidRDefault="00155CDB">
            <w:pPr>
              <w:pStyle w:val="Compact"/>
              <w:jc w:val="center"/>
              <w:rPr>
                <w:sz w:val="22"/>
                <w:szCs w:val="22"/>
                <w:rPrChange w:id="628" w:author="Geoffrey Day" w:date="2026-05-03T13:54:00Z">
                  <w:rPr/>
                </w:rPrChange>
              </w:rPr>
            </w:pPr>
            <w:r w:rsidRPr="00CC7439">
              <w:rPr>
                <w:sz w:val="22"/>
                <w:szCs w:val="22"/>
                <w:rPrChange w:id="629" w:author="Geoffrey Day" w:date="2026-05-03T13:54:00Z">
                  <w:rPr/>
                </w:rPrChange>
              </w:rPr>
              <w:t>100%</w:t>
            </w:r>
          </w:p>
        </w:tc>
        <w:tc>
          <w:tcPr>
            <w:tcW w:w="928" w:type="dxa"/>
            <w:tcPrChange w:id="630" w:author="Geoffrey Day" w:date="2026-05-03T13:53:00Z">
              <w:tcPr>
                <w:tcW w:w="1100" w:type="dxa"/>
              </w:tcPr>
            </w:tcPrChange>
          </w:tcPr>
          <w:p w14:paraId="06E204E4" w14:textId="77777777" w:rsidR="00860731" w:rsidRPr="00CC7439" w:rsidRDefault="00155CDB">
            <w:pPr>
              <w:pStyle w:val="Compact"/>
              <w:jc w:val="center"/>
              <w:rPr>
                <w:sz w:val="22"/>
                <w:szCs w:val="22"/>
                <w:rPrChange w:id="631" w:author="Geoffrey Day" w:date="2026-05-03T13:54:00Z">
                  <w:rPr/>
                </w:rPrChange>
              </w:rPr>
            </w:pPr>
            <w:r w:rsidRPr="00CC7439">
              <w:rPr>
                <w:sz w:val="22"/>
                <w:szCs w:val="22"/>
                <w:rPrChange w:id="632" w:author="Geoffrey Day" w:date="2026-05-03T13:54:00Z">
                  <w:rPr/>
                </w:rPrChange>
              </w:rPr>
              <w:t>2</w:t>
            </w:r>
          </w:p>
        </w:tc>
        <w:tc>
          <w:tcPr>
            <w:tcW w:w="1891" w:type="dxa"/>
            <w:tcPrChange w:id="633" w:author="Geoffrey Day" w:date="2026-05-03T13:53:00Z">
              <w:tcPr>
                <w:tcW w:w="660" w:type="dxa"/>
              </w:tcPr>
            </w:tcPrChange>
          </w:tcPr>
          <w:p w14:paraId="27E25A9F" w14:textId="77777777" w:rsidR="00860731" w:rsidRPr="00CC7439" w:rsidRDefault="00155CDB">
            <w:pPr>
              <w:pStyle w:val="Compact"/>
              <w:rPr>
                <w:sz w:val="22"/>
                <w:szCs w:val="22"/>
                <w:rPrChange w:id="634" w:author="Geoffrey Day" w:date="2026-05-03T13:54:00Z">
                  <w:rPr/>
                </w:rPrChange>
              </w:rPr>
            </w:pPr>
            <w:r w:rsidRPr="00CC7439">
              <w:rPr>
                <w:sz w:val="22"/>
                <w:szCs w:val="22"/>
                <w:rPrChange w:id="635" w:author="Geoffrey Day" w:date="2026-05-03T13:54:00Z">
                  <w:rPr/>
                </w:rPrChange>
              </w:rPr>
              <w:t>2-way tie. Chain Pickerel (</w:t>
            </w:r>
            <w:r w:rsidRPr="00CC7439">
              <w:rPr>
                <w:i/>
                <w:iCs/>
                <w:sz w:val="22"/>
                <w:szCs w:val="22"/>
                <w:rPrChange w:id="636" w:author="Geoffrey Day" w:date="2026-05-03T13:54:00Z">
                  <w:rPr>
                    <w:i/>
                    <w:iCs/>
                  </w:rPr>
                </w:rPrChange>
              </w:rPr>
              <w:t>E. niger</w:t>
            </w:r>
            <w:r w:rsidRPr="00CC7439">
              <w:rPr>
                <w:sz w:val="22"/>
                <w:szCs w:val="22"/>
                <w:rPrChange w:id="637" w:author="Geoffrey Day" w:date="2026-05-03T13:54:00Z">
                  <w:rPr/>
                </w:rPrChange>
              </w:rPr>
              <w:t>) most likely in Washington County, ME.</w:t>
            </w:r>
          </w:p>
        </w:tc>
      </w:tr>
      <w:tr w:rsidR="00860731" w14:paraId="478551D7" w14:textId="77777777" w:rsidTr="00CC7439">
        <w:tc>
          <w:tcPr>
            <w:tcW w:w="1980" w:type="dxa"/>
            <w:tcPrChange w:id="638" w:author="Geoffrey Day" w:date="2026-05-03T13:53:00Z">
              <w:tcPr>
                <w:tcW w:w="660" w:type="dxa"/>
              </w:tcPr>
            </w:tcPrChange>
          </w:tcPr>
          <w:p w14:paraId="7C04ABFA" w14:textId="77777777" w:rsidR="00860731" w:rsidRPr="00CC7439" w:rsidRDefault="00155CDB">
            <w:pPr>
              <w:pStyle w:val="Compact"/>
              <w:rPr>
                <w:sz w:val="22"/>
                <w:szCs w:val="22"/>
                <w:rPrChange w:id="639" w:author="Geoffrey Day" w:date="2026-05-03T13:54:00Z">
                  <w:rPr/>
                </w:rPrChange>
              </w:rPr>
            </w:pPr>
            <w:r w:rsidRPr="00CC7439">
              <w:rPr>
                <w:i/>
                <w:iCs/>
                <w:sz w:val="22"/>
                <w:szCs w:val="22"/>
                <w:rPrChange w:id="640" w:author="Geoffrey Day" w:date="2026-05-03T13:54:00Z">
                  <w:rPr>
                    <w:i/>
                    <w:iCs/>
                  </w:rPr>
                </w:rPrChange>
              </w:rPr>
              <w:t>Rhinichthys atratulus</w:t>
            </w:r>
            <w:r w:rsidRPr="00CC7439">
              <w:rPr>
                <w:sz w:val="22"/>
                <w:szCs w:val="22"/>
                <w:rPrChange w:id="641" w:author="Geoffrey Day" w:date="2026-05-03T13:54:00Z">
                  <w:rPr/>
                </w:rPrChange>
              </w:rPr>
              <w:t xml:space="preserve"> (Blacknose Dace)</w:t>
            </w:r>
          </w:p>
        </w:tc>
        <w:tc>
          <w:tcPr>
            <w:tcW w:w="1621" w:type="dxa"/>
            <w:tcPrChange w:id="642" w:author="Geoffrey Day" w:date="2026-05-03T13:53:00Z">
              <w:tcPr>
                <w:tcW w:w="880" w:type="dxa"/>
              </w:tcPr>
            </w:tcPrChange>
          </w:tcPr>
          <w:p w14:paraId="5A468DA1" w14:textId="77777777" w:rsidR="00860731" w:rsidRPr="00CC7439" w:rsidRDefault="00155CDB">
            <w:pPr>
              <w:pStyle w:val="Compact"/>
              <w:jc w:val="right"/>
              <w:rPr>
                <w:sz w:val="22"/>
                <w:szCs w:val="22"/>
                <w:rPrChange w:id="643" w:author="Geoffrey Day" w:date="2026-05-03T13:54:00Z">
                  <w:rPr/>
                </w:rPrChange>
              </w:rPr>
            </w:pPr>
            <w:r w:rsidRPr="00CC7439">
              <w:rPr>
                <w:sz w:val="22"/>
                <w:szCs w:val="22"/>
                <w:rPrChange w:id="644" w:author="Geoffrey Day" w:date="2026-05-03T13:54:00Z">
                  <w:rPr/>
                </w:rPrChange>
              </w:rPr>
              <w:t>77 (0.3%)</w:t>
            </w:r>
          </w:p>
        </w:tc>
        <w:tc>
          <w:tcPr>
            <w:tcW w:w="1040" w:type="dxa"/>
            <w:tcPrChange w:id="645" w:author="Geoffrey Day" w:date="2026-05-03T13:53:00Z">
              <w:tcPr>
                <w:tcW w:w="880" w:type="dxa"/>
              </w:tcPr>
            </w:tcPrChange>
          </w:tcPr>
          <w:p w14:paraId="5FB44469" w14:textId="77777777" w:rsidR="00860731" w:rsidRPr="00CC7439" w:rsidRDefault="00155CDB">
            <w:pPr>
              <w:pStyle w:val="Compact"/>
              <w:jc w:val="right"/>
              <w:rPr>
                <w:sz w:val="22"/>
                <w:szCs w:val="22"/>
                <w:rPrChange w:id="646" w:author="Geoffrey Day" w:date="2026-05-03T13:54:00Z">
                  <w:rPr/>
                </w:rPrChange>
              </w:rPr>
            </w:pPr>
            <w:r w:rsidRPr="00CC7439">
              <w:rPr>
                <w:sz w:val="22"/>
                <w:szCs w:val="22"/>
                <w:rPrChange w:id="647" w:author="Geoffrey Day" w:date="2026-05-03T13:54:00Z">
                  <w:rPr/>
                </w:rPrChange>
              </w:rPr>
              <w:t>—</w:t>
            </w:r>
          </w:p>
        </w:tc>
        <w:tc>
          <w:tcPr>
            <w:tcW w:w="1040" w:type="dxa"/>
            <w:tcPrChange w:id="648" w:author="Geoffrey Day" w:date="2026-05-03T13:53:00Z">
              <w:tcPr>
                <w:tcW w:w="880" w:type="dxa"/>
              </w:tcPr>
            </w:tcPrChange>
          </w:tcPr>
          <w:p w14:paraId="21B151B4" w14:textId="77777777" w:rsidR="00860731" w:rsidRPr="00CC7439" w:rsidRDefault="00155CDB">
            <w:pPr>
              <w:pStyle w:val="Compact"/>
              <w:jc w:val="right"/>
              <w:rPr>
                <w:sz w:val="22"/>
                <w:szCs w:val="22"/>
                <w:rPrChange w:id="649" w:author="Geoffrey Day" w:date="2026-05-03T13:54:00Z">
                  <w:rPr/>
                </w:rPrChange>
              </w:rPr>
            </w:pPr>
            <w:r w:rsidRPr="00CC7439">
              <w:rPr>
                <w:sz w:val="22"/>
                <w:szCs w:val="22"/>
                <w:rPrChange w:id="650" w:author="Geoffrey Day" w:date="2026-05-03T13:54:00Z">
                  <w:rPr/>
                </w:rPrChange>
              </w:rPr>
              <w:t>—</w:t>
            </w:r>
          </w:p>
        </w:tc>
        <w:tc>
          <w:tcPr>
            <w:tcW w:w="1040" w:type="dxa"/>
            <w:tcPrChange w:id="651" w:author="Geoffrey Day" w:date="2026-05-03T13:53:00Z">
              <w:tcPr>
                <w:tcW w:w="880" w:type="dxa"/>
              </w:tcPr>
            </w:tcPrChange>
          </w:tcPr>
          <w:p w14:paraId="2A982CE6" w14:textId="77777777" w:rsidR="00860731" w:rsidRPr="00CC7439" w:rsidRDefault="00155CDB">
            <w:pPr>
              <w:pStyle w:val="Compact"/>
              <w:jc w:val="right"/>
              <w:rPr>
                <w:sz w:val="22"/>
                <w:szCs w:val="22"/>
                <w:rPrChange w:id="652" w:author="Geoffrey Day" w:date="2026-05-03T13:54:00Z">
                  <w:rPr/>
                </w:rPrChange>
              </w:rPr>
            </w:pPr>
            <w:r w:rsidRPr="00CC7439">
              <w:rPr>
                <w:sz w:val="22"/>
                <w:szCs w:val="22"/>
                <w:rPrChange w:id="653" w:author="Geoffrey Day" w:date="2026-05-03T13:54:00Z">
                  <w:rPr/>
                </w:rPrChange>
              </w:rPr>
              <w:t>—</w:t>
            </w:r>
          </w:p>
        </w:tc>
        <w:tc>
          <w:tcPr>
            <w:tcW w:w="1040" w:type="dxa"/>
            <w:tcPrChange w:id="654" w:author="Geoffrey Day" w:date="2026-05-03T13:53:00Z">
              <w:tcPr>
                <w:tcW w:w="880" w:type="dxa"/>
              </w:tcPr>
            </w:tcPrChange>
          </w:tcPr>
          <w:p w14:paraId="2AFF4A79" w14:textId="77777777" w:rsidR="00860731" w:rsidRPr="00CC7439" w:rsidRDefault="00155CDB">
            <w:pPr>
              <w:pStyle w:val="Compact"/>
              <w:jc w:val="right"/>
              <w:rPr>
                <w:sz w:val="22"/>
                <w:szCs w:val="22"/>
                <w:rPrChange w:id="655" w:author="Geoffrey Day" w:date="2026-05-03T13:54:00Z">
                  <w:rPr/>
                </w:rPrChange>
              </w:rPr>
            </w:pPr>
            <w:r w:rsidRPr="00CC7439">
              <w:rPr>
                <w:sz w:val="22"/>
                <w:szCs w:val="22"/>
                <w:rPrChange w:id="656" w:author="Geoffrey Day" w:date="2026-05-03T13:54:00Z">
                  <w:rPr/>
                </w:rPrChange>
              </w:rPr>
              <w:t>327 (0.8%)</w:t>
            </w:r>
          </w:p>
        </w:tc>
        <w:tc>
          <w:tcPr>
            <w:tcW w:w="1300" w:type="dxa"/>
            <w:tcPrChange w:id="657" w:author="Geoffrey Day" w:date="2026-05-03T13:53:00Z">
              <w:tcPr>
                <w:tcW w:w="1100" w:type="dxa"/>
              </w:tcPr>
            </w:tcPrChange>
          </w:tcPr>
          <w:p w14:paraId="1ED8D269" w14:textId="77777777" w:rsidR="00860731" w:rsidRPr="00CC7439" w:rsidRDefault="00155CDB">
            <w:pPr>
              <w:pStyle w:val="Compact"/>
              <w:jc w:val="center"/>
              <w:rPr>
                <w:sz w:val="22"/>
                <w:szCs w:val="22"/>
                <w:rPrChange w:id="658" w:author="Geoffrey Day" w:date="2026-05-03T13:54:00Z">
                  <w:rPr/>
                </w:rPrChange>
              </w:rPr>
            </w:pPr>
            <w:r w:rsidRPr="00CC7439">
              <w:rPr>
                <w:sz w:val="22"/>
                <w:szCs w:val="22"/>
                <w:rPrChange w:id="659" w:author="Geoffrey Day" w:date="2026-05-03T13:54:00Z">
                  <w:rPr/>
                </w:rPrChange>
              </w:rPr>
              <w:t>100%</w:t>
            </w:r>
          </w:p>
        </w:tc>
        <w:tc>
          <w:tcPr>
            <w:tcW w:w="928" w:type="dxa"/>
            <w:tcPrChange w:id="660" w:author="Geoffrey Day" w:date="2026-05-03T13:53:00Z">
              <w:tcPr>
                <w:tcW w:w="1100" w:type="dxa"/>
              </w:tcPr>
            </w:tcPrChange>
          </w:tcPr>
          <w:p w14:paraId="7F0CC06F" w14:textId="77777777" w:rsidR="00860731" w:rsidRPr="00CC7439" w:rsidRDefault="00155CDB">
            <w:pPr>
              <w:pStyle w:val="Compact"/>
              <w:jc w:val="center"/>
              <w:rPr>
                <w:sz w:val="22"/>
                <w:szCs w:val="22"/>
                <w:rPrChange w:id="661" w:author="Geoffrey Day" w:date="2026-05-03T13:54:00Z">
                  <w:rPr/>
                </w:rPrChange>
              </w:rPr>
            </w:pPr>
            <w:r w:rsidRPr="00CC7439">
              <w:rPr>
                <w:sz w:val="22"/>
                <w:szCs w:val="22"/>
                <w:rPrChange w:id="662" w:author="Geoffrey Day" w:date="2026-05-03T13:54:00Z">
                  <w:rPr/>
                </w:rPrChange>
              </w:rPr>
              <w:t>1</w:t>
            </w:r>
          </w:p>
        </w:tc>
        <w:tc>
          <w:tcPr>
            <w:tcW w:w="1891" w:type="dxa"/>
            <w:tcPrChange w:id="663" w:author="Geoffrey Day" w:date="2026-05-03T13:53:00Z">
              <w:tcPr>
                <w:tcW w:w="660" w:type="dxa"/>
              </w:tcPr>
            </w:tcPrChange>
          </w:tcPr>
          <w:p w14:paraId="273F6EAB" w14:textId="77777777" w:rsidR="00860731" w:rsidRPr="00CC7439" w:rsidRDefault="00860731">
            <w:pPr>
              <w:pStyle w:val="Compact"/>
              <w:rPr>
                <w:sz w:val="22"/>
                <w:szCs w:val="22"/>
                <w:rPrChange w:id="664" w:author="Geoffrey Day" w:date="2026-05-03T13:54:00Z">
                  <w:rPr/>
                </w:rPrChange>
              </w:rPr>
            </w:pPr>
          </w:p>
        </w:tc>
      </w:tr>
      <w:tr w:rsidR="00860731" w14:paraId="12A5AE83" w14:textId="77777777" w:rsidTr="00CC7439">
        <w:tc>
          <w:tcPr>
            <w:tcW w:w="1980" w:type="dxa"/>
            <w:tcPrChange w:id="665" w:author="Geoffrey Day" w:date="2026-05-03T13:53:00Z">
              <w:tcPr>
                <w:tcW w:w="660" w:type="dxa"/>
              </w:tcPr>
            </w:tcPrChange>
          </w:tcPr>
          <w:p w14:paraId="60A17607" w14:textId="77777777" w:rsidR="00860731" w:rsidRPr="00CC7439" w:rsidRDefault="00155CDB">
            <w:pPr>
              <w:pStyle w:val="Compact"/>
              <w:rPr>
                <w:sz w:val="22"/>
                <w:szCs w:val="22"/>
                <w:rPrChange w:id="666" w:author="Geoffrey Day" w:date="2026-05-03T13:54:00Z">
                  <w:rPr/>
                </w:rPrChange>
              </w:rPr>
            </w:pPr>
            <w:r w:rsidRPr="00CC7439">
              <w:rPr>
                <w:i/>
                <w:iCs/>
                <w:sz w:val="22"/>
                <w:szCs w:val="22"/>
                <w:rPrChange w:id="667" w:author="Geoffrey Day" w:date="2026-05-03T13:54:00Z">
                  <w:rPr>
                    <w:i/>
                    <w:iCs/>
                  </w:rPr>
                </w:rPrChange>
              </w:rPr>
              <w:t>Micropterus</w:t>
            </w:r>
            <w:r w:rsidRPr="00CC7439">
              <w:rPr>
                <w:sz w:val="22"/>
                <w:szCs w:val="22"/>
                <w:rPrChange w:id="668" w:author="Geoffrey Day" w:date="2026-05-03T13:54:00Z">
                  <w:rPr/>
                </w:rPrChange>
              </w:rPr>
              <w:t xml:space="preserve"> spp. (Bass)</w:t>
            </w:r>
          </w:p>
        </w:tc>
        <w:tc>
          <w:tcPr>
            <w:tcW w:w="1621" w:type="dxa"/>
            <w:tcPrChange w:id="669" w:author="Geoffrey Day" w:date="2026-05-03T13:53:00Z">
              <w:tcPr>
                <w:tcW w:w="880" w:type="dxa"/>
              </w:tcPr>
            </w:tcPrChange>
          </w:tcPr>
          <w:p w14:paraId="2D39CAFA" w14:textId="77777777" w:rsidR="00860731" w:rsidRPr="00CC7439" w:rsidRDefault="00155CDB">
            <w:pPr>
              <w:pStyle w:val="Compact"/>
              <w:jc w:val="right"/>
              <w:rPr>
                <w:sz w:val="22"/>
                <w:szCs w:val="22"/>
                <w:rPrChange w:id="670" w:author="Geoffrey Day" w:date="2026-05-03T13:54:00Z">
                  <w:rPr/>
                </w:rPrChange>
              </w:rPr>
            </w:pPr>
            <w:r w:rsidRPr="00CC7439">
              <w:rPr>
                <w:sz w:val="22"/>
                <w:szCs w:val="22"/>
                <w:rPrChange w:id="671" w:author="Geoffrey Day" w:date="2026-05-03T13:54:00Z">
                  <w:rPr/>
                </w:rPrChange>
              </w:rPr>
              <w:t>82 (0.3%)</w:t>
            </w:r>
          </w:p>
        </w:tc>
        <w:tc>
          <w:tcPr>
            <w:tcW w:w="1040" w:type="dxa"/>
            <w:tcPrChange w:id="672" w:author="Geoffrey Day" w:date="2026-05-03T13:53:00Z">
              <w:tcPr>
                <w:tcW w:w="880" w:type="dxa"/>
              </w:tcPr>
            </w:tcPrChange>
          </w:tcPr>
          <w:p w14:paraId="1D2CA9E5" w14:textId="77777777" w:rsidR="00860731" w:rsidRPr="00CC7439" w:rsidRDefault="00155CDB">
            <w:pPr>
              <w:pStyle w:val="Compact"/>
              <w:jc w:val="right"/>
              <w:rPr>
                <w:sz w:val="22"/>
                <w:szCs w:val="22"/>
                <w:rPrChange w:id="673" w:author="Geoffrey Day" w:date="2026-05-03T13:54:00Z">
                  <w:rPr/>
                </w:rPrChange>
              </w:rPr>
            </w:pPr>
            <w:r w:rsidRPr="00CC7439">
              <w:rPr>
                <w:sz w:val="22"/>
                <w:szCs w:val="22"/>
                <w:rPrChange w:id="674" w:author="Geoffrey Day" w:date="2026-05-03T13:54:00Z">
                  <w:rPr/>
                </w:rPrChange>
              </w:rPr>
              <w:t>—</w:t>
            </w:r>
          </w:p>
        </w:tc>
        <w:tc>
          <w:tcPr>
            <w:tcW w:w="1040" w:type="dxa"/>
            <w:tcPrChange w:id="675" w:author="Geoffrey Day" w:date="2026-05-03T13:53:00Z">
              <w:tcPr>
                <w:tcW w:w="880" w:type="dxa"/>
              </w:tcPr>
            </w:tcPrChange>
          </w:tcPr>
          <w:p w14:paraId="557E7E32" w14:textId="77777777" w:rsidR="00860731" w:rsidRPr="00CC7439" w:rsidRDefault="00155CDB">
            <w:pPr>
              <w:pStyle w:val="Compact"/>
              <w:jc w:val="right"/>
              <w:rPr>
                <w:sz w:val="22"/>
                <w:szCs w:val="22"/>
                <w:rPrChange w:id="676" w:author="Geoffrey Day" w:date="2026-05-03T13:54:00Z">
                  <w:rPr/>
                </w:rPrChange>
              </w:rPr>
            </w:pPr>
            <w:r w:rsidRPr="00CC7439">
              <w:rPr>
                <w:sz w:val="22"/>
                <w:szCs w:val="22"/>
                <w:rPrChange w:id="677" w:author="Geoffrey Day" w:date="2026-05-03T13:54:00Z">
                  <w:rPr/>
                </w:rPrChange>
              </w:rPr>
              <w:t>—</w:t>
            </w:r>
          </w:p>
        </w:tc>
        <w:tc>
          <w:tcPr>
            <w:tcW w:w="1040" w:type="dxa"/>
            <w:tcPrChange w:id="678" w:author="Geoffrey Day" w:date="2026-05-03T13:53:00Z">
              <w:tcPr>
                <w:tcW w:w="880" w:type="dxa"/>
              </w:tcPr>
            </w:tcPrChange>
          </w:tcPr>
          <w:p w14:paraId="70BC335B" w14:textId="77777777" w:rsidR="00860731" w:rsidRPr="00CC7439" w:rsidRDefault="00155CDB">
            <w:pPr>
              <w:pStyle w:val="Compact"/>
              <w:jc w:val="right"/>
              <w:rPr>
                <w:sz w:val="22"/>
                <w:szCs w:val="22"/>
                <w:rPrChange w:id="679" w:author="Geoffrey Day" w:date="2026-05-03T13:54:00Z">
                  <w:rPr/>
                </w:rPrChange>
              </w:rPr>
            </w:pPr>
            <w:r w:rsidRPr="00CC7439">
              <w:rPr>
                <w:sz w:val="22"/>
                <w:szCs w:val="22"/>
                <w:rPrChange w:id="680" w:author="Geoffrey Day" w:date="2026-05-03T13:54:00Z">
                  <w:rPr/>
                </w:rPrChange>
              </w:rPr>
              <w:t>—</w:t>
            </w:r>
          </w:p>
        </w:tc>
        <w:tc>
          <w:tcPr>
            <w:tcW w:w="1040" w:type="dxa"/>
            <w:tcPrChange w:id="681" w:author="Geoffrey Day" w:date="2026-05-03T13:53:00Z">
              <w:tcPr>
                <w:tcW w:w="880" w:type="dxa"/>
              </w:tcPr>
            </w:tcPrChange>
          </w:tcPr>
          <w:p w14:paraId="7F0B192C" w14:textId="77777777" w:rsidR="00860731" w:rsidRPr="00CC7439" w:rsidRDefault="00155CDB">
            <w:pPr>
              <w:pStyle w:val="Compact"/>
              <w:jc w:val="right"/>
              <w:rPr>
                <w:sz w:val="22"/>
                <w:szCs w:val="22"/>
                <w:rPrChange w:id="682" w:author="Geoffrey Day" w:date="2026-05-03T13:54:00Z">
                  <w:rPr/>
                </w:rPrChange>
              </w:rPr>
            </w:pPr>
            <w:r w:rsidRPr="00CC7439">
              <w:rPr>
                <w:sz w:val="22"/>
                <w:szCs w:val="22"/>
                <w:rPrChange w:id="683" w:author="Geoffrey Day" w:date="2026-05-03T13:54:00Z">
                  <w:rPr/>
                </w:rPrChange>
              </w:rPr>
              <w:t>599 (1.5%)</w:t>
            </w:r>
          </w:p>
        </w:tc>
        <w:tc>
          <w:tcPr>
            <w:tcW w:w="1300" w:type="dxa"/>
            <w:tcPrChange w:id="684" w:author="Geoffrey Day" w:date="2026-05-03T13:53:00Z">
              <w:tcPr>
                <w:tcW w:w="1100" w:type="dxa"/>
              </w:tcPr>
            </w:tcPrChange>
          </w:tcPr>
          <w:p w14:paraId="67D1BB92" w14:textId="77777777" w:rsidR="00860731" w:rsidRPr="00CC7439" w:rsidRDefault="00155CDB">
            <w:pPr>
              <w:pStyle w:val="Compact"/>
              <w:jc w:val="center"/>
              <w:rPr>
                <w:sz w:val="22"/>
                <w:szCs w:val="22"/>
                <w:rPrChange w:id="685" w:author="Geoffrey Day" w:date="2026-05-03T13:54:00Z">
                  <w:rPr/>
                </w:rPrChange>
              </w:rPr>
            </w:pPr>
            <w:r w:rsidRPr="00CC7439">
              <w:rPr>
                <w:sz w:val="22"/>
                <w:szCs w:val="22"/>
                <w:rPrChange w:id="686" w:author="Geoffrey Day" w:date="2026-05-03T13:54:00Z">
                  <w:rPr/>
                </w:rPrChange>
              </w:rPr>
              <w:t>100%</w:t>
            </w:r>
          </w:p>
        </w:tc>
        <w:tc>
          <w:tcPr>
            <w:tcW w:w="928" w:type="dxa"/>
            <w:tcPrChange w:id="687" w:author="Geoffrey Day" w:date="2026-05-03T13:53:00Z">
              <w:tcPr>
                <w:tcW w:w="1100" w:type="dxa"/>
              </w:tcPr>
            </w:tcPrChange>
          </w:tcPr>
          <w:p w14:paraId="7415C35A" w14:textId="77777777" w:rsidR="00860731" w:rsidRPr="00CC7439" w:rsidRDefault="00155CDB">
            <w:pPr>
              <w:pStyle w:val="Compact"/>
              <w:jc w:val="center"/>
              <w:rPr>
                <w:sz w:val="22"/>
                <w:szCs w:val="22"/>
                <w:rPrChange w:id="688" w:author="Geoffrey Day" w:date="2026-05-03T13:54:00Z">
                  <w:rPr/>
                </w:rPrChange>
              </w:rPr>
            </w:pPr>
            <w:r w:rsidRPr="00CC7439">
              <w:rPr>
                <w:sz w:val="22"/>
                <w:szCs w:val="22"/>
                <w:rPrChange w:id="689" w:author="Geoffrey Day" w:date="2026-05-03T13:54:00Z">
                  <w:rPr/>
                </w:rPrChange>
              </w:rPr>
              <w:t>2–3</w:t>
            </w:r>
          </w:p>
        </w:tc>
        <w:tc>
          <w:tcPr>
            <w:tcW w:w="1891" w:type="dxa"/>
            <w:tcPrChange w:id="690" w:author="Geoffrey Day" w:date="2026-05-03T13:53:00Z">
              <w:tcPr>
                <w:tcW w:w="660" w:type="dxa"/>
              </w:tcPr>
            </w:tcPrChange>
          </w:tcPr>
          <w:p w14:paraId="01F44272" w14:textId="77777777" w:rsidR="00860731" w:rsidRPr="00CC7439" w:rsidRDefault="00155CDB">
            <w:pPr>
              <w:pStyle w:val="Compact"/>
              <w:rPr>
                <w:sz w:val="22"/>
                <w:szCs w:val="22"/>
                <w:rPrChange w:id="691" w:author="Geoffrey Day" w:date="2026-05-03T13:54:00Z">
                  <w:rPr/>
                </w:rPrChange>
              </w:rPr>
            </w:pPr>
            <w:r w:rsidRPr="00CC7439">
              <w:rPr>
                <w:sz w:val="22"/>
                <w:szCs w:val="22"/>
                <w:rPrChange w:id="692" w:author="Geoffrey Day" w:date="2026-05-03T13:54:00Z">
                  <w:rPr/>
                </w:rPrChange>
              </w:rPr>
              <w:t>Largemouth / Smallmouth unresolved.</w:t>
            </w:r>
          </w:p>
        </w:tc>
      </w:tr>
      <w:tr w:rsidR="00860731" w14:paraId="25787FFC" w14:textId="77777777" w:rsidTr="00CC7439">
        <w:tc>
          <w:tcPr>
            <w:tcW w:w="1980" w:type="dxa"/>
            <w:tcPrChange w:id="693" w:author="Geoffrey Day" w:date="2026-05-03T13:53:00Z">
              <w:tcPr>
                <w:tcW w:w="660" w:type="dxa"/>
              </w:tcPr>
            </w:tcPrChange>
          </w:tcPr>
          <w:p w14:paraId="792499AD" w14:textId="77777777" w:rsidR="00860731" w:rsidRPr="00CC7439" w:rsidRDefault="00155CDB">
            <w:pPr>
              <w:pStyle w:val="Compact"/>
              <w:rPr>
                <w:sz w:val="22"/>
                <w:szCs w:val="22"/>
                <w:rPrChange w:id="694" w:author="Geoffrey Day" w:date="2026-05-03T13:54:00Z">
                  <w:rPr/>
                </w:rPrChange>
              </w:rPr>
            </w:pPr>
            <w:r w:rsidRPr="00CC7439">
              <w:rPr>
                <w:i/>
                <w:iCs/>
                <w:sz w:val="22"/>
                <w:szCs w:val="22"/>
                <w:rPrChange w:id="695" w:author="Geoffrey Day" w:date="2026-05-03T13:54:00Z">
                  <w:rPr>
                    <w:i/>
                    <w:iCs/>
                  </w:rPr>
                </w:rPrChange>
              </w:rPr>
              <w:t>Perca flavescens</w:t>
            </w:r>
            <w:r w:rsidRPr="00CC7439">
              <w:rPr>
                <w:sz w:val="22"/>
                <w:szCs w:val="22"/>
                <w:rPrChange w:id="696" w:author="Geoffrey Day" w:date="2026-05-03T13:54:00Z">
                  <w:rPr/>
                </w:rPrChange>
              </w:rPr>
              <w:t xml:space="preserve"> (Yellow Perch)</w:t>
            </w:r>
          </w:p>
        </w:tc>
        <w:tc>
          <w:tcPr>
            <w:tcW w:w="1621" w:type="dxa"/>
            <w:tcPrChange w:id="697" w:author="Geoffrey Day" w:date="2026-05-03T13:53:00Z">
              <w:tcPr>
                <w:tcW w:w="880" w:type="dxa"/>
              </w:tcPr>
            </w:tcPrChange>
          </w:tcPr>
          <w:p w14:paraId="0C287AA3" w14:textId="77777777" w:rsidR="00860731" w:rsidRPr="00CC7439" w:rsidRDefault="00155CDB">
            <w:pPr>
              <w:pStyle w:val="Compact"/>
              <w:jc w:val="right"/>
              <w:rPr>
                <w:sz w:val="22"/>
                <w:szCs w:val="22"/>
                <w:rPrChange w:id="698" w:author="Geoffrey Day" w:date="2026-05-03T13:54:00Z">
                  <w:rPr/>
                </w:rPrChange>
              </w:rPr>
            </w:pPr>
            <w:r w:rsidRPr="00CC7439">
              <w:rPr>
                <w:sz w:val="22"/>
                <w:szCs w:val="22"/>
                <w:rPrChange w:id="699" w:author="Geoffrey Day" w:date="2026-05-03T13:54:00Z">
                  <w:rPr/>
                </w:rPrChange>
              </w:rPr>
              <w:t>—</w:t>
            </w:r>
          </w:p>
        </w:tc>
        <w:tc>
          <w:tcPr>
            <w:tcW w:w="1040" w:type="dxa"/>
            <w:tcPrChange w:id="700" w:author="Geoffrey Day" w:date="2026-05-03T13:53:00Z">
              <w:tcPr>
                <w:tcW w:w="880" w:type="dxa"/>
              </w:tcPr>
            </w:tcPrChange>
          </w:tcPr>
          <w:p w14:paraId="07F56B34" w14:textId="77777777" w:rsidR="00860731" w:rsidRPr="00CC7439" w:rsidRDefault="00155CDB">
            <w:pPr>
              <w:pStyle w:val="Compact"/>
              <w:jc w:val="right"/>
              <w:rPr>
                <w:sz w:val="22"/>
                <w:szCs w:val="22"/>
                <w:rPrChange w:id="701" w:author="Geoffrey Day" w:date="2026-05-03T13:54:00Z">
                  <w:rPr/>
                </w:rPrChange>
              </w:rPr>
            </w:pPr>
            <w:r w:rsidRPr="00CC7439">
              <w:rPr>
                <w:sz w:val="22"/>
                <w:szCs w:val="22"/>
                <w:rPrChange w:id="702" w:author="Geoffrey Day" w:date="2026-05-03T13:54:00Z">
                  <w:rPr/>
                </w:rPrChange>
              </w:rPr>
              <w:t>—</w:t>
            </w:r>
          </w:p>
        </w:tc>
        <w:tc>
          <w:tcPr>
            <w:tcW w:w="1040" w:type="dxa"/>
            <w:tcPrChange w:id="703" w:author="Geoffrey Day" w:date="2026-05-03T13:53:00Z">
              <w:tcPr>
                <w:tcW w:w="880" w:type="dxa"/>
              </w:tcPr>
            </w:tcPrChange>
          </w:tcPr>
          <w:p w14:paraId="6D1E4EE7" w14:textId="77777777" w:rsidR="00860731" w:rsidRPr="00CC7439" w:rsidRDefault="00155CDB">
            <w:pPr>
              <w:pStyle w:val="Compact"/>
              <w:jc w:val="right"/>
              <w:rPr>
                <w:sz w:val="22"/>
                <w:szCs w:val="22"/>
                <w:rPrChange w:id="704" w:author="Geoffrey Day" w:date="2026-05-03T13:54:00Z">
                  <w:rPr/>
                </w:rPrChange>
              </w:rPr>
            </w:pPr>
            <w:r w:rsidRPr="00CC7439">
              <w:rPr>
                <w:sz w:val="22"/>
                <w:szCs w:val="22"/>
                <w:rPrChange w:id="705" w:author="Geoffrey Day" w:date="2026-05-03T13:54:00Z">
                  <w:rPr/>
                </w:rPrChange>
              </w:rPr>
              <w:t>—</w:t>
            </w:r>
          </w:p>
        </w:tc>
        <w:tc>
          <w:tcPr>
            <w:tcW w:w="1040" w:type="dxa"/>
            <w:tcPrChange w:id="706" w:author="Geoffrey Day" w:date="2026-05-03T13:53:00Z">
              <w:tcPr>
                <w:tcW w:w="880" w:type="dxa"/>
              </w:tcPr>
            </w:tcPrChange>
          </w:tcPr>
          <w:p w14:paraId="3EC5E9C8" w14:textId="77777777" w:rsidR="00860731" w:rsidRPr="00CC7439" w:rsidRDefault="00155CDB">
            <w:pPr>
              <w:pStyle w:val="Compact"/>
              <w:jc w:val="right"/>
              <w:rPr>
                <w:sz w:val="22"/>
                <w:szCs w:val="22"/>
                <w:rPrChange w:id="707" w:author="Geoffrey Day" w:date="2026-05-03T13:54:00Z">
                  <w:rPr/>
                </w:rPrChange>
              </w:rPr>
            </w:pPr>
            <w:r w:rsidRPr="00CC7439">
              <w:rPr>
                <w:sz w:val="22"/>
                <w:szCs w:val="22"/>
                <w:rPrChange w:id="708" w:author="Geoffrey Day" w:date="2026-05-03T13:54:00Z">
                  <w:rPr/>
                </w:rPrChange>
              </w:rPr>
              <w:t>—</w:t>
            </w:r>
          </w:p>
        </w:tc>
        <w:tc>
          <w:tcPr>
            <w:tcW w:w="1040" w:type="dxa"/>
            <w:tcPrChange w:id="709" w:author="Geoffrey Day" w:date="2026-05-03T13:53:00Z">
              <w:tcPr>
                <w:tcW w:w="880" w:type="dxa"/>
              </w:tcPr>
            </w:tcPrChange>
          </w:tcPr>
          <w:p w14:paraId="49A66CDB" w14:textId="77777777" w:rsidR="00860731" w:rsidRPr="00CC7439" w:rsidRDefault="00155CDB">
            <w:pPr>
              <w:pStyle w:val="Compact"/>
              <w:jc w:val="right"/>
              <w:rPr>
                <w:sz w:val="22"/>
                <w:szCs w:val="22"/>
                <w:rPrChange w:id="710" w:author="Geoffrey Day" w:date="2026-05-03T13:54:00Z">
                  <w:rPr/>
                </w:rPrChange>
              </w:rPr>
            </w:pPr>
            <w:r w:rsidRPr="00CC7439">
              <w:rPr>
                <w:sz w:val="22"/>
                <w:szCs w:val="22"/>
                <w:rPrChange w:id="711" w:author="Geoffrey Day" w:date="2026-05-03T13:54:00Z">
                  <w:rPr/>
                </w:rPrChange>
              </w:rPr>
              <w:t>288 (0.7%)</w:t>
            </w:r>
          </w:p>
        </w:tc>
        <w:tc>
          <w:tcPr>
            <w:tcW w:w="1300" w:type="dxa"/>
            <w:tcPrChange w:id="712" w:author="Geoffrey Day" w:date="2026-05-03T13:53:00Z">
              <w:tcPr>
                <w:tcW w:w="1100" w:type="dxa"/>
              </w:tcPr>
            </w:tcPrChange>
          </w:tcPr>
          <w:p w14:paraId="10AAE72D" w14:textId="77777777" w:rsidR="00860731" w:rsidRPr="00CC7439" w:rsidRDefault="00155CDB">
            <w:pPr>
              <w:pStyle w:val="Compact"/>
              <w:jc w:val="center"/>
              <w:rPr>
                <w:sz w:val="22"/>
                <w:szCs w:val="22"/>
                <w:rPrChange w:id="713" w:author="Geoffrey Day" w:date="2026-05-03T13:54:00Z">
                  <w:rPr/>
                </w:rPrChange>
              </w:rPr>
            </w:pPr>
            <w:r w:rsidRPr="00CC7439">
              <w:rPr>
                <w:sz w:val="22"/>
                <w:szCs w:val="22"/>
                <w:rPrChange w:id="714" w:author="Geoffrey Day" w:date="2026-05-03T13:54:00Z">
                  <w:rPr/>
                </w:rPrChange>
              </w:rPr>
              <w:t>100%</w:t>
            </w:r>
          </w:p>
        </w:tc>
        <w:tc>
          <w:tcPr>
            <w:tcW w:w="928" w:type="dxa"/>
            <w:tcPrChange w:id="715" w:author="Geoffrey Day" w:date="2026-05-03T13:53:00Z">
              <w:tcPr>
                <w:tcW w:w="1100" w:type="dxa"/>
              </w:tcPr>
            </w:tcPrChange>
          </w:tcPr>
          <w:p w14:paraId="0773661E" w14:textId="77777777" w:rsidR="00860731" w:rsidRPr="00CC7439" w:rsidRDefault="00155CDB">
            <w:pPr>
              <w:pStyle w:val="Compact"/>
              <w:jc w:val="center"/>
              <w:rPr>
                <w:sz w:val="22"/>
                <w:szCs w:val="22"/>
                <w:rPrChange w:id="716" w:author="Geoffrey Day" w:date="2026-05-03T13:54:00Z">
                  <w:rPr/>
                </w:rPrChange>
              </w:rPr>
            </w:pPr>
            <w:r w:rsidRPr="00CC7439">
              <w:rPr>
                <w:sz w:val="22"/>
                <w:szCs w:val="22"/>
                <w:rPrChange w:id="717" w:author="Geoffrey Day" w:date="2026-05-03T13:54:00Z">
                  <w:rPr/>
                </w:rPrChange>
              </w:rPr>
              <w:t>1</w:t>
            </w:r>
          </w:p>
        </w:tc>
        <w:tc>
          <w:tcPr>
            <w:tcW w:w="1891" w:type="dxa"/>
            <w:tcPrChange w:id="718" w:author="Geoffrey Day" w:date="2026-05-03T13:53:00Z">
              <w:tcPr>
                <w:tcW w:w="660" w:type="dxa"/>
              </w:tcPr>
            </w:tcPrChange>
          </w:tcPr>
          <w:p w14:paraId="71214C49" w14:textId="77777777" w:rsidR="00860731" w:rsidRPr="00CC7439" w:rsidRDefault="00860731">
            <w:pPr>
              <w:pStyle w:val="Compact"/>
              <w:rPr>
                <w:sz w:val="22"/>
                <w:szCs w:val="22"/>
                <w:rPrChange w:id="719" w:author="Geoffrey Day" w:date="2026-05-03T13:54:00Z">
                  <w:rPr/>
                </w:rPrChange>
              </w:rPr>
            </w:pPr>
          </w:p>
        </w:tc>
      </w:tr>
      <w:tr w:rsidR="00860731" w14:paraId="11434F26" w14:textId="77777777" w:rsidTr="00CC7439">
        <w:tc>
          <w:tcPr>
            <w:tcW w:w="1980" w:type="dxa"/>
            <w:tcPrChange w:id="720" w:author="Geoffrey Day" w:date="2026-05-03T13:53:00Z">
              <w:tcPr>
                <w:tcW w:w="660" w:type="dxa"/>
              </w:tcPr>
            </w:tcPrChange>
          </w:tcPr>
          <w:p w14:paraId="1AD2BCF1" w14:textId="77777777" w:rsidR="00860731" w:rsidRPr="00CC7439" w:rsidRDefault="00155CDB">
            <w:pPr>
              <w:pStyle w:val="Compact"/>
              <w:rPr>
                <w:sz w:val="22"/>
                <w:szCs w:val="22"/>
                <w:rPrChange w:id="721" w:author="Geoffrey Day" w:date="2026-05-03T13:54:00Z">
                  <w:rPr/>
                </w:rPrChange>
              </w:rPr>
            </w:pPr>
            <w:r w:rsidRPr="00CC7439">
              <w:rPr>
                <w:i/>
                <w:iCs/>
                <w:sz w:val="22"/>
                <w:szCs w:val="22"/>
                <w:rPrChange w:id="722" w:author="Geoffrey Day" w:date="2026-05-03T13:54:00Z">
                  <w:rPr>
                    <w:i/>
                    <w:iCs/>
                  </w:rPr>
                </w:rPrChange>
              </w:rPr>
              <w:t>Ameiurus</w:t>
            </w:r>
            <w:r w:rsidRPr="00CC7439">
              <w:rPr>
                <w:sz w:val="22"/>
                <w:szCs w:val="22"/>
                <w:rPrChange w:id="723" w:author="Geoffrey Day" w:date="2026-05-03T13:54:00Z">
                  <w:rPr/>
                </w:rPrChange>
              </w:rPr>
              <w:t xml:space="preserve"> spp. (Bullhead)</w:t>
            </w:r>
          </w:p>
        </w:tc>
        <w:tc>
          <w:tcPr>
            <w:tcW w:w="1621" w:type="dxa"/>
            <w:tcPrChange w:id="724" w:author="Geoffrey Day" w:date="2026-05-03T13:53:00Z">
              <w:tcPr>
                <w:tcW w:w="880" w:type="dxa"/>
              </w:tcPr>
            </w:tcPrChange>
          </w:tcPr>
          <w:p w14:paraId="21A72D96" w14:textId="77777777" w:rsidR="00860731" w:rsidRPr="00CC7439" w:rsidRDefault="00155CDB">
            <w:pPr>
              <w:pStyle w:val="Compact"/>
              <w:jc w:val="right"/>
              <w:rPr>
                <w:sz w:val="22"/>
                <w:szCs w:val="22"/>
                <w:rPrChange w:id="725" w:author="Geoffrey Day" w:date="2026-05-03T13:54:00Z">
                  <w:rPr/>
                </w:rPrChange>
              </w:rPr>
            </w:pPr>
            <w:r w:rsidRPr="00CC7439">
              <w:rPr>
                <w:sz w:val="22"/>
                <w:szCs w:val="22"/>
                <w:rPrChange w:id="726" w:author="Geoffrey Day" w:date="2026-05-03T13:54:00Z">
                  <w:rPr/>
                </w:rPrChange>
              </w:rPr>
              <w:t>46 (0.2%)</w:t>
            </w:r>
          </w:p>
        </w:tc>
        <w:tc>
          <w:tcPr>
            <w:tcW w:w="1040" w:type="dxa"/>
            <w:tcPrChange w:id="727" w:author="Geoffrey Day" w:date="2026-05-03T13:53:00Z">
              <w:tcPr>
                <w:tcW w:w="880" w:type="dxa"/>
              </w:tcPr>
            </w:tcPrChange>
          </w:tcPr>
          <w:p w14:paraId="258CAAA3" w14:textId="77777777" w:rsidR="00860731" w:rsidRPr="00CC7439" w:rsidRDefault="00155CDB">
            <w:pPr>
              <w:pStyle w:val="Compact"/>
              <w:jc w:val="right"/>
              <w:rPr>
                <w:sz w:val="22"/>
                <w:szCs w:val="22"/>
                <w:rPrChange w:id="728" w:author="Geoffrey Day" w:date="2026-05-03T13:54:00Z">
                  <w:rPr/>
                </w:rPrChange>
              </w:rPr>
            </w:pPr>
            <w:r w:rsidRPr="00CC7439">
              <w:rPr>
                <w:sz w:val="22"/>
                <w:szCs w:val="22"/>
                <w:rPrChange w:id="729" w:author="Geoffrey Day" w:date="2026-05-03T13:54:00Z">
                  <w:rPr/>
                </w:rPrChange>
              </w:rPr>
              <w:t>473 (1.3%)</w:t>
            </w:r>
          </w:p>
        </w:tc>
        <w:tc>
          <w:tcPr>
            <w:tcW w:w="1040" w:type="dxa"/>
            <w:tcPrChange w:id="730" w:author="Geoffrey Day" w:date="2026-05-03T13:53:00Z">
              <w:tcPr>
                <w:tcW w:w="880" w:type="dxa"/>
              </w:tcPr>
            </w:tcPrChange>
          </w:tcPr>
          <w:p w14:paraId="207AEC35" w14:textId="77777777" w:rsidR="00860731" w:rsidRPr="00CC7439" w:rsidRDefault="00155CDB">
            <w:pPr>
              <w:pStyle w:val="Compact"/>
              <w:jc w:val="right"/>
              <w:rPr>
                <w:sz w:val="22"/>
                <w:szCs w:val="22"/>
                <w:rPrChange w:id="731" w:author="Geoffrey Day" w:date="2026-05-03T13:54:00Z">
                  <w:rPr/>
                </w:rPrChange>
              </w:rPr>
            </w:pPr>
            <w:r w:rsidRPr="00CC7439">
              <w:rPr>
                <w:sz w:val="22"/>
                <w:szCs w:val="22"/>
                <w:rPrChange w:id="732" w:author="Geoffrey Day" w:date="2026-05-03T13:54:00Z">
                  <w:rPr/>
                </w:rPrChange>
              </w:rPr>
              <w:t>—</w:t>
            </w:r>
          </w:p>
        </w:tc>
        <w:tc>
          <w:tcPr>
            <w:tcW w:w="1040" w:type="dxa"/>
            <w:tcPrChange w:id="733" w:author="Geoffrey Day" w:date="2026-05-03T13:53:00Z">
              <w:tcPr>
                <w:tcW w:w="880" w:type="dxa"/>
              </w:tcPr>
            </w:tcPrChange>
          </w:tcPr>
          <w:p w14:paraId="26C4818D" w14:textId="77777777" w:rsidR="00860731" w:rsidRPr="00CC7439" w:rsidRDefault="00155CDB">
            <w:pPr>
              <w:pStyle w:val="Compact"/>
              <w:jc w:val="right"/>
              <w:rPr>
                <w:sz w:val="22"/>
                <w:szCs w:val="22"/>
                <w:rPrChange w:id="734" w:author="Geoffrey Day" w:date="2026-05-03T13:54:00Z">
                  <w:rPr/>
                </w:rPrChange>
              </w:rPr>
            </w:pPr>
            <w:r w:rsidRPr="00CC7439">
              <w:rPr>
                <w:sz w:val="22"/>
                <w:szCs w:val="22"/>
                <w:rPrChange w:id="735" w:author="Geoffrey Day" w:date="2026-05-03T13:54:00Z">
                  <w:rPr/>
                </w:rPrChange>
              </w:rPr>
              <w:t>—</w:t>
            </w:r>
          </w:p>
        </w:tc>
        <w:tc>
          <w:tcPr>
            <w:tcW w:w="1040" w:type="dxa"/>
            <w:tcPrChange w:id="736" w:author="Geoffrey Day" w:date="2026-05-03T13:53:00Z">
              <w:tcPr>
                <w:tcW w:w="880" w:type="dxa"/>
              </w:tcPr>
            </w:tcPrChange>
          </w:tcPr>
          <w:p w14:paraId="5BAABEF6" w14:textId="77777777" w:rsidR="00860731" w:rsidRPr="00CC7439" w:rsidRDefault="00155CDB">
            <w:pPr>
              <w:pStyle w:val="Compact"/>
              <w:jc w:val="right"/>
              <w:rPr>
                <w:sz w:val="22"/>
                <w:szCs w:val="22"/>
                <w:rPrChange w:id="737" w:author="Geoffrey Day" w:date="2026-05-03T13:54:00Z">
                  <w:rPr/>
                </w:rPrChange>
              </w:rPr>
            </w:pPr>
            <w:r w:rsidRPr="00CC7439">
              <w:rPr>
                <w:sz w:val="22"/>
                <w:szCs w:val="22"/>
                <w:rPrChange w:id="738" w:author="Geoffrey Day" w:date="2026-05-03T13:54:00Z">
                  <w:rPr/>
                </w:rPrChange>
              </w:rPr>
              <w:t>—</w:t>
            </w:r>
          </w:p>
        </w:tc>
        <w:tc>
          <w:tcPr>
            <w:tcW w:w="1300" w:type="dxa"/>
            <w:tcPrChange w:id="739" w:author="Geoffrey Day" w:date="2026-05-03T13:53:00Z">
              <w:tcPr>
                <w:tcW w:w="1100" w:type="dxa"/>
              </w:tcPr>
            </w:tcPrChange>
          </w:tcPr>
          <w:p w14:paraId="406CBACF" w14:textId="77777777" w:rsidR="00860731" w:rsidRPr="00CC7439" w:rsidRDefault="00155CDB">
            <w:pPr>
              <w:pStyle w:val="Compact"/>
              <w:jc w:val="center"/>
              <w:rPr>
                <w:sz w:val="22"/>
                <w:szCs w:val="22"/>
                <w:rPrChange w:id="740" w:author="Geoffrey Day" w:date="2026-05-03T13:54:00Z">
                  <w:rPr/>
                </w:rPrChange>
              </w:rPr>
            </w:pPr>
            <w:r w:rsidRPr="00CC7439">
              <w:rPr>
                <w:sz w:val="22"/>
                <w:szCs w:val="22"/>
                <w:rPrChange w:id="741" w:author="Geoffrey Day" w:date="2026-05-03T13:54:00Z">
                  <w:rPr/>
                </w:rPrChange>
              </w:rPr>
              <w:t>100%</w:t>
            </w:r>
          </w:p>
        </w:tc>
        <w:tc>
          <w:tcPr>
            <w:tcW w:w="928" w:type="dxa"/>
            <w:tcPrChange w:id="742" w:author="Geoffrey Day" w:date="2026-05-03T13:53:00Z">
              <w:tcPr>
                <w:tcW w:w="1100" w:type="dxa"/>
              </w:tcPr>
            </w:tcPrChange>
          </w:tcPr>
          <w:p w14:paraId="26477011" w14:textId="77777777" w:rsidR="00860731" w:rsidRPr="00CC7439" w:rsidRDefault="00155CDB">
            <w:pPr>
              <w:pStyle w:val="Compact"/>
              <w:jc w:val="center"/>
              <w:rPr>
                <w:sz w:val="22"/>
                <w:szCs w:val="22"/>
                <w:rPrChange w:id="743" w:author="Geoffrey Day" w:date="2026-05-03T13:54:00Z">
                  <w:rPr/>
                </w:rPrChange>
              </w:rPr>
            </w:pPr>
            <w:r w:rsidRPr="00CC7439">
              <w:rPr>
                <w:sz w:val="22"/>
                <w:szCs w:val="22"/>
                <w:rPrChange w:id="744" w:author="Geoffrey Day" w:date="2026-05-03T13:54:00Z">
                  <w:rPr/>
                </w:rPrChange>
              </w:rPr>
              <w:t>2</w:t>
            </w:r>
          </w:p>
        </w:tc>
        <w:tc>
          <w:tcPr>
            <w:tcW w:w="1891" w:type="dxa"/>
            <w:tcPrChange w:id="745" w:author="Geoffrey Day" w:date="2026-05-03T13:53:00Z">
              <w:tcPr>
                <w:tcW w:w="660" w:type="dxa"/>
              </w:tcPr>
            </w:tcPrChange>
          </w:tcPr>
          <w:p w14:paraId="1DA2FFFD" w14:textId="77777777" w:rsidR="00860731" w:rsidRPr="00CC7439" w:rsidRDefault="00155CDB">
            <w:pPr>
              <w:pStyle w:val="Compact"/>
              <w:rPr>
                <w:sz w:val="22"/>
                <w:szCs w:val="22"/>
                <w:rPrChange w:id="746" w:author="Geoffrey Day" w:date="2026-05-03T13:54:00Z">
                  <w:rPr/>
                </w:rPrChange>
              </w:rPr>
            </w:pPr>
            <w:r w:rsidRPr="00CC7439">
              <w:rPr>
                <w:sz w:val="22"/>
                <w:szCs w:val="22"/>
                <w:rPrChange w:id="747" w:author="Geoffrey Day" w:date="2026-05-03T13:54:00Z">
                  <w:rPr/>
                </w:rPrChange>
              </w:rPr>
              <w:t>Yellow or Brown Bullhead; unresolved.</w:t>
            </w:r>
          </w:p>
        </w:tc>
      </w:tr>
      <w:tr w:rsidR="00860731" w14:paraId="71A22AA6" w14:textId="77777777" w:rsidTr="00CC7439">
        <w:tc>
          <w:tcPr>
            <w:tcW w:w="1980" w:type="dxa"/>
            <w:tcPrChange w:id="748" w:author="Geoffrey Day" w:date="2026-05-03T13:53:00Z">
              <w:tcPr>
                <w:tcW w:w="660" w:type="dxa"/>
              </w:tcPr>
            </w:tcPrChange>
          </w:tcPr>
          <w:p w14:paraId="5E402E28" w14:textId="77777777" w:rsidR="00860731" w:rsidRPr="00CC7439" w:rsidRDefault="00155CDB" w:rsidP="00CC7439">
            <w:pPr>
              <w:pStyle w:val="Compact"/>
              <w:ind w:left="-290" w:right="-470" w:firstLine="290"/>
              <w:rPr>
                <w:sz w:val="22"/>
                <w:szCs w:val="22"/>
                <w:rPrChange w:id="749" w:author="Geoffrey Day" w:date="2026-05-03T13:54:00Z">
                  <w:rPr/>
                </w:rPrChange>
              </w:rPr>
              <w:pPrChange w:id="750" w:author="Geoffrey Day" w:date="2026-05-03T13:51:00Z">
                <w:pPr>
                  <w:pStyle w:val="Compact"/>
                </w:pPr>
              </w:pPrChange>
            </w:pPr>
            <w:r w:rsidRPr="00CC7439">
              <w:rPr>
                <w:b/>
                <w:bCs/>
                <w:sz w:val="22"/>
                <w:szCs w:val="22"/>
                <w:rPrChange w:id="751" w:author="Geoffrey Day" w:date="2026-05-03T13:54:00Z">
                  <w:rPr>
                    <w:b/>
                    <w:bCs/>
                  </w:rPr>
                </w:rPrChange>
              </w:rPr>
              <w:t>MARINE / ANOMALOUS</w:t>
            </w:r>
          </w:p>
        </w:tc>
        <w:tc>
          <w:tcPr>
            <w:tcW w:w="1621" w:type="dxa"/>
            <w:tcPrChange w:id="752" w:author="Geoffrey Day" w:date="2026-05-03T13:53:00Z">
              <w:tcPr>
                <w:tcW w:w="880" w:type="dxa"/>
              </w:tcPr>
            </w:tcPrChange>
          </w:tcPr>
          <w:p w14:paraId="5F37AE10" w14:textId="77777777" w:rsidR="00860731" w:rsidRPr="00CC7439" w:rsidRDefault="00860731">
            <w:pPr>
              <w:pStyle w:val="Compact"/>
              <w:rPr>
                <w:sz w:val="22"/>
                <w:szCs w:val="22"/>
                <w:rPrChange w:id="753" w:author="Geoffrey Day" w:date="2026-05-03T13:54:00Z">
                  <w:rPr/>
                </w:rPrChange>
              </w:rPr>
            </w:pPr>
          </w:p>
        </w:tc>
        <w:tc>
          <w:tcPr>
            <w:tcW w:w="1040" w:type="dxa"/>
            <w:tcPrChange w:id="754" w:author="Geoffrey Day" w:date="2026-05-03T13:53:00Z">
              <w:tcPr>
                <w:tcW w:w="880" w:type="dxa"/>
              </w:tcPr>
            </w:tcPrChange>
          </w:tcPr>
          <w:p w14:paraId="761D8D7A" w14:textId="77777777" w:rsidR="00860731" w:rsidRPr="00CC7439" w:rsidRDefault="00860731">
            <w:pPr>
              <w:pStyle w:val="Compact"/>
              <w:rPr>
                <w:sz w:val="22"/>
                <w:szCs w:val="22"/>
                <w:rPrChange w:id="755" w:author="Geoffrey Day" w:date="2026-05-03T13:54:00Z">
                  <w:rPr/>
                </w:rPrChange>
              </w:rPr>
            </w:pPr>
          </w:p>
        </w:tc>
        <w:tc>
          <w:tcPr>
            <w:tcW w:w="1040" w:type="dxa"/>
            <w:tcPrChange w:id="756" w:author="Geoffrey Day" w:date="2026-05-03T13:53:00Z">
              <w:tcPr>
                <w:tcW w:w="880" w:type="dxa"/>
              </w:tcPr>
            </w:tcPrChange>
          </w:tcPr>
          <w:p w14:paraId="66C97036" w14:textId="77777777" w:rsidR="00860731" w:rsidRPr="00CC7439" w:rsidRDefault="00860731">
            <w:pPr>
              <w:pStyle w:val="Compact"/>
              <w:rPr>
                <w:sz w:val="22"/>
                <w:szCs w:val="22"/>
                <w:rPrChange w:id="757" w:author="Geoffrey Day" w:date="2026-05-03T13:54:00Z">
                  <w:rPr/>
                </w:rPrChange>
              </w:rPr>
            </w:pPr>
          </w:p>
        </w:tc>
        <w:tc>
          <w:tcPr>
            <w:tcW w:w="1040" w:type="dxa"/>
            <w:tcPrChange w:id="758" w:author="Geoffrey Day" w:date="2026-05-03T13:53:00Z">
              <w:tcPr>
                <w:tcW w:w="880" w:type="dxa"/>
              </w:tcPr>
            </w:tcPrChange>
          </w:tcPr>
          <w:p w14:paraId="58E2C139" w14:textId="77777777" w:rsidR="00860731" w:rsidRPr="00CC7439" w:rsidRDefault="00860731">
            <w:pPr>
              <w:pStyle w:val="Compact"/>
              <w:rPr>
                <w:sz w:val="22"/>
                <w:szCs w:val="22"/>
                <w:rPrChange w:id="759" w:author="Geoffrey Day" w:date="2026-05-03T13:54:00Z">
                  <w:rPr/>
                </w:rPrChange>
              </w:rPr>
            </w:pPr>
          </w:p>
        </w:tc>
        <w:tc>
          <w:tcPr>
            <w:tcW w:w="1040" w:type="dxa"/>
            <w:tcPrChange w:id="760" w:author="Geoffrey Day" w:date="2026-05-03T13:53:00Z">
              <w:tcPr>
                <w:tcW w:w="880" w:type="dxa"/>
              </w:tcPr>
            </w:tcPrChange>
          </w:tcPr>
          <w:p w14:paraId="0E1BA058" w14:textId="77777777" w:rsidR="00860731" w:rsidRPr="00CC7439" w:rsidRDefault="00860731">
            <w:pPr>
              <w:pStyle w:val="Compact"/>
              <w:rPr>
                <w:sz w:val="22"/>
                <w:szCs w:val="22"/>
                <w:rPrChange w:id="761" w:author="Geoffrey Day" w:date="2026-05-03T13:54:00Z">
                  <w:rPr/>
                </w:rPrChange>
              </w:rPr>
            </w:pPr>
          </w:p>
        </w:tc>
        <w:tc>
          <w:tcPr>
            <w:tcW w:w="1300" w:type="dxa"/>
            <w:tcPrChange w:id="762" w:author="Geoffrey Day" w:date="2026-05-03T13:53:00Z">
              <w:tcPr>
                <w:tcW w:w="1100" w:type="dxa"/>
              </w:tcPr>
            </w:tcPrChange>
          </w:tcPr>
          <w:p w14:paraId="54E31461" w14:textId="77777777" w:rsidR="00860731" w:rsidRPr="00CC7439" w:rsidRDefault="00860731">
            <w:pPr>
              <w:pStyle w:val="Compact"/>
              <w:rPr>
                <w:sz w:val="22"/>
                <w:szCs w:val="22"/>
                <w:rPrChange w:id="763" w:author="Geoffrey Day" w:date="2026-05-03T13:54:00Z">
                  <w:rPr/>
                </w:rPrChange>
              </w:rPr>
            </w:pPr>
          </w:p>
        </w:tc>
        <w:tc>
          <w:tcPr>
            <w:tcW w:w="928" w:type="dxa"/>
            <w:tcPrChange w:id="764" w:author="Geoffrey Day" w:date="2026-05-03T13:53:00Z">
              <w:tcPr>
                <w:tcW w:w="1100" w:type="dxa"/>
              </w:tcPr>
            </w:tcPrChange>
          </w:tcPr>
          <w:p w14:paraId="2691A0DC" w14:textId="77777777" w:rsidR="00860731" w:rsidRPr="00CC7439" w:rsidRDefault="00860731">
            <w:pPr>
              <w:pStyle w:val="Compact"/>
              <w:rPr>
                <w:sz w:val="22"/>
                <w:szCs w:val="22"/>
                <w:rPrChange w:id="765" w:author="Geoffrey Day" w:date="2026-05-03T13:54:00Z">
                  <w:rPr/>
                </w:rPrChange>
              </w:rPr>
            </w:pPr>
          </w:p>
        </w:tc>
        <w:tc>
          <w:tcPr>
            <w:tcW w:w="1891" w:type="dxa"/>
            <w:tcPrChange w:id="766" w:author="Geoffrey Day" w:date="2026-05-03T13:53:00Z">
              <w:tcPr>
                <w:tcW w:w="660" w:type="dxa"/>
              </w:tcPr>
            </w:tcPrChange>
          </w:tcPr>
          <w:p w14:paraId="3BD4E6AC" w14:textId="77777777" w:rsidR="00860731" w:rsidRPr="00CC7439" w:rsidRDefault="00860731">
            <w:pPr>
              <w:pStyle w:val="Compact"/>
              <w:rPr>
                <w:sz w:val="22"/>
                <w:szCs w:val="22"/>
                <w:rPrChange w:id="767" w:author="Geoffrey Day" w:date="2026-05-03T13:54:00Z">
                  <w:rPr/>
                </w:rPrChange>
              </w:rPr>
            </w:pPr>
          </w:p>
        </w:tc>
      </w:tr>
      <w:tr w:rsidR="00860731" w14:paraId="23019D60" w14:textId="77777777" w:rsidTr="00CC7439">
        <w:tc>
          <w:tcPr>
            <w:tcW w:w="1980" w:type="dxa"/>
            <w:tcPrChange w:id="768" w:author="Geoffrey Day" w:date="2026-05-03T13:53:00Z">
              <w:tcPr>
                <w:tcW w:w="660" w:type="dxa"/>
              </w:tcPr>
            </w:tcPrChange>
          </w:tcPr>
          <w:p w14:paraId="754B1E29" w14:textId="77777777" w:rsidR="00860731" w:rsidRPr="00CC7439" w:rsidRDefault="00155CDB">
            <w:pPr>
              <w:pStyle w:val="Compact"/>
              <w:rPr>
                <w:sz w:val="22"/>
                <w:szCs w:val="22"/>
                <w:rPrChange w:id="769" w:author="Geoffrey Day" w:date="2026-05-03T13:54:00Z">
                  <w:rPr/>
                </w:rPrChange>
              </w:rPr>
            </w:pPr>
            <w:r w:rsidRPr="00CC7439">
              <w:rPr>
                <w:i/>
                <w:iCs/>
                <w:sz w:val="22"/>
                <w:szCs w:val="22"/>
                <w:rPrChange w:id="770" w:author="Geoffrey Day" w:date="2026-05-03T13:54:00Z">
                  <w:rPr>
                    <w:i/>
                    <w:iCs/>
                  </w:rPr>
                </w:rPrChange>
              </w:rPr>
              <w:t>Brevoortia</w:t>
            </w:r>
            <w:r w:rsidRPr="00CC7439">
              <w:rPr>
                <w:sz w:val="22"/>
                <w:szCs w:val="22"/>
                <w:rPrChange w:id="771" w:author="Geoffrey Day" w:date="2026-05-03T13:54:00Z">
                  <w:rPr/>
                </w:rPrChange>
              </w:rPr>
              <w:t xml:space="preserve"> spp. (Menhaden)</w:t>
            </w:r>
          </w:p>
        </w:tc>
        <w:tc>
          <w:tcPr>
            <w:tcW w:w="1621" w:type="dxa"/>
            <w:tcPrChange w:id="772" w:author="Geoffrey Day" w:date="2026-05-03T13:53:00Z">
              <w:tcPr>
                <w:tcW w:w="880" w:type="dxa"/>
              </w:tcPr>
            </w:tcPrChange>
          </w:tcPr>
          <w:p w14:paraId="5DD0EE79" w14:textId="77777777" w:rsidR="00860731" w:rsidRPr="00CC7439" w:rsidRDefault="00155CDB">
            <w:pPr>
              <w:pStyle w:val="Compact"/>
              <w:jc w:val="right"/>
              <w:rPr>
                <w:sz w:val="22"/>
                <w:szCs w:val="22"/>
                <w:rPrChange w:id="773" w:author="Geoffrey Day" w:date="2026-05-03T13:54:00Z">
                  <w:rPr/>
                </w:rPrChange>
              </w:rPr>
            </w:pPr>
            <w:r w:rsidRPr="00CC7439">
              <w:rPr>
                <w:sz w:val="22"/>
                <w:szCs w:val="22"/>
                <w:rPrChange w:id="774" w:author="Geoffrey Day" w:date="2026-05-03T13:54:00Z">
                  <w:rPr/>
                </w:rPrChange>
              </w:rPr>
              <w:t>—</w:t>
            </w:r>
          </w:p>
        </w:tc>
        <w:tc>
          <w:tcPr>
            <w:tcW w:w="1040" w:type="dxa"/>
            <w:tcPrChange w:id="775" w:author="Geoffrey Day" w:date="2026-05-03T13:53:00Z">
              <w:tcPr>
                <w:tcW w:w="880" w:type="dxa"/>
              </w:tcPr>
            </w:tcPrChange>
          </w:tcPr>
          <w:p w14:paraId="3359813B" w14:textId="77777777" w:rsidR="00860731" w:rsidRPr="00CC7439" w:rsidRDefault="00155CDB">
            <w:pPr>
              <w:pStyle w:val="Compact"/>
              <w:jc w:val="right"/>
              <w:rPr>
                <w:sz w:val="22"/>
                <w:szCs w:val="22"/>
                <w:rPrChange w:id="776" w:author="Geoffrey Day" w:date="2026-05-03T13:54:00Z">
                  <w:rPr/>
                </w:rPrChange>
              </w:rPr>
            </w:pPr>
            <w:r w:rsidRPr="00CC7439">
              <w:rPr>
                <w:sz w:val="22"/>
                <w:szCs w:val="22"/>
                <w:rPrChange w:id="777" w:author="Geoffrey Day" w:date="2026-05-03T13:54:00Z">
                  <w:rPr/>
                </w:rPrChange>
              </w:rPr>
              <w:t>—</w:t>
            </w:r>
          </w:p>
        </w:tc>
        <w:tc>
          <w:tcPr>
            <w:tcW w:w="1040" w:type="dxa"/>
            <w:tcPrChange w:id="778" w:author="Geoffrey Day" w:date="2026-05-03T13:53:00Z">
              <w:tcPr>
                <w:tcW w:w="880" w:type="dxa"/>
              </w:tcPr>
            </w:tcPrChange>
          </w:tcPr>
          <w:p w14:paraId="0BBF9625" w14:textId="77777777" w:rsidR="00860731" w:rsidRPr="00CC7439" w:rsidRDefault="00155CDB">
            <w:pPr>
              <w:pStyle w:val="Compact"/>
              <w:jc w:val="right"/>
              <w:rPr>
                <w:sz w:val="22"/>
                <w:szCs w:val="22"/>
                <w:rPrChange w:id="779" w:author="Geoffrey Day" w:date="2026-05-03T13:54:00Z">
                  <w:rPr/>
                </w:rPrChange>
              </w:rPr>
            </w:pPr>
            <w:r w:rsidRPr="00CC7439">
              <w:rPr>
                <w:sz w:val="22"/>
                <w:szCs w:val="22"/>
                <w:rPrChange w:id="780" w:author="Geoffrey Day" w:date="2026-05-03T13:54:00Z">
                  <w:rPr/>
                </w:rPrChange>
              </w:rPr>
              <w:t>—</w:t>
            </w:r>
          </w:p>
        </w:tc>
        <w:tc>
          <w:tcPr>
            <w:tcW w:w="1040" w:type="dxa"/>
            <w:tcPrChange w:id="781" w:author="Geoffrey Day" w:date="2026-05-03T13:53:00Z">
              <w:tcPr>
                <w:tcW w:w="880" w:type="dxa"/>
              </w:tcPr>
            </w:tcPrChange>
          </w:tcPr>
          <w:p w14:paraId="4FEFB786" w14:textId="77777777" w:rsidR="00860731" w:rsidRPr="00CC7439" w:rsidRDefault="00155CDB">
            <w:pPr>
              <w:pStyle w:val="Compact"/>
              <w:jc w:val="right"/>
              <w:rPr>
                <w:sz w:val="22"/>
                <w:szCs w:val="22"/>
                <w:rPrChange w:id="782" w:author="Geoffrey Day" w:date="2026-05-03T13:54:00Z">
                  <w:rPr/>
                </w:rPrChange>
              </w:rPr>
            </w:pPr>
            <w:r w:rsidRPr="00CC7439">
              <w:rPr>
                <w:sz w:val="22"/>
                <w:szCs w:val="22"/>
                <w:rPrChange w:id="783" w:author="Geoffrey Day" w:date="2026-05-03T13:54:00Z">
                  <w:rPr/>
                </w:rPrChange>
              </w:rPr>
              <w:t>—</w:t>
            </w:r>
          </w:p>
        </w:tc>
        <w:tc>
          <w:tcPr>
            <w:tcW w:w="1040" w:type="dxa"/>
            <w:tcPrChange w:id="784" w:author="Geoffrey Day" w:date="2026-05-03T13:53:00Z">
              <w:tcPr>
                <w:tcW w:w="880" w:type="dxa"/>
              </w:tcPr>
            </w:tcPrChange>
          </w:tcPr>
          <w:p w14:paraId="3A605E5B" w14:textId="77777777" w:rsidR="00860731" w:rsidRPr="00CC7439" w:rsidRDefault="00155CDB">
            <w:pPr>
              <w:pStyle w:val="Compact"/>
              <w:jc w:val="right"/>
              <w:rPr>
                <w:sz w:val="22"/>
                <w:szCs w:val="22"/>
                <w:rPrChange w:id="785" w:author="Geoffrey Day" w:date="2026-05-03T13:54:00Z">
                  <w:rPr/>
                </w:rPrChange>
              </w:rPr>
            </w:pPr>
            <w:r w:rsidRPr="00CC7439">
              <w:rPr>
                <w:sz w:val="22"/>
                <w:szCs w:val="22"/>
                <w:rPrChange w:id="786" w:author="Geoffrey Day" w:date="2026-05-03T13:54:00Z">
                  <w:rPr/>
                </w:rPrChange>
              </w:rPr>
              <w:t>171 (0.4%)</w:t>
            </w:r>
          </w:p>
        </w:tc>
        <w:tc>
          <w:tcPr>
            <w:tcW w:w="1300" w:type="dxa"/>
            <w:tcPrChange w:id="787" w:author="Geoffrey Day" w:date="2026-05-03T13:53:00Z">
              <w:tcPr>
                <w:tcW w:w="1100" w:type="dxa"/>
              </w:tcPr>
            </w:tcPrChange>
          </w:tcPr>
          <w:p w14:paraId="1E109843" w14:textId="77777777" w:rsidR="00860731" w:rsidRPr="00CC7439" w:rsidRDefault="00155CDB">
            <w:pPr>
              <w:pStyle w:val="Compact"/>
              <w:jc w:val="center"/>
              <w:rPr>
                <w:sz w:val="22"/>
                <w:szCs w:val="22"/>
                <w:rPrChange w:id="788" w:author="Geoffrey Day" w:date="2026-05-03T13:54:00Z">
                  <w:rPr/>
                </w:rPrChange>
              </w:rPr>
            </w:pPr>
            <w:r w:rsidRPr="00CC7439">
              <w:rPr>
                <w:sz w:val="22"/>
                <w:szCs w:val="22"/>
                <w:rPrChange w:id="789" w:author="Geoffrey Day" w:date="2026-05-03T13:54:00Z">
                  <w:rPr/>
                </w:rPrChange>
              </w:rPr>
              <w:t>100%</w:t>
            </w:r>
          </w:p>
        </w:tc>
        <w:tc>
          <w:tcPr>
            <w:tcW w:w="928" w:type="dxa"/>
            <w:tcPrChange w:id="790" w:author="Geoffrey Day" w:date="2026-05-03T13:53:00Z">
              <w:tcPr>
                <w:tcW w:w="1100" w:type="dxa"/>
              </w:tcPr>
            </w:tcPrChange>
          </w:tcPr>
          <w:p w14:paraId="7DADF596" w14:textId="77777777" w:rsidR="00860731" w:rsidRPr="00CC7439" w:rsidRDefault="00155CDB">
            <w:pPr>
              <w:pStyle w:val="Compact"/>
              <w:jc w:val="center"/>
              <w:rPr>
                <w:sz w:val="22"/>
                <w:szCs w:val="22"/>
                <w:rPrChange w:id="791" w:author="Geoffrey Day" w:date="2026-05-03T13:54:00Z">
                  <w:rPr/>
                </w:rPrChange>
              </w:rPr>
            </w:pPr>
            <w:r w:rsidRPr="00CC7439">
              <w:rPr>
                <w:sz w:val="22"/>
                <w:szCs w:val="22"/>
                <w:rPrChange w:id="792" w:author="Geoffrey Day" w:date="2026-05-03T13:54:00Z">
                  <w:rPr/>
                </w:rPrChange>
              </w:rPr>
              <w:t>2</w:t>
            </w:r>
          </w:p>
        </w:tc>
        <w:tc>
          <w:tcPr>
            <w:tcW w:w="1891" w:type="dxa"/>
            <w:tcPrChange w:id="793" w:author="Geoffrey Day" w:date="2026-05-03T13:53:00Z">
              <w:tcPr>
                <w:tcW w:w="660" w:type="dxa"/>
              </w:tcPr>
            </w:tcPrChange>
          </w:tcPr>
          <w:p w14:paraId="15B384FD" w14:textId="77777777" w:rsidR="00860731" w:rsidRPr="00CC7439" w:rsidRDefault="00155CDB">
            <w:pPr>
              <w:pStyle w:val="Compact"/>
              <w:rPr>
                <w:sz w:val="22"/>
                <w:szCs w:val="22"/>
                <w:rPrChange w:id="794" w:author="Geoffrey Day" w:date="2026-05-03T13:54:00Z">
                  <w:rPr/>
                </w:rPrChange>
              </w:rPr>
            </w:pPr>
            <w:r w:rsidRPr="00CC7439">
              <w:rPr>
                <w:sz w:val="22"/>
                <w:szCs w:val="22"/>
                <w:rPrChange w:id="795" w:author="Geoffrey Day" w:date="2026-05-03T13:54:00Z">
                  <w:rPr/>
                </w:rPrChange>
              </w:rPr>
              <w:t>Marine; 2-spp unresolved. Tidal eDNA signal at mainstem; ecologically plausible.</w:t>
            </w:r>
          </w:p>
        </w:tc>
      </w:tr>
      <w:tr w:rsidR="00860731" w14:paraId="4D28866D" w14:textId="77777777" w:rsidTr="00CC7439">
        <w:tc>
          <w:tcPr>
            <w:tcW w:w="1980" w:type="dxa"/>
            <w:tcPrChange w:id="796" w:author="Geoffrey Day" w:date="2026-05-03T13:53:00Z">
              <w:tcPr>
                <w:tcW w:w="660" w:type="dxa"/>
              </w:tcPr>
            </w:tcPrChange>
          </w:tcPr>
          <w:p w14:paraId="0FFF3FF3" w14:textId="77777777" w:rsidR="00860731" w:rsidRPr="00CC7439" w:rsidRDefault="00155CDB">
            <w:pPr>
              <w:pStyle w:val="Compact"/>
              <w:rPr>
                <w:sz w:val="22"/>
                <w:szCs w:val="22"/>
                <w:rPrChange w:id="797" w:author="Geoffrey Day" w:date="2026-05-03T13:54:00Z">
                  <w:rPr/>
                </w:rPrChange>
              </w:rPr>
            </w:pPr>
            <w:r w:rsidRPr="00CC7439">
              <w:rPr>
                <w:sz w:val="22"/>
                <w:szCs w:val="22"/>
                <w:rPrChange w:id="798" w:author="Geoffrey Day" w:date="2026-05-03T13:54:00Z">
                  <w:rPr/>
                </w:rPrChange>
              </w:rPr>
              <w:t>Gadidae spp. (Cod family)</w:t>
            </w:r>
          </w:p>
        </w:tc>
        <w:tc>
          <w:tcPr>
            <w:tcW w:w="1621" w:type="dxa"/>
            <w:tcPrChange w:id="799" w:author="Geoffrey Day" w:date="2026-05-03T13:53:00Z">
              <w:tcPr>
                <w:tcW w:w="880" w:type="dxa"/>
              </w:tcPr>
            </w:tcPrChange>
          </w:tcPr>
          <w:p w14:paraId="4E44F91C" w14:textId="77777777" w:rsidR="00860731" w:rsidRPr="00CC7439" w:rsidRDefault="00155CDB">
            <w:pPr>
              <w:pStyle w:val="Compact"/>
              <w:jc w:val="right"/>
              <w:rPr>
                <w:sz w:val="22"/>
                <w:szCs w:val="22"/>
                <w:rPrChange w:id="800" w:author="Geoffrey Day" w:date="2026-05-03T13:54:00Z">
                  <w:rPr/>
                </w:rPrChange>
              </w:rPr>
            </w:pPr>
            <w:r w:rsidRPr="00CC7439">
              <w:rPr>
                <w:sz w:val="22"/>
                <w:szCs w:val="22"/>
                <w:rPrChange w:id="801" w:author="Geoffrey Day" w:date="2026-05-03T13:54:00Z">
                  <w:rPr/>
                </w:rPrChange>
              </w:rPr>
              <w:t>—</w:t>
            </w:r>
          </w:p>
        </w:tc>
        <w:tc>
          <w:tcPr>
            <w:tcW w:w="1040" w:type="dxa"/>
            <w:tcPrChange w:id="802" w:author="Geoffrey Day" w:date="2026-05-03T13:53:00Z">
              <w:tcPr>
                <w:tcW w:w="880" w:type="dxa"/>
              </w:tcPr>
            </w:tcPrChange>
          </w:tcPr>
          <w:p w14:paraId="47158AFA" w14:textId="77777777" w:rsidR="00860731" w:rsidRPr="00CC7439" w:rsidRDefault="00155CDB">
            <w:pPr>
              <w:pStyle w:val="Compact"/>
              <w:jc w:val="right"/>
              <w:rPr>
                <w:sz w:val="22"/>
                <w:szCs w:val="22"/>
                <w:rPrChange w:id="803" w:author="Geoffrey Day" w:date="2026-05-03T13:54:00Z">
                  <w:rPr/>
                </w:rPrChange>
              </w:rPr>
            </w:pPr>
            <w:r w:rsidRPr="00CC7439">
              <w:rPr>
                <w:sz w:val="22"/>
                <w:szCs w:val="22"/>
                <w:rPrChange w:id="804" w:author="Geoffrey Day" w:date="2026-05-03T13:54:00Z">
                  <w:rPr/>
                </w:rPrChange>
              </w:rPr>
              <w:t>—</w:t>
            </w:r>
          </w:p>
        </w:tc>
        <w:tc>
          <w:tcPr>
            <w:tcW w:w="1040" w:type="dxa"/>
            <w:tcPrChange w:id="805" w:author="Geoffrey Day" w:date="2026-05-03T13:53:00Z">
              <w:tcPr>
                <w:tcW w:w="880" w:type="dxa"/>
              </w:tcPr>
            </w:tcPrChange>
          </w:tcPr>
          <w:p w14:paraId="20817090" w14:textId="77777777" w:rsidR="00860731" w:rsidRPr="00CC7439" w:rsidRDefault="00155CDB">
            <w:pPr>
              <w:pStyle w:val="Compact"/>
              <w:jc w:val="right"/>
              <w:rPr>
                <w:sz w:val="22"/>
                <w:szCs w:val="22"/>
                <w:rPrChange w:id="806" w:author="Geoffrey Day" w:date="2026-05-03T13:54:00Z">
                  <w:rPr/>
                </w:rPrChange>
              </w:rPr>
            </w:pPr>
            <w:r w:rsidRPr="00CC7439">
              <w:rPr>
                <w:sz w:val="22"/>
                <w:szCs w:val="22"/>
                <w:rPrChange w:id="807" w:author="Geoffrey Day" w:date="2026-05-03T13:54:00Z">
                  <w:rPr/>
                </w:rPrChange>
              </w:rPr>
              <w:t>—</w:t>
            </w:r>
          </w:p>
        </w:tc>
        <w:tc>
          <w:tcPr>
            <w:tcW w:w="1040" w:type="dxa"/>
            <w:tcPrChange w:id="808" w:author="Geoffrey Day" w:date="2026-05-03T13:53:00Z">
              <w:tcPr>
                <w:tcW w:w="880" w:type="dxa"/>
              </w:tcPr>
            </w:tcPrChange>
          </w:tcPr>
          <w:p w14:paraId="20C812B1" w14:textId="77777777" w:rsidR="00860731" w:rsidRPr="00CC7439" w:rsidRDefault="00155CDB">
            <w:pPr>
              <w:pStyle w:val="Compact"/>
              <w:jc w:val="right"/>
              <w:rPr>
                <w:sz w:val="22"/>
                <w:szCs w:val="22"/>
                <w:rPrChange w:id="809" w:author="Geoffrey Day" w:date="2026-05-03T13:54:00Z">
                  <w:rPr/>
                </w:rPrChange>
              </w:rPr>
            </w:pPr>
            <w:r w:rsidRPr="00CC7439">
              <w:rPr>
                <w:sz w:val="22"/>
                <w:szCs w:val="22"/>
                <w:rPrChange w:id="810" w:author="Geoffrey Day" w:date="2026-05-03T13:54:00Z">
                  <w:rPr/>
                </w:rPrChange>
              </w:rPr>
              <w:t>—</w:t>
            </w:r>
          </w:p>
        </w:tc>
        <w:tc>
          <w:tcPr>
            <w:tcW w:w="1040" w:type="dxa"/>
            <w:tcPrChange w:id="811" w:author="Geoffrey Day" w:date="2026-05-03T13:53:00Z">
              <w:tcPr>
                <w:tcW w:w="880" w:type="dxa"/>
              </w:tcPr>
            </w:tcPrChange>
          </w:tcPr>
          <w:p w14:paraId="3681C3A1" w14:textId="77777777" w:rsidR="00860731" w:rsidRPr="00CC7439" w:rsidRDefault="00155CDB">
            <w:pPr>
              <w:pStyle w:val="Compact"/>
              <w:jc w:val="right"/>
              <w:rPr>
                <w:sz w:val="22"/>
                <w:szCs w:val="22"/>
                <w:rPrChange w:id="812" w:author="Geoffrey Day" w:date="2026-05-03T13:54:00Z">
                  <w:rPr/>
                </w:rPrChange>
              </w:rPr>
            </w:pPr>
            <w:r w:rsidRPr="00CC7439">
              <w:rPr>
                <w:sz w:val="22"/>
                <w:szCs w:val="22"/>
                <w:rPrChange w:id="813" w:author="Geoffrey Day" w:date="2026-05-03T13:54:00Z">
                  <w:rPr/>
                </w:rPrChange>
              </w:rPr>
              <w:t>233 (0.6%)</w:t>
            </w:r>
          </w:p>
        </w:tc>
        <w:tc>
          <w:tcPr>
            <w:tcW w:w="1300" w:type="dxa"/>
            <w:tcPrChange w:id="814" w:author="Geoffrey Day" w:date="2026-05-03T13:53:00Z">
              <w:tcPr>
                <w:tcW w:w="1100" w:type="dxa"/>
              </w:tcPr>
            </w:tcPrChange>
          </w:tcPr>
          <w:p w14:paraId="2B3ABB3A" w14:textId="77777777" w:rsidR="00860731" w:rsidRPr="00CC7439" w:rsidRDefault="00155CDB">
            <w:pPr>
              <w:pStyle w:val="Compact"/>
              <w:jc w:val="center"/>
              <w:rPr>
                <w:sz w:val="22"/>
                <w:szCs w:val="22"/>
                <w:rPrChange w:id="815" w:author="Geoffrey Day" w:date="2026-05-03T13:54:00Z">
                  <w:rPr/>
                </w:rPrChange>
              </w:rPr>
            </w:pPr>
            <w:r w:rsidRPr="00CC7439">
              <w:rPr>
                <w:sz w:val="22"/>
                <w:szCs w:val="22"/>
                <w:rPrChange w:id="816" w:author="Geoffrey Day" w:date="2026-05-03T13:54:00Z">
                  <w:rPr/>
                </w:rPrChange>
              </w:rPr>
              <w:t>100%</w:t>
            </w:r>
          </w:p>
        </w:tc>
        <w:tc>
          <w:tcPr>
            <w:tcW w:w="928" w:type="dxa"/>
            <w:tcPrChange w:id="817" w:author="Geoffrey Day" w:date="2026-05-03T13:53:00Z">
              <w:tcPr>
                <w:tcW w:w="1100" w:type="dxa"/>
              </w:tcPr>
            </w:tcPrChange>
          </w:tcPr>
          <w:p w14:paraId="072D5B58" w14:textId="77777777" w:rsidR="00860731" w:rsidRPr="00CC7439" w:rsidRDefault="00155CDB">
            <w:pPr>
              <w:pStyle w:val="Compact"/>
              <w:jc w:val="center"/>
              <w:rPr>
                <w:sz w:val="22"/>
                <w:szCs w:val="22"/>
                <w:rPrChange w:id="818" w:author="Geoffrey Day" w:date="2026-05-03T13:54:00Z">
                  <w:rPr/>
                </w:rPrChange>
              </w:rPr>
            </w:pPr>
            <w:r w:rsidRPr="00CC7439">
              <w:rPr>
                <w:sz w:val="22"/>
                <w:szCs w:val="22"/>
                <w:rPrChange w:id="819" w:author="Geoffrey Day" w:date="2026-05-03T13:54:00Z">
                  <w:rPr/>
                </w:rPrChange>
              </w:rPr>
              <w:t>2</w:t>
            </w:r>
          </w:p>
        </w:tc>
        <w:tc>
          <w:tcPr>
            <w:tcW w:w="1891" w:type="dxa"/>
            <w:tcPrChange w:id="820" w:author="Geoffrey Day" w:date="2026-05-03T13:53:00Z">
              <w:tcPr>
                <w:tcW w:w="660" w:type="dxa"/>
              </w:tcPr>
            </w:tcPrChange>
          </w:tcPr>
          <w:p w14:paraId="7215E614" w14:textId="77777777" w:rsidR="00860731" w:rsidRPr="00CC7439" w:rsidRDefault="00155CDB">
            <w:pPr>
              <w:pStyle w:val="Compact"/>
              <w:rPr>
                <w:sz w:val="22"/>
                <w:szCs w:val="22"/>
                <w:rPrChange w:id="821" w:author="Geoffrey Day" w:date="2026-05-03T13:54:00Z">
                  <w:rPr/>
                </w:rPrChange>
              </w:rPr>
            </w:pPr>
            <w:r w:rsidRPr="00CC7439">
              <w:rPr>
                <w:sz w:val="22"/>
                <w:szCs w:val="22"/>
                <w:rPrChange w:id="822" w:author="Geoffrey Day" w:date="2026-05-03T13:54:00Z">
                  <w:rPr/>
                </w:rPrChange>
              </w:rPr>
              <w:t>2-spp unresolved. Burbot (</w:t>
            </w:r>
            <w:r w:rsidRPr="00CC7439">
              <w:rPr>
                <w:i/>
                <w:iCs/>
                <w:sz w:val="22"/>
                <w:szCs w:val="22"/>
                <w:rPrChange w:id="823" w:author="Geoffrey Day" w:date="2026-05-03T13:54:00Z">
                  <w:rPr>
                    <w:i/>
                    <w:iCs/>
                  </w:rPr>
                </w:rPrChange>
              </w:rPr>
              <w:t>Lota lota</w:t>
            </w:r>
            <w:r w:rsidRPr="00CC7439">
              <w:rPr>
                <w:sz w:val="22"/>
                <w:szCs w:val="22"/>
                <w:rPrChange w:id="824" w:author="Geoffrey Day" w:date="2026-05-03T13:54:00Z">
                  <w:rPr/>
                </w:rPrChange>
              </w:rPr>
              <w:t xml:space="preserve">), a freshwater gadid, is native to ME and the most </w:t>
            </w:r>
            <w:r w:rsidRPr="00CC7439">
              <w:rPr>
                <w:sz w:val="22"/>
                <w:szCs w:val="22"/>
                <w:rPrChange w:id="825" w:author="Geoffrey Day" w:date="2026-05-03T13:54:00Z">
                  <w:rPr/>
                </w:rPrChange>
              </w:rPr>
              <w:lastRenderedPageBreak/>
              <w:t>ecologically plausible match.</w:t>
            </w:r>
          </w:p>
        </w:tc>
      </w:tr>
      <w:tr w:rsidR="00860731" w14:paraId="179BDCC5" w14:textId="77777777" w:rsidTr="00CC7439">
        <w:tc>
          <w:tcPr>
            <w:tcW w:w="1980" w:type="dxa"/>
            <w:tcPrChange w:id="826" w:author="Geoffrey Day" w:date="2026-05-03T13:53:00Z">
              <w:tcPr>
                <w:tcW w:w="660" w:type="dxa"/>
              </w:tcPr>
            </w:tcPrChange>
          </w:tcPr>
          <w:p w14:paraId="26B9D280" w14:textId="77777777" w:rsidR="00860731" w:rsidRPr="00CC7439" w:rsidRDefault="00155CDB">
            <w:pPr>
              <w:pStyle w:val="Compact"/>
              <w:rPr>
                <w:sz w:val="22"/>
                <w:szCs w:val="22"/>
                <w:rPrChange w:id="827" w:author="Geoffrey Day" w:date="2026-05-03T13:54:00Z">
                  <w:rPr/>
                </w:rPrChange>
              </w:rPr>
            </w:pPr>
            <w:r w:rsidRPr="00CC7439">
              <w:rPr>
                <w:i/>
                <w:iCs/>
                <w:sz w:val="22"/>
                <w:szCs w:val="22"/>
                <w:rPrChange w:id="828" w:author="Geoffrey Day" w:date="2026-05-03T13:54:00Z">
                  <w:rPr>
                    <w:i/>
                    <w:iCs/>
                  </w:rPr>
                </w:rPrChange>
              </w:rPr>
              <w:lastRenderedPageBreak/>
              <w:t>Scomber scombrus</w:t>
            </w:r>
            <w:r w:rsidRPr="00CC7439">
              <w:rPr>
                <w:sz w:val="22"/>
                <w:szCs w:val="22"/>
                <w:rPrChange w:id="829" w:author="Geoffrey Day" w:date="2026-05-03T13:54:00Z">
                  <w:rPr/>
                </w:rPrChange>
              </w:rPr>
              <w:t xml:space="preserve"> (Atlantic Mackerel)</w:t>
            </w:r>
          </w:p>
        </w:tc>
        <w:tc>
          <w:tcPr>
            <w:tcW w:w="1621" w:type="dxa"/>
            <w:tcPrChange w:id="830" w:author="Geoffrey Day" w:date="2026-05-03T13:53:00Z">
              <w:tcPr>
                <w:tcW w:w="880" w:type="dxa"/>
              </w:tcPr>
            </w:tcPrChange>
          </w:tcPr>
          <w:p w14:paraId="41CD363E" w14:textId="77777777" w:rsidR="00860731" w:rsidRPr="00CC7439" w:rsidRDefault="00155CDB">
            <w:pPr>
              <w:pStyle w:val="Compact"/>
              <w:jc w:val="right"/>
              <w:rPr>
                <w:sz w:val="22"/>
                <w:szCs w:val="22"/>
                <w:rPrChange w:id="831" w:author="Geoffrey Day" w:date="2026-05-03T13:54:00Z">
                  <w:rPr/>
                </w:rPrChange>
              </w:rPr>
            </w:pPr>
            <w:r w:rsidRPr="00CC7439">
              <w:rPr>
                <w:sz w:val="22"/>
                <w:szCs w:val="22"/>
                <w:rPrChange w:id="832" w:author="Geoffrey Day" w:date="2026-05-03T13:54:00Z">
                  <w:rPr/>
                </w:rPrChange>
              </w:rPr>
              <w:t>—</w:t>
            </w:r>
          </w:p>
        </w:tc>
        <w:tc>
          <w:tcPr>
            <w:tcW w:w="1040" w:type="dxa"/>
            <w:tcPrChange w:id="833" w:author="Geoffrey Day" w:date="2026-05-03T13:53:00Z">
              <w:tcPr>
                <w:tcW w:w="880" w:type="dxa"/>
              </w:tcPr>
            </w:tcPrChange>
          </w:tcPr>
          <w:p w14:paraId="78A6B5C5" w14:textId="77777777" w:rsidR="00860731" w:rsidRPr="00CC7439" w:rsidRDefault="00155CDB">
            <w:pPr>
              <w:pStyle w:val="Compact"/>
              <w:jc w:val="right"/>
              <w:rPr>
                <w:sz w:val="22"/>
                <w:szCs w:val="22"/>
                <w:rPrChange w:id="834" w:author="Geoffrey Day" w:date="2026-05-03T13:54:00Z">
                  <w:rPr/>
                </w:rPrChange>
              </w:rPr>
            </w:pPr>
            <w:r w:rsidRPr="00CC7439">
              <w:rPr>
                <w:sz w:val="22"/>
                <w:szCs w:val="22"/>
                <w:rPrChange w:id="835" w:author="Geoffrey Day" w:date="2026-05-03T13:54:00Z">
                  <w:rPr/>
                </w:rPrChange>
              </w:rPr>
              <w:t>—</w:t>
            </w:r>
          </w:p>
        </w:tc>
        <w:tc>
          <w:tcPr>
            <w:tcW w:w="1040" w:type="dxa"/>
            <w:tcPrChange w:id="836" w:author="Geoffrey Day" w:date="2026-05-03T13:53:00Z">
              <w:tcPr>
                <w:tcW w:w="880" w:type="dxa"/>
              </w:tcPr>
            </w:tcPrChange>
          </w:tcPr>
          <w:p w14:paraId="2E98512F" w14:textId="77777777" w:rsidR="00860731" w:rsidRPr="00CC7439" w:rsidRDefault="00155CDB">
            <w:pPr>
              <w:pStyle w:val="Compact"/>
              <w:jc w:val="right"/>
              <w:rPr>
                <w:sz w:val="22"/>
                <w:szCs w:val="22"/>
                <w:rPrChange w:id="837" w:author="Geoffrey Day" w:date="2026-05-03T13:54:00Z">
                  <w:rPr/>
                </w:rPrChange>
              </w:rPr>
            </w:pPr>
            <w:r w:rsidRPr="00CC7439">
              <w:rPr>
                <w:sz w:val="22"/>
                <w:szCs w:val="22"/>
                <w:rPrChange w:id="838" w:author="Geoffrey Day" w:date="2026-05-03T13:54:00Z">
                  <w:rPr/>
                </w:rPrChange>
              </w:rPr>
              <w:t>—</w:t>
            </w:r>
          </w:p>
        </w:tc>
        <w:tc>
          <w:tcPr>
            <w:tcW w:w="1040" w:type="dxa"/>
            <w:tcPrChange w:id="839" w:author="Geoffrey Day" w:date="2026-05-03T13:53:00Z">
              <w:tcPr>
                <w:tcW w:w="880" w:type="dxa"/>
              </w:tcPr>
            </w:tcPrChange>
          </w:tcPr>
          <w:p w14:paraId="246F536A" w14:textId="77777777" w:rsidR="00860731" w:rsidRPr="00CC7439" w:rsidRDefault="00155CDB">
            <w:pPr>
              <w:pStyle w:val="Compact"/>
              <w:jc w:val="right"/>
              <w:rPr>
                <w:sz w:val="22"/>
                <w:szCs w:val="22"/>
                <w:rPrChange w:id="840" w:author="Geoffrey Day" w:date="2026-05-03T13:54:00Z">
                  <w:rPr/>
                </w:rPrChange>
              </w:rPr>
            </w:pPr>
            <w:r w:rsidRPr="00CC7439">
              <w:rPr>
                <w:sz w:val="22"/>
                <w:szCs w:val="22"/>
                <w:rPrChange w:id="841" w:author="Geoffrey Day" w:date="2026-05-03T13:54:00Z">
                  <w:rPr/>
                </w:rPrChange>
              </w:rPr>
              <w:t>—</w:t>
            </w:r>
          </w:p>
        </w:tc>
        <w:tc>
          <w:tcPr>
            <w:tcW w:w="1040" w:type="dxa"/>
            <w:tcPrChange w:id="842" w:author="Geoffrey Day" w:date="2026-05-03T13:53:00Z">
              <w:tcPr>
                <w:tcW w:w="880" w:type="dxa"/>
              </w:tcPr>
            </w:tcPrChange>
          </w:tcPr>
          <w:p w14:paraId="5DDFCD17" w14:textId="77777777" w:rsidR="00860731" w:rsidRPr="00CC7439" w:rsidRDefault="00155CDB">
            <w:pPr>
              <w:pStyle w:val="Compact"/>
              <w:jc w:val="right"/>
              <w:rPr>
                <w:sz w:val="22"/>
                <w:szCs w:val="22"/>
                <w:rPrChange w:id="843" w:author="Geoffrey Day" w:date="2026-05-03T13:54:00Z">
                  <w:rPr/>
                </w:rPrChange>
              </w:rPr>
            </w:pPr>
            <w:r w:rsidRPr="00CC7439">
              <w:rPr>
                <w:sz w:val="22"/>
                <w:szCs w:val="22"/>
                <w:rPrChange w:id="844" w:author="Geoffrey Day" w:date="2026-05-03T13:54:00Z">
                  <w:rPr/>
                </w:rPrChange>
              </w:rPr>
              <w:t>136 (0.3%)</w:t>
            </w:r>
          </w:p>
        </w:tc>
        <w:tc>
          <w:tcPr>
            <w:tcW w:w="1300" w:type="dxa"/>
            <w:tcPrChange w:id="845" w:author="Geoffrey Day" w:date="2026-05-03T13:53:00Z">
              <w:tcPr>
                <w:tcW w:w="1100" w:type="dxa"/>
              </w:tcPr>
            </w:tcPrChange>
          </w:tcPr>
          <w:p w14:paraId="6DCBE569" w14:textId="77777777" w:rsidR="00860731" w:rsidRPr="00CC7439" w:rsidRDefault="00155CDB">
            <w:pPr>
              <w:pStyle w:val="Compact"/>
              <w:jc w:val="center"/>
              <w:rPr>
                <w:sz w:val="22"/>
                <w:szCs w:val="22"/>
                <w:rPrChange w:id="846" w:author="Geoffrey Day" w:date="2026-05-03T13:54:00Z">
                  <w:rPr/>
                </w:rPrChange>
              </w:rPr>
            </w:pPr>
            <w:r w:rsidRPr="00CC7439">
              <w:rPr>
                <w:sz w:val="22"/>
                <w:szCs w:val="22"/>
                <w:rPrChange w:id="847" w:author="Geoffrey Day" w:date="2026-05-03T13:54:00Z">
                  <w:rPr/>
                </w:rPrChange>
              </w:rPr>
              <w:t>100%</w:t>
            </w:r>
          </w:p>
        </w:tc>
        <w:tc>
          <w:tcPr>
            <w:tcW w:w="928" w:type="dxa"/>
            <w:tcPrChange w:id="848" w:author="Geoffrey Day" w:date="2026-05-03T13:53:00Z">
              <w:tcPr>
                <w:tcW w:w="1100" w:type="dxa"/>
              </w:tcPr>
            </w:tcPrChange>
          </w:tcPr>
          <w:p w14:paraId="422CE93A" w14:textId="77777777" w:rsidR="00860731" w:rsidRPr="00CC7439" w:rsidRDefault="00155CDB">
            <w:pPr>
              <w:pStyle w:val="Compact"/>
              <w:jc w:val="center"/>
              <w:rPr>
                <w:sz w:val="22"/>
                <w:szCs w:val="22"/>
                <w:rPrChange w:id="849" w:author="Geoffrey Day" w:date="2026-05-03T13:54:00Z">
                  <w:rPr/>
                </w:rPrChange>
              </w:rPr>
            </w:pPr>
            <w:r w:rsidRPr="00CC7439">
              <w:rPr>
                <w:sz w:val="22"/>
                <w:szCs w:val="22"/>
                <w:rPrChange w:id="850" w:author="Geoffrey Day" w:date="2026-05-03T13:54:00Z">
                  <w:rPr/>
                </w:rPrChange>
              </w:rPr>
              <w:t>1</w:t>
            </w:r>
          </w:p>
        </w:tc>
        <w:tc>
          <w:tcPr>
            <w:tcW w:w="1891" w:type="dxa"/>
            <w:tcPrChange w:id="851" w:author="Geoffrey Day" w:date="2026-05-03T13:53:00Z">
              <w:tcPr>
                <w:tcW w:w="660" w:type="dxa"/>
              </w:tcPr>
            </w:tcPrChange>
          </w:tcPr>
          <w:p w14:paraId="4FFC281E" w14:textId="77777777" w:rsidR="00860731" w:rsidRPr="00CC7439" w:rsidRDefault="00155CDB">
            <w:pPr>
              <w:pStyle w:val="Compact"/>
              <w:rPr>
                <w:sz w:val="22"/>
                <w:szCs w:val="22"/>
                <w:rPrChange w:id="852" w:author="Geoffrey Day" w:date="2026-05-03T13:54:00Z">
                  <w:rPr/>
                </w:rPrChange>
              </w:rPr>
            </w:pPr>
            <w:r w:rsidRPr="00CC7439">
              <w:rPr>
                <w:sz w:val="22"/>
                <w:szCs w:val="22"/>
                <w:rPrChange w:id="853" w:author="Geoffrey Day" w:date="2026-05-03T13:54:00Z">
                  <w:rPr/>
                </w:rPrChange>
              </w:rPr>
              <w:t>Marine pelagic; low read count. Possible tidal eDNA or trace contamination.</w:t>
            </w:r>
          </w:p>
        </w:tc>
      </w:tr>
      <w:tr w:rsidR="00860731" w14:paraId="2B2DE66D" w14:textId="77777777" w:rsidTr="00CC7439">
        <w:tc>
          <w:tcPr>
            <w:tcW w:w="1980" w:type="dxa"/>
            <w:tcPrChange w:id="854" w:author="Geoffrey Day" w:date="2026-05-03T13:53:00Z">
              <w:tcPr>
                <w:tcW w:w="660" w:type="dxa"/>
              </w:tcPr>
            </w:tcPrChange>
          </w:tcPr>
          <w:p w14:paraId="51712B2F" w14:textId="77777777" w:rsidR="00860731" w:rsidRPr="00CC7439" w:rsidRDefault="00155CDB">
            <w:pPr>
              <w:pStyle w:val="Compact"/>
              <w:rPr>
                <w:sz w:val="22"/>
                <w:szCs w:val="22"/>
                <w:rPrChange w:id="855" w:author="Geoffrey Day" w:date="2026-05-03T13:54:00Z">
                  <w:rPr/>
                </w:rPrChange>
              </w:rPr>
            </w:pPr>
            <w:r w:rsidRPr="00CC7439">
              <w:rPr>
                <w:i/>
                <w:iCs/>
                <w:sz w:val="22"/>
                <w:szCs w:val="22"/>
                <w:rPrChange w:id="856" w:author="Geoffrey Day" w:date="2026-05-03T13:54:00Z">
                  <w:rPr>
                    <w:i/>
                    <w:iCs/>
                  </w:rPr>
                </w:rPrChange>
              </w:rPr>
              <w:t>Ictiobus</w:t>
            </w:r>
            <w:r w:rsidRPr="00CC7439">
              <w:rPr>
                <w:sz w:val="22"/>
                <w:szCs w:val="22"/>
                <w:rPrChange w:id="857" w:author="Geoffrey Day" w:date="2026-05-03T13:54:00Z">
                  <w:rPr/>
                </w:rPrChange>
              </w:rPr>
              <w:t xml:space="preserve"> spp. (Buffalo)</w:t>
            </w:r>
          </w:p>
        </w:tc>
        <w:tc>
          <w:tcPr>
            <w:tcW w:w="1621" w:type="dxa"/>
            <w:tcPrChange w:id="858" w:author="Geoffrey Day" w:date="2026-05-03T13:53:00Z">
              <w:tcPr>
                <w:tcW w:w="880" w:type="dxa"/>
              </w:tcPr>
            </w:tcPrChange>
          </w:tcPr>
          <w:p w14:paraId="7D929E0F" w14:textId="77777777" w:rsidR="00860731" w:rsidRPr="00CC7439" w:rsidRDefault="00155CDB">
            <w:pPr>
              <w:pStyle w:val="Compact"/>
              <w:jc w:val="right"/>
              <w:rPr>
                <w:sz w:val="22"/>
                <w:szCs w:val="22"/>
                <w:rPrChange w:id="859" w:author="Geoffrey Day" w:date="2026-05-03T13:54:00Z">
                  <w:rPr/>
                </w:rPrChange>
              </w:rPr>
            </w:pPr>
            <w:r w:rsidRPr="00CC7439">
              <w:rPr>
                <w:sz w:val="22"/>
                <w:szCs w:val="22"/>
                <w:rPrChange w:id="860" w:author="Geoffrey Day" w:date="2026-05-03T13:54:00Z">
                  <w:rPr/>
                </w:rPrChange>
              </w:rPr>
              <w:t>—</w:t>
            </w:r>
          </w:p>
        </w:tc>
        <w:tc>
          <w:tcPr>
            <w:tcW w:w="1040" w:type="dxa"/>
            <w:tcPrChange w:id="861" w:author="Geoffrey Day" w:date="2026-05-03T13:53:00Z">
              <w:tcPr>
                <w:tcW w:w="880" w:type="dxa"/>
              </w:tcPr>
            </w:tcPrChange>
          </w:tcPr>
          <w:p w14:paraId="7CC6AC8B" w14:textId="77777777" w:rsidR="00860731" w:rsidRPr="00CC7439" w:rsidRDefault="00155CDB">
            <w:pPr>
              <w:pStyle w:val="Compact"/>
              <w:jc w:val="right"/>
              <w:rPr>
                <w:sz w:val="22"/>
                <w:szCs w:val="22"/>
                <w:rPrChange w:id="862" w:author="Geoffrey Day" w:date="2026-05-03T13:54:00Z">
                  <w:rPr/>
                </w:rPrChange>
              </w:rPr>
            </w:pPr>
            <w:r w:rsidRPr="00CC7439">
              <w:rPr>
                <w:sz w:val="22"/>
                <w:szCs w:val="22"/>
                <w:rPrChange w:id="863" w:author="Geoffrey Day" w:date="2026-05-03T13:54:00Z">
                  <w:rPr/>
                </w:rPrChange>
              </w:rPr>
              <w:t>—</w:t>
            </w:r>
          </w:p>
        </w:tc>
        <w:tc>
          <w:tcPr>
            <w:tcW w:w="1040" w:type="dxa"/>
            <w:tcPrChange w:id="864" w:author="Geoffrey Day" w:date="2026-05-03T13:53:00Z">
              <w:tcPr>
                <w:tcW w:w="880" w:type="dxa"/>
              </w:tcPr>
            </w:tcPrChange>
          </w:tcPr>
          <w:p w14:paraId="6CD63D84" w14:textId="77777777" w:rsidR="00860731" w:rsidRPr="00CC7439" w:rsidRDefault="00155CDB">
            <w:pPr>
              <w:pStyle w:val="Compact"/>
              <w:jc w:val="right"/>
              <w:rPr>
                <w:sz w:val="22"/>
                <w:szCs w:val="22"/>
                <w:rPrChange w:id="865" w:author="Geoffrey Day" w:date="2026-05-03T13:54:00Z">
                  <w:rPr/>
                </w:rPrChange>
              </w:rPr>
            </w:pPr>
            <w:r w:rsidRPr="00CC7439">
              <w:rPr>
                <w:sz w:val="22"/>
                <w:szCs w:val="22"/>
                <w:rPrChange w:id="866" w:author="Geoffrey Day" w:date="2026-05-03T13:54:00Z">
                  <w:rPr/>
                </w:rPrChange>
              </w:rPr>
              <w:t>—</w:t>
            </w:r>
          </w:p>
        </w:tc>
        <w:tc>
          <w:tcPr>
            <w:tcW w:w="1040" w:type="dxa"/>
            <w:tcPrChange w:id="867" w:author="Geoffrey Day" w:date="2026-05-03T13:53:00Z">
              <w:tcPr>
                <w:tcW w:w="880" w:type="dxa"/>
              </w:tcPr>
            </w:tcPrChange>
          </w:tcPr>
          <w:p w14:paraId="7202D5E1" w14:textId="77777777" w:rsidR="00860731" w:rsidRPr="00CC7439" w:rsidRDefault="00155CDB">
            <w:pPr>
              <w:pStyle w:val="Compact"/>
              <w:jc w:val="right"/>
              <w:rPr>
                <w:sz w:val="22"/>
                <w:szCs w:val="22"/>
                <w:rPrChange w:id="868" w:author="Geoffrey Day" w:date="2026-05-03T13:54:00Z">
                  <w:rPr/>
                </w:rPrChange>
              </w:rPr>
            </w:pPr>
            <w:r w:rsidRPr="00CC7439">
              <w:rPr>
                <w:sz w:val="22"/>
                <w:szCs w:val="22"/>
                <w:rPrChange w:id="869" w:author="Geoffrey Day" w:date="2026-05-03T13:54:00Z">
                  <w:rPr/>
                </w:rPrChange>
              </w:rPr>
              <w:t>—</w:t>
            </w:r>
          </w:p>
        </w:tc>
        <w:tc>
          <w:tcPr>
            <w:tcW w:w="1040" w:type="dxa"/>
            <w:tcPrChange w:id="870" w:author="Geoffrey Day" w:date="2026-05-03T13:53:00Z">
              <w:tcPr>
                <w:tcW w:w="880" w:type="dxa"/>
              </w:tcPr>
            </w:tcPrChange>
          </w:tcPr>
          <w:p w14:paraId="71D40C5A" w14:textId="77777777" w:rsidR="00860731" w:rsidRPr="00CC7439" w:rsidRDefault="00155CDB">
            <w:pPr>
              <w:pStyle w:val="Compact"/>
              <w:jc w:val="right"/>
              <w:rPr>
                <w:sz w:val="22"/>
                <w:szCs w:val="22"/>
                <w:rPrChange w:id="871" w:author="Geoffrey Day" w:date="2026-05-03T13:54:00Z">
                  <w:rPr/>
                </w:rPrChange>
              </w:rPr>
            </w:pPr>
            <w:r w:rsidRPr="00CC7439">
              <w:rPr>
                <w:sz w:val="22"/>
                <w:szCs w:val="22"/>
                <w:rPrChange w:id="872" w:author="Geoffrey Day" w:date="2026-05-03T13:54:00Z">
                  <w:rPr/>
                </w:rPrChange>
              </w:rPr>
              <w:t>136 (0.3%)</w:t>
            </w:r>
          </w:p>
        </w:tc>
        <w:tc>
          <w:tcPr>
            <w:tcW w:w="1300" w:type="dxa"/>
            <w:tcPrChange w:id="873" w:author="Geoffrey Day" w:date="2026-05-03T13:53:00Z">
              <w:tcPr>
                <w:tcW w:w="1100" w:type="dxa"/>
              </w:tcPr>
            </w:tcPrChange>
          </w:tcPr>
          <w:p w14:paraId="6EEABD06" w14:textId="77777777" w:rsidR="00860731" w:rsidRPr="00CC7439" w:rsidRDefault="00155CDB">
            <w:pPr>
              <w:pStyle w:val="Compact"/>
              <w:jc w:val="center"/>
              <w:rPr>
                <w:sz w:val="22"/>
                <w:szCs w:val="22"/>
                <w:rPrChange w:id="874" w:author="Geoffrey Day" w:date="2026-05-03T13:54:00Z">
                  <w:rPr/>
                </w:rPrChange>
              </w:rPr>
            </w:pPr>
            <w:r w:rsidRPr="00CC7439">
              <w:rPr>
                <w:sz w:val="22"/>
                <w:szCs w:val="22"/>
                <w:rPrChange w:id="875" w:author="Geoffrey Day" w:date="2026-05-03T13:54:00Z">
                  <w:rPr/>
                </w:rPrChange>
              </w:rPr>
              <w:t>100%</w:t>
            </w:r>
          </w:p>
        </w:tc>
        <w:tc>
          <w:tcPr>
            <w:tcW w:w="928" w:type="dxa"/>
            <w:tcPrChange w:id="876" w:author="Geoffrey Day" w:date="2026-05-03T13:53:00Z">
              <w:tcPr>
                <w:tcW w:w="1100" w:type="dxa"/>
              </w:tcPr>
            </w:tcPrChange>
          </w:tcPr>
          <w:p w14:paraId="3E627169" w14:textId="77777777" w:rsidR="00860731" w:rsidRPr="00CC7439" w:rsidRDefault="00155CDB">
            <w:pPr>
              <w:pStyle w:val="Compact"/>
              <w:jc w:val="center"/>
              <w:rPr>
                <w:sz w:val="22"/>
                <w:szCs w:val="22"/>
                <w:rPrChange w:id="877" w:author="Geoffrey Day" w:date="2026-05-03T13:54:00Z">
                  <w:rPr/>
                </w:rPrChange>
              </w:rPr>
            </w:pPr>
            <w:r w:rsidRPr="00CC7439">
              <w:rPr>
                <w:sz w:val="22"/>
                <w:szCs w:val="22"/>
                <w:rPrChange w:id="878" w:author="Geoffrey Day" w:date="2026-05-03T13:54:00Z">
                  <w:rPr/>
                </w:rPrChange>
              </w:rPr>
              <w:t>3</w:t>
            </w:r>
          </w:p>
        </w:tc>
        <w:tc>
          <w:tcPr>
            <w:tcW w:w="1891" w:type="dxa"/>
            <w:tcPrChange w:id="879" w:author="Geoffrey Day" w:date="2026-05-03T13:53:00Z">
              <w:tcPr>
                <w:tcW w:w="660" w:type="dxa"/>
              </w:tcPr>
            </w:tcPrChange>
          </w:tcPr>
          <w:p w14:paraId="61A5A814" w14:textId="77777777" w:rsidR="00860731" w:rsidRPr="00CC7439" w:rsidRDefault="00155CDB">
            <w:pPr>
              <w:pStyle w:val="Compact"/>
              <w:rPr>
                <w:sz w:val="22"/>
                <w:szCs w:val="22"/>
                <w:rPrChange w:id="880" w:author="Geoffrey Day" w:date="2026-05-03T13:54:00Z">
                  <w:rPr/>
                </w:rPrChange>
              </w:rPr>
            </w:pPr>
            <w:r w:rsidRPr="00CC7439">
              <w:rPr>
                <w:sz w:val="22"/>
                <w:szCs w:val="22"/>
                <w:rPrChange w:id="881" w:author="Geoffrey Day" w:date="2026-05-03T13:54:00Z">
                  <w:rPr/>
                </w:rPrChange>
              </w:rPr>
              <w:t>Freshwater buffalo; not native to Maine or New England. Database artifact likely.</w:t>
            </w:r>
          </w:p>
        </w:tc>
      </w:tr>
    </w:tbl>
    <w:p w14:paraId="1AEDB14D" w14:textId="77777777" w:rsidR="00860731" w:rsidRDefault="00155CDB">
      <w:pPr>
        <w:pStyle w:val="BodyText"/>
      </w:pPr>
      <w:r>
        <w:t xml:space="preserve">(*) Sea Lamprey reads (96) are excluded from the Sprague’s Falls Actinopteri total of 28,465; lamprey </w:t>
      </w:r>
      <w:proofErr w:type="gramStart"/>
      <w:r>
        <w:t>are</w:t>
      </w:r>
      <w:proofErr w:type="gramEnd"/>
      <w:r>
        <w:t xml:space="preserve"> Hyperoartia, not ray-finned fish.</w:t>
      </w:r>
      <w:bookmarkEnd w:id="28"/>
      <w:bookmarkEnd w:id="148"/>
    </w:p>
    <w:sectPr w:rsidR="00860731" w:rsidSect="00D85F34">
      <w:pgSz w:w="12240" w:h="15840"/>
      <w:pgMar w:top="1440" w:right="1440" w:bottom="1080" w:left="1440" w:header="720" w:footer="720" w:gutter="0"/>
      <w:cols w:space="720"/>
      <w:sectPrChange w:id="882" w:author="Geoffrey Day" w:date="2026-05-03T13:43:00Z">
        <w:sectPr w:rsidR="00860731" w:rsidSect="00D85F34">
          <w:pgMar w:top="1440" w:right="1440" w:bottom="1440" w:left="1440"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34960" w14:textId="77777777" w:rsidR="00155CDB" w:rsidRDefault="00155CDB">
      <w:pPr>
        <w:spacing w:after="0"/>
      </w:pPr>
      <w:r>
        <w:separator/>
      </w:r>
    </w:p>
  </w:endnote>
  <w:endnote w:type="continuationSeparator" w:id="0">
    <w:p w14:paraId="4F617D3D" w14:textId="77777777" w:rsidR="00155CDB" w:rsidRDefault="00155C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CB98C" w14:textId="77777777" w:rsidR="00155CDB" w:rsidRDefault="00155CDB">
      <w:r>
        <w:separator/>
      </w:r>
    </w:p>
  </w:footnote>
  <w:footnote w:type="continuationSeparator" w:id="0">
    <w:p w14:paraId="511C6013" w14:textId="77777777" w:rsidR="00155CDB" w:rsidRDefault="00155CDB">
      <w:r>
        <w:continuationSeparator/>
      </w:r>
    </w:p>
  </w:footnote>
  <w:footnote w:id="1">
    <w:p w14:paraId="6D10540E" w14:textId="77777777" w:rsidR="00860731" w:rsidRDefault="00155CDB">
      <w:pPr>
        <w:pStyle w:val="FootnoteText"/>
      </w:pPr>
      <w:r>
        <w:rPr>
          <w:rStyle w:val="FootnoteReference"/>
        </w:rPr>
        <w:footnoteRef/>
      </w:r>
      <w:r>
        <w:t xml:space="preserve"> MiFish 12S cannot distinguish Brook Trout (</w:t>
      </w:r>
      <w:r>
        <w:rPr>
          <w:i/>
          <w:iCs/>
        </w:rPr>
        <w:t>S. fontinalis</w:t>
      </w:r>
      <w:r>
        <w:t>), Lake Trout (</w:t>
      </w:r>
      <w:r>
        <w:rPr>
          <w:i/>
          <w:iCs/>
        </w:rPr>
        <w:t>S. namaycush</w:t>
      </w:r>
      <w:r>
        <w:t>), or Arctic Char (</w:t>
      </w:r>
      <w:r>
        <w:rPr>
          <w:i/>
          <w:iCs/>
        </w:rPr>
        <w:t>S. alpinus</w:t>
      </w:r>
      <w:r>
        <w:t xml:space="preserve">) at this locus. </w:t>
      </w:r>
      <w:r>
        <w:t>Geographic context — small, cold, phosphorus-limited</w:t>
      </w:r>
      <w:r>
        <w:t xml:space="preserve"> </w:t>
      </w:r>
      <w:r>
        <w:t>headwater tributary in Washington County, ME — strongly favors Bro</w:t>
      </w:r>
      <w:r>
        <w:t>ok Trout. Lake Trout prefer deep lakes; Arctic Char is documented in only a handful of Maine coldwater ponds.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F74FE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offrey Day">
    <w15:presenceInfo w15:providerId="Windows Live" w15:userId="c276a70c6b3a97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731"/>
    <w:rsid w:val="00155CDB"/>
    <w:rsid w:val="003836A0"/>
    <w:rsid w:val="005A0525"/>
    <w:rsid w:val="005C540E"/>
    <w:rsid w:val="005F79DA"/>
    <w:rsid w:val="006C54A1"/>
    <w:rsid w:val="00860731"/>
    <w:rsid w:val="00A54132"/>
    <w:rsid w:val="00BB74F8"/>
    <w:rsid w:val="00CC7439"/>
    <w:rsid w:val="00D85F34"/>
    <w:rsid w:val="00EE2EB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36E1A"/>
  <w15:docId w15:val="{EF4A3430-07FA-4B16-AED2-C983C8776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15</Pages>
  <Words>4401</Words>
  <Characters>25086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Geoffrey Day</dc:creator>
  <cp:keywords/>
  <cp:lastModifiedBy>Geoffrey Day</cp:lastModifiedBy>
  <cp:revision>6</cp:revision>
  <dcterms:created xsi:type="dcterms:W3CDTF">2026-05-03T16:51:00Z</dcterms:created>
  <dcterms:modified xsi:type="dcterms:W3CDTF">2026-05-03T17:54:00Z</dcterms:modified>
</cp:coreProperties>
</file>