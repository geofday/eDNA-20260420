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1B4E1" w14:textId="77777777" w:rsidR="000D3045" w:rsidRDefault="00AC2242" w:rsidP="00370F13">
      <w:pPr>
        <w:pStyle w:val="Heading1"/>
      </w:pPr>
      <w:bookmarkStart w:id="0" w:name="narraguagus-watershed-edna-report"/>
      <w:r>
        <w:t>Narraguagus Watershed eDNA Report</w:t>
      </w:r>
    </w:p>
    <w:p w14:paraId="05A51341" w14:textId="77777777" w:rsidR="000D3045" w:rsidRDefault="00AC2242">
      <w:pPr>
        <w:pStyle w:val="Heading2"/>
      </w:pPr>
      <w:bookmarkStart w:id="1" w:name="deblois-maine-november-2023"/>
      <w:r>
        <w:t>Deblois, Maine — November 2023</w:t>
      </w:r>
    </w:p>
    <w:p w14:paraId="28E04D4D" w14:textId="77777777" w:rsidR="000D3045" w:rsidRDefault="00AC2242">
      <w:r>
        <w:pict w14:anchorId="645B6C85">
          <v:rect id="_x0000_i1025" style="width:0;height:1.5pt" o:hralign="center" o:hrstd="t" o:hr="t"/>
        </w:pict>
      </w:r>
    </w:p>
    <w:p w14:paraId="40024EA7" w14:textId="77777777" w:rsidR="000D3045" w:rsidRDefault="00AC2242">
      <w:pPr>
        <w:pStyle w:val="Heading3"/>
      </w:pPr>
      <w:bookmarkStart w:id="2" w:name="a-note-on-interpretation"/>
      <w:r>
        <w:t>A Note on Interpretation</w:t>
      </w:r>
    </w:p>
    <w:p w14:paraId="339021AE" w14:textId="77777777" w:rsidR="000D3045" w:rsidRDefault="00AC2242">
      <w:pPr>
        <w:pStyle w:val="FirstParagraph"/>
      </w:pPr>
      <w:r>
        <w:rPr>
          <w:b/>
          <w:bCs/>
        </w:rPr>
        <w:t>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w:t>
      </w:r>
      <w:r>
        <w:t>detected (no matter how unexpected), or not detected, that is what is written. The core of eDNA science is statistical likelihood drawn from billions of complete and fragmented DNA strands — results represent a percentage of detection probability more than</w:t>
      </w:r>
      <w:r>
        <w:t xml:space="preserve"> a census of individuals, though relative abundance is a natural inference. If a reading is ambiguous, the ambiguity is named and the most likely interpretation is stated directly. Unsupported qualifications are not a substitute for data.</w:t>
      </w:r>
    </w:p>
    <w:p w14:paraId="3B68CEDA" w14:textId="77777777" w:rsidR="000D3045" w:rsidRDefault="00AC2242">
      <w:pPr>
        <w:pStyle w:val="BodyText"/>
      </w:pPr>
      <w:r>
        <w:rPr>
          <w:b/>
          <w:bCs/>
        </w:rPr>
        <w:t>Methods:</w:t>
      </w:r>
      <w:r>
        <w:t xml:space="preserve"> All samp</w:t>
      </w:r>
      <w:r>
        <w:t>les were collected using Jonah Ventures (JV) eDNA field kits following recommended field-sterile procedures. All samples were mailed to JV for processing. Fish samples were analyzed using the MiFish 12S rRNA barcode; all samples were also analyzed for alga</w:t>
      </w:r>
      <w:r>
        <w:t>e using the 23S rRNA barcode. Results were processed in MS Excel and later using Artificial Intelligence (Claude) for analysis.</w:t>
      </w:r>
    </w:p>
    <w:p w14:paraId="3ED45557" w14:textId="77777777" w:rsidR="000D3045" w:rsidRDefault="00AC2242">
      <w:r>
        <w:pict w14:anchorId="225F1637">
          <v:rect id="_x0000_i1026" style="width:0;height:1.5pt" o:hralign="center" o:hrstd="t" o:hr="t"/>
        </w:pict>
      </w:r>
    </w:p>
    <w:p w14:paraId="72DAC3C4" w14:textId="77777777" w:rsidR="000D3045" w:rsidRDefault="00AC2242">
      <w:pPr>
        <w:pStyle w:val="Heading3"/>
      </w:pPr>
      <w:bookmarkStart w:id="3" w:name="how-to-read-this-report"/>
      <w:bookmarkEnd w:id="2"/>
      <w:r>
        <w:t>How to Read This Report</w:t>
      </w:r>
    </w:p>
    <w:p w14:paraId="4D953C40" w14:textId="77777777" w:rsidR="000D3045" w:rsidRDefault="00AC2242">
      <w:pPr>
        <w:pStyle w:val="FirstParagraph"/>
      </w:pPr>
      <w:r>
        <w:rPr>
          <w:b/>
          <w:bCs/>
        </w:rPr>
        <w:t>Fish eDNA is the center of this report.</w:t>
      </w:r>
      <w:r>
        <w:t xml:space="preserve"> Fish integrate conditions over years — their presence or absen</w:t>
      </w:r>
      <w:r>
        <w:t>ce at a site reflects whether the habitat has been livable long enough to support recruitment, growth, and community assembly. Brook Trout (</w:t>
      </w:r>
      <w:r>
        <w:rPr>
          <w:i/>
          <w:iCs/>
        </w:rPr>
        <w:t>Salvelinus fontinalis</w:t>
      </w:r>
      <w:r>
        <w:t>) is the primary sentinel: cold, clean, well-oxygenated water. Where Brook Trout are found, the</w:t>
      </w:r>
      <w:r>
        <w:t xml:space="preserve"> watershed is working. Where they are absent, the report asks why.</w:t>
      </w:r>
    </w:p>
    <w:p w14:paraId="71353B70" w14:textId="77777777" w:rsidR="000D3045" w:rsidRDefault="00AC2242">
      <w:pPr>
        <w:pStyle w:val="BodyText"/>
      </w:pPr>
      <w:r>
        <w:t>Algal reports deepen this focus and add an additional layer of insight. Key species that mark clean, high-quality water further illustrate Brook Trout-friendly conditions. Algae are the bas</w:t>
      </w:r>
      <w:r>
        <w:t>e of the food web, responding within days to light, temperature, pH, and nutrients. Together, fish and algae tell a story neither can tell alone.</w:t>
      </w:r>
    </w:p>
    <w:p w14:paraId="22362FE0" w14:textId="1ADFC23C" w:rsidR="000D3045" w:rsidDel="008055AF" w:rsidRDefault="00AC2242">
      <w:pPr>
        <w:pStyle w:val="BodyText"/>
        <w:rPr>
          <w:del w:id="4" w:author="Geoffrey Day" w:date="2026-05-01T12:43:00Z"/>
        </w:rPr>
      </w:pPr>
      <w:del w:id="5" w:author="Geoffrey Day" w:date="2026-05-01T12:43:00Z">
        <w:r w:rsidDel="008055AF">
          <w:rPr>
            <w:b/>
            <w:bCs/>
          </w:rPr>
          <w:delText>Shannon Diversity</w:delText>
        </w:r>
        <w:r w:rsidDel="008055AF">
          <w:delText xml:space="preserve"> is used throughout: </w:delText>
        </w:r>
        <w:r w:rsidDel="008055AF">
          <w:rPr>
            <w:b/>
            <w:bCs/>
          </w:rPr>
          <w:delText>H(f)</w:delText>
        </w:r>
        <w:r w:rsidDel="008055AF">
          <w:delText xml:space="preserve"> for fish, </w:delText>
        </w:r>
        <w:r w:rsidDel="008055AF">
          <w:rPr>
            <w:b/>
            <w:bCs/>
          </w:rPr>
          <w:delText>H(a)</w:delText>
        </w:r>
        <w:r w:rsidDel="008055AF">
          <w:delText xml:space="preserve"> for algae. The formula −Σ p·ln p sums, for each spec</w:delText>
        </w:r>
        <w:r w:rsidDel="008055AF">
          <w:delText>ies, its proportional abundance (p) multiplied by its natural log — so a community with many species each contributing similar read counts scores higher than one dominated by a single species. A higher value means more even distribution of reads across spe</w:delText>
        </w:r>
        <w:r w:rsidDel="008055AF">
          <w:delText>cies — a proxy for ecological complexity and environmental quality.</w:delText>
        </w:r>
      </w:del>
      <w:ins w:id="6" w:author="Geoffrey Day" w:date="2026-05-01T12:43:00Z">
        <w:r w:rsidR="008055AF">
          <w:br/>
        </w:r>
        <w:r w:rsidR="008055AF">
          <w:br/>
        </w:r>
        <w:r w:rsidR="008055AF">
          <w:t xml:space="preserve">Shannon diversity was calculated separately for fish communities, H(f), and algal communities, H(a), using the Shannon index: H = −Σ pᵢ ln(pᵢ), where pᵢ is the proportion of </w:t>
        </w:r>
        <w:r w:rsidR="008055AF">
          <w:lastRenderedPageBreak/>
          <w:t>total accepted reads assigned to taxon i within a sample. The index increases when more taxa are detected and when read counts are more evenly distributed among taxa. In this eDNA context, Shannon diversity should be interpreted as a standardized measure of detected community diversity based on relative read representation, not as a direct census of organism abundance. Higher values may indicate a more diverse and evenly represented biological signal, but interpretation as environmental quality requires comparison among sites, seasons, controls, and supporting ecological evidence.</w:t>
        </w:r>
        <w:r w:rsidR="008055AF">
          <w:t xml:space="preserve">  </w:t>
        </w:r>
      </w:ins>
      <w:ins w:id="7" w:author="Geoffrey Day" w:date="2026-05-01T12:44:00Z">
        <w:r w:rsidR="008055AF">
          <w:t xml:space="preserve">Shannon diversity is </w:t>
        </w:r>
        <w:r w:rsidR="008055AF">
          <w:t>a widely used community-diversity metric that can support ecological interpretation when compared across samples and paired with other evidence</w:t>
        </w:r>
        <w:r w:rsidR="008055AF">
          <w:t>.</w:t>
        </w:r>
      </w:ins>
    </w:p>
    <w:p w14:paraId="13D76557" w14:textId="77777777" w:rsidR="000D3045" w:rsidRDefault="00AC2242">
      <w:pPr>
        <w:pStyle w:val="BodyText"/>
      </w:pPr>
      <w:r>
        <w:rPr>
          <w:b/>
          <w:bCs/>
        </w:rPr>
        <w:t>Ecological complexity</w:t>
      </w:r>
      <w:r>
        <w:t xml:space="preserve"> is highly favorable to healthy ecosystems. Complex systems are more robust, more durable, more adaptable to environmental change, and more capable of supporting migra</w:t>
      </w:r>
      <w:r>
        <w:t>tion and reproduction — and rich sources of food at all trophic levels. Shannon Diversity (H) captures this: higher values mean more species contributing meaningfully to the community — not one dominant species and noise.</w:t>
      </w:r>
    </w:p>
    <w:p w14:paraId="49578097" w14:textId="6527D7D2" w:rsidR="000D3045" w:rsidRDefault="00B76B00">
      <w:pPr>
        <w:pStyle w:val="BodyText"/>
      </w:pPr>
      <w:ins w:id="8" w:author="Geoffrey Day" w:date="2026-05-01T12:28:00Z">
        <w:r>
          <w:rPr>
            <w:b/>
            <w:bCs/>
          </w:rPr>
          <w:t xml:space="preserve">REMOVE PARAGRAPH !! </w:t>
        </w:r>
      </w:ins>
      <w:del w:id="9" w:author="Geoffrey Day" w:date="2026-05-01T12:28:00Z">
        <w:r w:rsidR="00AC2242" w:rsidDel="00B76B00">
          <w:rPr>
            <w:b/>
            <w:bCs/>
          </w:rPr>
          <w:delText>Read counts</w:delText>
        </w:r>
        <w:r w:rsidR="00AC2242" w:rsidDel="00B76B00">
          <w:delText xml:space="preserve"> are proportional, not </w:delText>
        </w:r>
        <w:r w:rsidR="00AC2242" w:rsidDel="00B76B00">
          <w:delText>absolute — they are literal counts of distinct DNA molecules in the sample. A species at 1% with 10,000 total reads (100 reads) is more reliable than a species at 1% with 500 total reads (5 reads).</w:delText>
        </w:r>
      </w:del>
    </w:p>
    <w:p w14:paraId="3CECED5C" w14:textId="77777777" w:rsidR="000D3045" w:rsidRDefault="00AC2242">
      <w:pPr>
        <w:pStyle w:val="BodyText"/>
      </w:pPr>
      <w:r>
        <w:rPr>
          <w:b/>
          <w:bCs/>
        </w:rPr>
        <w:t>Water chemistry</w:t>
      </w:r>
      <w:r>
        <w:t xml:space="preserve"> values are</w:t>
      </w:r>
      <w:r w:rsidRPr="00370F13">
        <w:rPr>
          <w:u w:val="single"/>
          <w:rPrChange w:id="10" w:author="Geoffrey Day" w:date="2026-05-01T12:09:00Z">
            <w:rPr/>
          </w:rPrChange>
        </w:rPr>
        <w:t xml:space="preserve"> inferred </w:t>
      </w:r>
      <w:r>
        <w:t>from biological indica</w:t>
      </w:r>
      <w:r>
        <w:t>tor species unless otherwise stated — directionally reliable but not a substitute for direct measurement.</w:t>
      </w:r>
    </w:p>
    <w:p w14:paraId="685AA75B" w14:textId="77777777" w:rsidR="000D3045" w:rsidRDefault="00AC2242">
      <w:r>
        <w:pict w14:anchorId="34E40509">
          <v:rect id="_x0000_i1027" style="width:0;height:1.5pt" o:hralign="center" o:hrstd="t" o:hr="t"/>
        </w:pict>
      </w:r>
    </w:p>
    <w:p w14:paraId="78D32C17" w14:textId="77C7A323" w:rsidR="000D3045" w:rsidRDefault="00AC2242">
      <w:pPr>
        <w:pStyle w:val="Heading1"/>
      </w:pPr>
      <w:bookmarkStart w:id="11" w:name="maine-narraguagus-watershed"/>
      <w:bookmarkEnd w:id="0"/>
      <w:bookmarkEnd w:id="1"/>
      <w:bookmarkEnd w:id="3"/>
      <w:r>
        <w:t>1. Maine — Narraguagus Watershed</w:t>
      </w:r>
      <w:ins w:id="12" w:author="Geoffrey Day" w:date="2026-05-01T12:09:00Z">
        <w:r w:rsidR="00370F13">
          <w:t xml:space="preserve"> – </w:t>
        </w:r>
      </w:ins>
      <w:ins w:id="13" w:author="Geoffrey Day" w:date="2026-05-01T12:37:00Z">
        <w:r w:rsidR="00A06F93">
          <w:t>Overview</w:t>
        </w:r>
      </w:ins>
      <w:ins w:id="14" w:author="Geoffrey Day" w:date="2026-05-01T12:09:00Z">
        <w:r w:rsidR="00370F13">
          <w:t xml:space="preserve"> </w:t>
        </w:r>
      </w:ins>
    </w:p>
    <w:p w14:paraId="584F6CFC" w14:textId="77777777" w:rsidR="000D3045" w:rsidRDefault="00AC2242">
      <w:pPr>
        <w:pStyle w:val="FirstParagraph"/>
      </w:pPr>
      <w:r>
        <w:rPr>
          <w:b/>
          <w:bCs/>
        </w:rPr>
        <w:t>Deblois, ME · November 2023</w:t>
      </w:r>
    </w:p>
    <w:p w14:paraId="7A14D87C" w14:textId="77777777" w:rsidR="000D3045" w:rsidRDefault="00AC2242">
      <w:pPr>
        <w:pStyle w:val="BodyText"/>
      </w:pPr>
      <w:r>
        <w:rPr>
          <w:i/>
          <w:iCs/>
        </w:rPr>
        <w:t>Assay: Fish (MiFish 12S) + Algae (23S rRNA)</w:t>
      </w:r>
    </w:p>
    <w:p w14:paraId="0CC1FE31" w14:textId="727D43C7" w:rsidR="000D3045" w:rsidRDefault="00AC2242">
      <w:pPr>
        <w:pStyle w:val="BodyText"/>
      </w:pPr>
      <w:r>
        <w:t>The Narraguagus River drains the remote for</w:t>
      </w:r>
      <w:r>
        <w:t>ests of Washington County, Maine — one of the least-developed watersheds in the northeastern United States. This cluster of five sites captures the upper and middle reaches of the West Branch and its tributaries, sampled in November 2023 at leaf-off when e</w:t>
      </w:r>
      <w:r>
        <w:t>DNA from other taxa is minimal and the fish signal is clearest. The Narraguagus is part of federally designated critical habitat for the Gulf of Maine Distinct Population Segment (DPS) of Atlantic Salmon, and it supports wild Brook Trout in its cold headwa</w:t>
      </w:r>
      <w:r>
        <w:t xml:space="preserve">ter tributaries. </w:t>
      </w:r>
      <w:ins w:id="15" w:author="Geoffrey Day" w:date="2026-05-01T12:10:00Z">
        <w:r w:rsidR="00370F13">
          <w:t xml:space="preserve">Here, two out of five locations have brook trout DNA and salmon </w:t>
        </w:r>
      </w:ins>
      <w:ins w:id="16" w:author="Geoffrey Day" w:date="2026-05-01T12:38:00Z">
        <w:r w:rsidR="00A06F93">
          <w:t xml:space="preserve">DNA </w:t>
        </w:r>
      </w:ins>
      <w:ins w:id="17" w:author="Geoffrey Day" w:date="2026-05-01T12:10:00Z">
        <w:r w:rsidR="00370F13">
          <w:t xml:space="preserve">is </w:t>
        </w:r>
      </w:ins>
      <w:ins w:id="18" w:author="Geoffrey Day" w:date="2026-05-01T12:11:00Z">
        <w:r w:rsidR="00370F13">
          <w:t xml:space="preserve">found in one location. </w:t>
        </w:r>
      </w:ins>
      <w:r>
        <w:t xml:space="preserve">All five sites </w:t>
      </w:r>
      <w:ins w:id="19" w:author="Geoffrey Day" w:date="2026-05-01T12:11:00Z">
        <w:r w:rsidR="00370F13">
          <w:t xml:space="preserve">are analyzed using </w:t>
        </w:r>
      </w:ins>
      <w:del w:id="20" w:author="Geoffrey Day" w:date="2026-05-01T12:11:00Z">
        <w:r w:rsidDel="00370F13">
          <w:delText xml:space="preserve">carry </w:delText>
        </w:r>
      </w:del>
      <w:r>
        <w:t>both fish (MiFish 12S) and algal (23S rRNA)</w:t>
      </w:r>
      <w:ins w:id="21" w:author="Geoffrey Day" w:date="2026-05-01T12:11:00Z">
        <w:r w:rsidR="00370F13">
          <w:t xml:space="preserve">. </w:t>
        </w:r>
      </w:ins>
      <w:del w:id="22" w:author="Geoffrey Day" w:date="2026-05-01T12:11:00Z">
        <w:r w:rsidDel="00370F13">
          <w:delText xml:space="preserve"> </w:delText>
        </w:r>
        <w:r w:rsidDel="00370F13">
          <w:delText xml:space="preserve">data — the most complete ecological dataset in the study. </w:delText>
        </w:r>
      </w:del>
      <w:r>
        <w:t xml:space="preserve">Algal community composition provides independent inference of water temperature, pH, dissolved oxygen, and nutrient </w:t>
      </w:r>
      <w:r>
        <w:t>status, substantially deepening the ecological interpretation beyond fish alone.</w:t>
      </w:r>
    </w:p>
    <w:p w14:paraId="09415C12" w14:textId="1FA05E3A" w:rsidR="000D3045" w:rsidRDefault="00AC2242">
      <w:pPr>
        <w:pStyle w:val="BodyText"/>
        <w:rPr>
          <w:ins w:id="23" w:author="Geoffrey Day" w:date="2026-05-01T12:41:00Z"/>
          <w:b/>
          <w:bCs/>
        </w:rPr>
      </w:pPr>
      <w:r>
        <w:rPr>
          <w:b/>
          <w:bCs/>
        </w:rPr>
        <w:t>Brook Trout status: Detected.</w:t>
      </w:r>
      <w:r>
        <w:t xml:space="preserve"> </w:t>
      </w:r>
      <w:r>
        <w:rPr>
          <w:b/>
          <w:bCs/>
        </w:rPr>
        <w:t xml:space="preserve">Atlantic Salmon status: </w:t>
      </w:r>
      <w:del w:id="24" w:author="Geoffrey Day" w:date="2026-05-01T12:14:00Z">
        <w:r w:rsidDel="00961C16">
          <w:rPr>
            <w:b/>
            <w:bCs/>
          </w:rPr>
          <w:delText>Not detected in this batch.</w:delText>
        </w:r>
      </w:del>
      <w:ins w:id="25" w:author="Geoffrey Day" w:date="2026-05-01T12:14:00Z">
        <w:r w:rsidR="00961C16">
          <w:rPr>
            <w:b/>
            <w:bCs/>
          </w:rPr>
          <w:t>Detected</w:t>
        </w:r>
      </w:ins>
      <w:ins w:id="26" w:author="Geoffrey Day" w:date="2026-05-01T12:39:00Z">
        <w:r w:rsidR="00A06F93">
          <w:rPr>
            <w:b/>
            <w:bCs/>
          </w:rPr>
          <w:br/>
        </w:r>
      </w:ins>
    </w:p>
    <w:p w14:paraId="664B88D2" w14:textId="2A3944F9" w:rsidR="00A06F93" w:rsidRDefault="00A06F93">
      <w:pPr>
        <w:pStyle w:val="BodyText"/>
      </w:pPr>
      <w:ins w:id="27" w:author="Geoffrey Day" w:date="2026-05-01T12:41:00Z">
        <w:r>
          <w:rPr>
            <w:b/>
            <w:bCs/>
          </w:rPr>
          <w:lastRenderedPageBreak/>
          <w:t>Samples need to be re</w:t>
        </w:r>
      </w:ins>
      <w:ins w:id="28" w:author="Geoffrey Day" w:date="2026-05-01T12:42:00Z">
        <w:r>
          <w:rPr>
            <w:b/>
            <w:bCs/>
          </w:rPr>
          <w:t xml:space="preserve">ordered and </w:t>
        </w:r>
      </w:ins>
      <w:ins w:id="29" w:author="Geoffrey Day" w:date="2026-05-01T12:41:00Z">
        <w:r>
          <w:rPr>
            <w:b/>
            <w:bCs/>
          </w:rPr>
          <w:t>shown in the order of the summary as below.</w:t>
        </w:r>
      </w:ins>
      <w:ins w:id="30" w:author="Geoffrey Day" w:date="2026-05-01T12:46:00Z">
        <w:r w:rsidR="008055AF">
          <w:rPr>
            <w:b/>
            <w:bCs/>
          </w:rPr>
          <w:br/>
        </w:r>
        <w:r w:rsidR="008055AF">
          <w:rPr>
            <w:b/>
            <w:bCs/>
          </w:rPr>
          <w:br/>
          <w:t>Start here with the actual summary!!</w:t>
        </w:r>
      </w:ins>
    </w:p>
    <w:p w14:paraId="2B75CFD8" w14:textId="77777777" w:rsidR="000D3045" w:rsidRDefault="00AC2242">
      <w:r>
        <w:pict w14:anchorId="2AA207EE">
          <v:rect id="_x0000_i1028" style="width:0;height:1.5pt" o:hralign="center" o:hrstd="t" o:hr="t"/>
        </w:pict>
      </w:r>
    </w:p>
    <w:p w14:paraId="61B358E0" w14:textId="77777777" w:rsidR="000D3045" w:rsidRDefault="00AC2242">
      <w:pPr>
        <w:pStyle w:val="Heading2"/>
      </w:pPr>
      <w:bookmarkStart w:id="31" w:name="mccoy-brook-cswee3dx.1"/>
      <w:r>
        <w:t>McCoy Brook | CSWEE3DX.1</w:t>
      </w:r>
    </w:p>
    <w:p w14:paraId="38656730" w14:textId="4E97CA37" w:rsidR="000D3045" w:rsidRDefault="00AC2242">
      <w:pPr>
        <w:pStyle w:val="FirstParagraph"/>
        <w:rPr>
          <w:ins w:id="32" w:author="Geoffrey Day" w:date="2026-05-01T12:14:00Z"/>
          <w:b/>
          <w:bCs/>
        </w:rPr>
      </w:pPr>
      <w:r>
        <w:rPr>
          <w:b/>
          <w:bCs/>
        </w:rPr>
        <w:t>Fish: 1 species, H(f) = 0.00 | Algae: 91 ESVs, H(a) = 3.28 | Recor</w:t>
      </w:r>
      <w:r>
        <w:rPr>
          <w:b/>
          <w:bCs/>
        </w:rPr>
        <w:t>ded pH: 3.54</w:t>
      </w:r>
      <w:ins w:id="33" w:author="Geoffrey Day" w:date="2026-05-01T12:20:00Z">
        <w:r w:rsidR="00961C16">
          <w:rPr>
            <w:b/>
            <w:bCs/>
          </w:rPr>
          <w:br/>
        </w:r>
        <w:r w:rsidR="00961C16">
          <w:rPr>
            <w:b/>
            <w:bCs/>
          </w:rPr>
          <w:br/>
          <w:t>Brook Trout Absent</w:t>
        </w:r>
      </w:ins>
    </w:p>
    <w:p w14:paraId="1B50BBF1" w14:textId="5F865395" w:rsidR="00961C16" w:rsidRPr="00961C16" w:rsidRDefault="00961C16" w:rsidP="00961C16">
      <w:pPr>
        <w:pStyle w:val="BodyText"/>
        <w:pPrChange w:id="34" w:author="Geoffrey Day" w:date="2026-05-01T12:14:00Z">
          <w:pPr>
            <w:pStyle w:val="FirstParagraph"/>
          </w:pPr>
        </w:pPrChange>
      </w:pPr>
      <w:ins w:id="35" w:author="Geoffrey Day" w:date="2026-05-01T12:14:00Z">
        <w:r>
          <w:t>Notes: p</w:t>
        </w:r>
      </w:ins>
      <w:ins w:id="36" w:author="Geoffrey Day" w:date="2026-05-01T12:15:00Z">
        <w:r>
          <w:t xml:space="preserve">H at 3.54 is the most acidic sample in this study.  It may also be </w:t>
        </w:r>
      </w:ins>
      <w:ins w:id="37" w:author="Geoffrey Day" w:date="2026-05-01T12:16:00Z">
        <w:r>
          <w:t>among the most acidic waters in the state.</w:t>
        </w:r>
      </w:ins>
    </w:p>
    <w:p w14:paraId="25345FCD" w14:textId="77777777" w:rsidR="000D3045" w:rsidRDefault="00AC2242">
      <w:pPr>
        <w:pStyle w:val="Heading3"/>
      </w:pPr>
      <w:bookmarkStart w:id="38" w:name="sentinel-signal"/>
      <w:r>
        <w:t>Sentinel Signal</w:t>
      </w:r>
    </w:p>
    <w:p w14:paraId="654BFA43" w14:textId="77777777" w:rsidR="000D3045" w:rsidRDefault="00AC2242">
      <w:pPr>
        <w:pStyle w:val="FirstParagraph"/>
      </w:pPr>
      <w:r>
        <w:t xml:space="preserve">Creek Chub alone + Eunotia/Pinnularia Pennate Diatoms + Euglena = </w:t>
      </w:r>
      <w:r>
        <w:rPr>
          <w:b/>
          <w:bCs/>
        </w:rPr>
        <w:t>three-line acid impairment signal</w:t>
      </w:r>
      <w:r>
        <w:t>. Each indicator independently points to the same conclusion.</w:t>
      </w:r>
    </w:p>
    <w:p w14:paraId="2ECCBE6C" w14:textId="77777777" w:rsidR="000D3045" w:rsidRDefault="00AC2242">
      <w:pPr>
        <w:pStyle w:val="Heading3"/>
      </w:pPr>
      <w:bookmarkStart w:id="39" w:name="inferred-water-chemistry"/>
      <w:bookmarkEnd w:id="38"/>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0D3045" w14:paraId="38A0F6CA"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B20627" w14:textId="77777777" w:rsidR="000D3045" w:rsidRDefault="00AC2242">
            <w:pPr>
              <w:pStyle w:val="Compact"/>
            </w:pPr>
            <w:r>
              <w:t>Parameter</w:t>
            </w:r>
          </w:p>
        </w:tc>
        <w:tc>
          <w:tcPr>
            <w:tcW w:w="2640" w:type="dxa"/>
          </w:tcPr>
          <w:p w14:paraId="6BA30CF6" w14:textId="77777777" w:rsidR="000D3045" w:rsidRDefault="00AC2242">
            <w:pPr>
              <w:pStyle w:val="Compact"/>
            </w:pPr>
            <w:r>
              <w:t>Inferred value</w:t>
            </w:r>
          </w:p>
        </w:tc>
        <w:tc>
          <w:tcPr>
            <w:tcW w:w="2640" w:type="dxa"/>
          </w:tcPr>
          <w:p w14:paraId="693530E0" w14:textId="77777777" w:rsidR="000D3045" w:rsidRDefault="00AC2242">
            <w:pPr>
              <w:pStyle w:val="Compact"/>
            </w:pPr>
            <w:r>
              <w:t>Basis</w:t>
            </w:r>
          </w:p>
        </w:tc>
      </w:tr>
      <w:tr w:rsidR="000D3045" w14:paraId="456FFF64" w14:textId="77777777">
        <w:tc>
          <w:tcPr>
            <w:tcW w:w="2640" w:type="dxa"/>
          </w:tcPr>
          <w:p w14:paraId="12286F10" w14:textId="77777777" w:rsidR="000D3045" w:rsidRDefault="00AC2242">
            <w:pPr>
              <w:pStyle w:val="Compact"/>
            </w:pPr>
            <w:r>
              <w:t>pH</w:t>
            </w:r>
          </w:p>
        </w:tc>
        <w:tc>
          <w:tcPr>
            <w:tcW w:w="2640" w:type="dxa"/>
          </w:tcPr>
          <w:p w14:paraId="34397DD3" w14:textId="77777777" w:rsidR="000D3045" w:rsidRDefault="00AC2242">
            <w:pPr>
              <w:pStyle w:val="Compact"/>
            </w:pPr>
            <w:r>
              <w:t>3.54 (measured)</w:t>
            </w:r>
          </w:p>
        </w:tc>
        <w:tc>
          <w:tcPr>
            <w:tcW w:w="2640" w:type="dxa"/>
          </w:tcPr>
          <w:p w14:paraId="1C9CC64B" w14:textId="77777777" w:rsidR="000D3045" w:rsidRDefault="00AC2242">
            <w:pPr>
              <w:pStyle w:val="Compact"/>
            </w:pPr>
            <w:r>
              <w:t>Direct measurement</w:t>
            </w:r>
          </w:p>
        </w:tc>
      </w:tr>
      <w:tr w:rsidR="000D3045" w14:paraId="28D73F7D" w14:textId="77777777">
        <w:tc>
          <w:tcPr>
            <w:tcW w:w="2640" w:type="dxa"/>
          </w:tcPr>
          <w:p w14:paraId="74A5787D" w14:textId="77777777" w:rsidR="000D3045" w:rsidRDefault="00AC2242">
            <w:pPr>
              <w:pStyle w:val="Compact"/>
            </w:pPr>
            <w:r>
              <w:t>Calcium</w:t>
            </w:r>
          </w:p>
        </w:tc>
        <w:tc>
          <w:tcPr>
            <w:tcW w:w="2640" w:type="dxa"/>
          </w:tcPr>
          <w:p w14:paraId="0B0C5976" w14:textId="77777777" w:rsidR="000D3045" w:rsidRDefault="00AC2242">
            <w:pPr>
              <w:pStyle w:val="Compact"/>
            </w:pPr>
            <w:r>
              <w:t>&lt;2 mg/L</w:t>
            </w:r>
          </w:p>
        </w:tc>
        <w:tc>
          <w:tcPr>
            <w:tcW w:w="2640" w:type="dxa"/>
          </w:tcPr>
          <w:p w14:paraId="73D0B5B1" w14:textId="77777777" w:rsidR="000D3045" w:rsidRDefault="00AC2242">
            <w:pPr>
              <w:pStyle w:val="Compact"/>
            </w:pPr>
            <w:r>
              <w:t>Acid mobilization depletes Ca²⁺</w:t>
            </w:r>
          </w:p>
        </w:tc>
      </w:tr>
      <w:tr w:rsidR="000D3045" w14:paraId="19409189" w14:textId="77777777">
        <w:tc>
          <w:tcPr>
            <w:tcW w:w="2640" w:type="dxa"/>
          </w:tcPr>
          <w:p w14:paraId="64AB5F5F" w14:textId="77777777" w:rsidR="000D3045" w:rsidRDefault="00AC2242">
            <w:pPr>
              <w:pStyle w:val="Compact"/>
            </w:pPr>
            <w:r>
              <w:t>Conductivity</w:t>
            </w:r>
          </w:p>
        </w:tc>
        <w:tc>
          <w:tcPr>
            <w:tcW w:w="2640" w:type="dxa"/>
          </w:tcPr>
          <w:p w14:paraId="1D76ABDC" w14:textId="77777777" w:rsidR="000D3045" w:rsidRDefault="00AC2242">
            <w:pPr>
              <w:pStyle w:val="Compact"/>
            </w:pPr>
            <w:r>
              <w:t>&lt;30 μS/cm</w:t>
            </w:r>
          </w:p>
        </w:tc>
        <w:tc>
          <w:tcPr>
            <w:tcW w:w="2640" w:type="dxa"/>
          </w:tcPr>
          <w:p w14:paraId="6CABE36C" w14:textId="77777777" w:rsidR="000D3045" w:rsidRDefault="00AC2242">
            <w:pPr>
              <w:pStyle w:val="Compact"/>
            </w:pPr>
            <w:r>
              <w:t>Low ionic strength, acid system</w:t>
            </w:r>
          </w:p>
        </w:tc>
      </w:tr>
      <w:tr w:rsidR="000D3045" w14:paraId="0DC88830" w14:textId="77777777">
        <w:tc>
          <w:tcPr>
            <w:tcW w:w="2640" w:type="dxa"/>
          </w:tcPr>
          <w:p w14:paraId="5D1BEC71" w14:textId="77777777" w:rsidR="000D3045" w:rsidRDefault="00AC2242">
            <w:pPr>
              <w:pStyle w:val="Compact"/>
            </w:pPr>
            <w:r>
              <w:t>Total phosphorus</w:t>
            </w:r>
          </w:p>
        </w:tc>
        <w:tc>
          <w:tcPr>
            <w:tcW w:w="2640" w:type="dxa"/>
          </w:tcPr>
          <w:p w14:paraId="134A8352" w14:textId="77777777" w:rsidR="000D3045" w:rsidRDefault="00AC2242">
            <w:pPr>
              <w:pStyle w:val="Compact"/>
            </w:pPr>
            <w:r>
              <w:t>Low</w:t>
            </w:r>
          </w:p>
        </w:tc>
        <w:tc>
          <w:tcPr>
            <w:tcW w:w="2640" w:type="dxa"/>
          </w:tcPr>
          <w:p w14:paraId="2C9C9338" w14:textId="77777777" w:rsidR="000D3045" w:rsidRDefault="00AC2242">
            <w:pPr>
              <w:pStyle w:val="Compact"/>
            </w:pPr>
            <w:r>
              <w:t>Acid systems retain P in sediment</w:t>
            </w:r>
          </w:p>
        </w:tc>
      </w:tr>
      <w:tr w:rsidR="000D3045" w14:paraId="3BD37F45" w14:textId="77777777">
        <w:tc>
          <w:tcPr>
            <w:tcW w:w="2640" w:type="dxa"/>
          </w:tcPr>
          <w:p w14:paraId="611D5FCB" w14:textId="77777777" w:rsidR="000D3045" w:rsidRDefault="00AC2242">
            <w:pPr>
              <w:pStyle w:val="Compact"/>
            </w:pPr>
            <w:r>
              <w:t>Dissolved aluminum</w:t>
            </w:r>
          </w:p>
        </w:tc>
        <w:tc>
          <w:tcPr>
            <w:tcW w:w="2640" w:type="dxa"/>
          </w:tcPr>
          <w:p w14:paraId="3EF0DE17" w14:textId="77777777" w:rsidR="000D3045" w:rsidRDefault="00AC2242">
            <w:pPr>
              <w:pStyle w:val="Compact"/>
            </w:pPr>
            <w:r>
              <w:t>Elevated</w:t>
            </w:r>
          </w:p>
        </w:tc>
        <w:tc>
          <w:tcPr>
            <w:tcW w:w="2640" w:type="dxa"/>
          </w:tcPr>
          <w:p w14:paraId="3984EF0C" w14:textId="77777777" w:rsidR="000D3045" w:rsidRDefault="00AC2242">
            <w:pPr>
              <w:pStyle w:val="Compact"/>
            </w:pPr>
            <w:r>
              <w:t>Mobilized from soils by acid pH</w:t>
            </w:r>
          </w:p>
        </w:tc>
      </w:tr>
      <w:tr w:rsidR="000D3045" w14:paraId="2E81EB39" w14:textId="77777777">
        <w:tc>
          <w:tcPr>
            <w:tcW w:w="2640" w:type="dxa"/>
          </w:tcPr>
          <w:p w14:paraId="3BC640B9" w14:textId="77777777" w:rsidR="000D3045" w:rsidRDefault="00AC2242">
            <w:pPr>
              <w:pStyle w:val="Compact"/>
            </w:pPr>
            <w:r>
              <w:t>Dissolved organic carbon</w:t>
            </w:r>
          </w:p>
        </w:tc>
        <w:tc>
          <w:tcPr>
            <w:tcW w:w="2640" w:type="dxa"/>
          </w:tcPr>
          <w:p w14:paraId="3FADDE10" w14:textId="77777777" w:rsidR="000D3045" w:rsidRDefault="00AC2242">
            <w:pPr>
              <w:pStyle w:val="Compact"/>
            </w:pPr>
            <w:r>
              <w:t>Moderate–high</w:t>
            </w:r>
          </w:p>
        </w:tc>
        <w:tc>
          <w:tcPr>
            <w:tcW w:w="2640" w:type="dxa"/>
          </w:tcPr>
          <w:p w14:paraId="0C2CD206" w14:textId="77777777" w:rsidR="000D3045" w:rsidRDefault="00AC2242">
            <w:pPr>
              <w:pStyle w:val="Compact"/>
            </w:pPr>
            <w:r>
              <w:t>Peatland and forest drainage</w:t>
            </w:r>
          </w:p>
        </w:tc>
      </w:tr>
    </w:tbl>
    <w:p w14:paraId="4929C8A4" w14:textId="77777777" w:rsidR="000D3045" w:rsidRDefault="00AC2242">
      <w:pPr>
        <w:pStyle w:val="Heading3"/>
      </w:pPr>
      <w:bookmarkStart w:id="40" w:name="narrative"/>
      <w:bookmarkEnd w:id="39"/>
      <w:r>
        <w:t>Narrative</w:t>
      </w:r>
    </w:p>
    <w:p w14:paraId="63031ABC" w14:textId="77777777" w:rsidR="000D3045" w:rsidRDefault="00AC2242">
      <w:pPr>
        <w:pStyle w:val="FirstParagraph"/>
      </w:pPr>
      <w:r>
        <w:t xml:space="preserve">At pH 3.54, the water is more acidic than black coffee. Fish gills cannot regulate ions across such a gradient. Most freshwater fish experience </w:t>
      </w:r>
      <w:r>
        <w:t>acute physiological stress below pH 5.0 and lethal conditions below pH 4.5. pH 3.54 is well below both thresholds.</w:t>
      </w:r>
    </w:p>
    <w:p w14:paraId="0925925D" w14:textId="77777777" w:rsidR="000D3045" w:rsidRDefault="00AC2242">
      <w:pPr>
        <w:pStyle w:val="BodyText"/>
      </w:pPr>
      <w:r>
        <w:t xml:space="preserve">The fish community confirms it: only Creek Chub detected, at 100% relative abundance. Creek Chub are among the most acid-tolerant freshwater </w:t>
      </w:r>
      <w:r>
        <w:t>fish in the Northeast — a native species with wide physiological tolerance — yet even their signal is singular. No salmonids, no dace, no sucker. These are all native Maine brook fish that should occupy this habitat type; their complete absence is the impa</w:t>
      </w:r>
      <w:r>
        <w:t>irment signal.</w:t>
      </w:r>
    </w:p>
    <w:p w14:paraId="016CBB20" w14:textId="77777777" w:rsidR="000D3045" w:rsidRDefault="00AC2242">
      <w:pPr>
        <w:pStyle w:val="BodyText"/>
      </w:pPr>
      <w:r>
        <w:t xml:space="preserve">The algae tell the same story independently. Pennate diatoms dominate (35.4%) — genera like </w:t>
      </w:r>
      <w:r>
        <w:rPr>
          <w:i/>
          <w:iCs/>
        </w:rPr>
        <w:t>Eunotia</w:t>
      </w:r>
      <w:r>
        <w:t xml:space="preserve"> and </w:t>
      </w:r>
      <w:r>
        <w:rPr>
          <w:i/>
          <w:iCs/>
        </w:rPr>
        <w:t>Pinnularia</w:t>
      </w:r>
      <w:r>
        <w:t xml:space="preserve"> are classic acid-indicator taxa, well-documented as preferring </w:t>
      </w:r>
      <w:r>
        <w:lastRenderedPageBreak/>
        <w:t xml:space="preserve">pH below 6. Carteria green alga (17.4%) and </w:t>
      </w:r>
      <w:r>
        <w:rPr>
          <w:i/>
          <w:iCs/>
        </w:rPr>
        <w:t>Chlamydomonas nival</w:t>
      </w:r>
      <w:r>
        <w:rPr>
          <w:i/>
          <w:iCs/>
        </w:rPr>
        <w:t>is</w:t>
      </w:r>
      <w:r>
        <w:t xml:space="preserve"> (5.9%) are acid-tolerant flagellates that persist where most phytoplankton cannot compete. Euglena (3.5%) — an organic-enrichment tolerant and low-pH survivor — rounds out what ecologists call the acid-specialist guild. This is the community that remain</w:t>
      </w:r>
      <w:r>
        <w:t>s after acidic filtering has removed more sensitive taxa.</w:t>
      </w:r>
    </w:p>
    <w:p w14:paraId="43537D16" w14:textId="77777777" w:rsidR="000D3045" w:rsidRDefault="00AC2242">
      <w:pPr>
        <w:pStyle w:val="BodyText"/>
      </w:pPr>
      <w:r>
        <w:t>That H(a) = 3.28 still registers meaningful algal diversity reflects the higher physiological tolerance of algae compared to vertebrates. At pH 3.54, algae survived the filter that eliminated the fi</w:t>
      </w:r>
      <w:r>
        <w:t>sh.</w:t>
      </w:r>
    </w:p>
    <w:p w14:paraId="74F29340" w14:textId="77777777" w:rsidR="000D3045" w:rsidRDefault="00AC2242">
      <w:pPr>
        <w:pStyle w:val="Heading3"/>
      </w:pPr>
      <w:bookmarkStart w:id="41" w:name="native-vs.-non-native"/>
      <w:bookmarkEnd w:id="40"/>
      <w:r>
        <w:t>Native vs. Non-Native</w:t>
      </w:r>
    </w:p>
    <w:p w14:paraId="1907F6E3" w14:textId="77777777" w:rsidR="000D3045" w:rsidRDefault="00AC2242">
      <w:pPr>
        <w:pStyle w:val="FirstParagraph"/>
      </w:pPr>
      <w:r>
        <w:t>Creek Chub (</w:t>
      </w:r>
      <w:r>
        <w:rPr>
          <w:i/>
          <w:iCs/>
        </w:rPr>
        <w:t>Semotilus atromaculatus</w:t>
      </w:r>
      <w:r>
        <w:t>) is fully native to Maine. Its sole presence is not a stocking artifact — it is a natural acid-tolerance winner in a chemically hostile environment. All the absent species (Brook Trout, Blacknos</w:t>
      </w:r>
      <w:r>
        <w:t>e Dace, White Sucker) are also native; their absence is the impairment story.</w:t>
      </w:r>
    </w:p>
    <w:p w14:paraId="61972706" w14:textId="7068F3E4" w:rsidR="000D3045" w:rsidRDefault="00AC2242">
      <w:pPr>
        <w:pStyle w:val="BodyText"/>
      </w:pPr>
      <w:r>
        <w:rPr>
          <w:b/>
          <w:bCs/>
        </w:rPr>
        <w:t>The source of impairment at McCoy Brook is</w:t>
      </w:r>
      <w:ins w:id="42" w:author="Geoffrey Day" w:date="2026-05-01T12:17:00Z">
        <w:r w:rsidR="00961C16">
          <w:rPr>
            <w:b/>
            <w:bCs/>
          </w:rPr>
          <w:t xml:space="preserve"> presumably the </w:t>
        </w:r>
      </w:ins>
      <w:del w:id="43" w:author="Geoffrey Day" w:date="2026-05-01T12:17:00Z">
        <w:r w:rsidDel="00961C16">
          <w:rPr>
            <w:b/>
            <w:bCs/>
          </w:rPr>
          <w:delText xml:space="preserve"> identified</w:delText>
        </w:r>
      </w:del>
      <w:r>
        <w:rPr>
          <w:b/>
          <w:bCs/>
        </w:rPr>
        <w:t>: Worcester Peat Min</w:t>
      </w:r>
      <w:ins w:id="44" w:author="Geoffrey Day" w:date="2026-05-01T12:17:00Z">
        <w:r w:rsidR="00961C16">
          <w:rPr>
            <w:b/>
            <w:bCs/>
          </w:rPr>
          <w:t xml:space="preserve">e </w:t>
        </w:r>
      </w:ins>
      <w:ins w:id="45" w:author="Geoffrey Day" w:date="2026-05-01T12:18:00Z">
        <w:r w:rsidR="00961C16">
          <w:rPr>
            <w:b/>
            <w:bCs/>
          </w:rPr>
          <w:t>operation.</w:t>
        </w:r>
      </w:ins>
      <w:del w:id="46" w:author="Geoffrey Day" w:date="2026-05-01T12:17:00Z">
        <w:r w:rsidDel="00961C16">
          <w:rPr>
            <w:b/>
            <w:bCs/>
          </w:rPr>
          <w:delText>ing.</w:delText>
        </w:r>
      </w:del>
    </w:p>
    <w:p w14:paraId="7EC0F2BC" w14:textId="2FCF561E" w:rsidR="000D3045" w:rsidRDefault="00AC2242">
      <w:pPr>
        <w:pStyle w:val="BodyText"/>
      </w:pPr>
      <w:r>
        <w:t>An active industrial peat extraction operation upstream — Worcester Peat Mining — has been operating</w:t>
      </w:r>
      <w:r>
        <w:t xml:space="preserve"> for well over a decade and is </w:t>
      </w:r>
      <w:ins w:id="47" w:author="Geoffrey Day" w:date="2026-05-01T12:18:00Z">
        <w:r w:rsidR="00961C16">
          <w:t xml:space="preserve">presumably </w:t>
        </w:r>
      </w:ins>
      <w:r>
        <w:t>the primary anthropogenic driver of the pH 3.54 condition documented here. This is not a speculative attribution. Peat mining directly exposes and destabilizes deep peat deposits, releasing sulfuric compounds, organic acids (</w:t>
      </w:r>
      <w:r>
        <w:t>fulvic and humic acid), and iron-sulfide oxidation products into drainage water. When disturbed peat is exposed to oxygen, pyrite (FeS₂) within the peat oxidizes to sulfuric acid — a process that continues for years and is extremely difficult to arrest onc</w:t>
      </w:r>
      <w:r>
        <w:t>e initiated. The resulting drainage is strongly acidic, metal-laden, and persistent.</w:t>
      </w:r>
    </w:p>
    <w:p w14:paraId="4B2D032B" w14:textId="77777777" w:rsidR="000D3045" w:rsidRDefault="00AC2242">
      <w:pPr>
        <w:pStyle w:val="BodyText"/>
      </w:pPr>
      <w:r>
        <w:t>The scale and duration of the operation — significant, pervasive, and active for more than a decade — means this is not a transitional or reversible condition under curren</w:t>
      </w:r>
      <w:r>
        <w:t>t management. The biological community at McCoy Brook reflects chronic, ongoing chemical impairment from an identified point-adjacent source, not background natural peat acidity or recoverable atmospheric acid deposition legacy.</w:t>
      </w:r>
    </w:p>
    <w:p w14:paraId="18DF5F9E" w14:textId="77777777" w:rsidR="000D3045" w:rsidRDefault="00AC2242">
      <w:pPr>
        <w:pStyle w:val="BodyText"/>
      </w:pPr>
      <w:r>
        <w:rPr>
          <w:b/>
          <w:bCs/>
        </w:rPr>
        <w:t>This distinction matters en</w:t>
      </w:r>
      <w:r>
        <w:rPr>
          <w:b/>
          <w:bCs/>
        </w:rPr>
        <w:t>ormously for restoration.</w:t>
      </w:r>
      <w:r>
        <w:t xml:space="preserve"> A stream impaired by legacy acid rain soil depletion can recover passively over decades as acid deposition declines and soils slowly recharge. A stream receiving active drainage from an operating peat mining operation cannot recov</w:t>
      </w:r>
      <w:r>
        <w:t>er until the source is managed or remediated. The Creek Chub at McCoy Brook is not holding a position that will be reclaimed by Brook Trout and Blacknose Dace on its own — it is occupying a stream that is being continuously re-impaired by upstream industri</w:t>
      </w:r>
      <w:r>
        <w:t>al activity.</w:t>
      </w:r>
    </w:p>
    <w:p w14:paraId="4C63DF74" w14:textId="77777777" w:rsidR="000D3045" w:rsidRDefault="00AC2242">
      <w:pPr>
        <w:pStyle w:val="BodyText"/>
      </w:pPr>
      <w:r>
        <w:t>The acid rain context remains relevant as a background amplifier: Washington County’s granite-bedrock soils have low natural buffering capacity, and decades of mid-20th century acid deposition further depleted their base-cation reserves (calci</w:t>
      </w:r>
      <w:r>
        <w:t xml:space="preserve">um, magnesium). This means even moderate peat mining drainage — which might be partially buffered in a limestone-watershed stream — passes through McCoy Brook’s watershed with minimal </w:t>
      </w:r>
      <w:r>
        <w:lastRenderedPageBreak/>
        <w:t xml:space="preserve">attenuation, reaching the stream at near-raw acidity. The two stressors </w:t>
      </w:r>
      <w:r>
        <w:t>compound each other. But Worcester Peat Mining is the active, manageable driver. It is the appropriate focus of any remediation or regulatory response.</w:t>
      </w:r>
    </w:p>
    <w:p w14:paraId="2E8041AE" w14:textId="77777777" w:rsidR="000D3045" w:rsidRDefault="00AC2242">
      <w:r>
        <w:pict w14:anchorId="25171140">
          <v:rect id="_x0000_i1029" style="width:0;height:1.5pt" o:hralign="center" o:hrstd="t" o:hr="t"/>
        </w:pict>
      </w:r>
    </w:p>
    <w:p w14:paraId="09647034" w14:textId="77777777" w:rsidR="000D3045" w:rsidRDefault="00AC2242">
      <w:pPr>
        <w:pStyle w:val="Heading2"/>
      </w:pPr>
      <w:bookmarkStart w:id="48" w:name="crotch-camp-brook-cntlvpx4.1"/>
      <w:bookmarkEnd w:id="31"/>
      <w:bookmarkEnd w:id="41"/>
      <w:r>
        <w:t>Crotch Camp Brook | CNTLVPX4.1</w:t>
      </w:r>
    </w:p>
    <w:p w14:paraId="6D313302" w14:textId="5D3FDB10" w:rsidR="000D3045" w:rsidRDefault="00AC2242">
      <w:pPr>
        <w:pStyle w:val="FirstParagraph"/>
      </w:pPr>
      <w:r>
        <w:rPr>
          <w:b/>
          <w:bCs/>
        </w:rPr>
        <w:t>Fish: 9 species, H(f) = 1.69 | Algae: 76 ESVs, H(a) = 2.30</w:t>
      </w:r>
      <w:ins w:id="49" w:author="Geoffrey Day" w:date="2026-05-01T12:20:00Z">
        <w:r w:rsidR="00961C16">
          <w:rPr>
            <w:b/>
            <w:bCs/>
          </w:rPr>
          <w:br/>
        </w:r>
        <w:r w:rsidR="00961C16">
          <w:rPr>
            <w:b/>
            <w:bCs/>
          </w:rPr>
          <w:br/>
        </w:r>
        <w:r w:rsidR="00961C16">
          <w:rPr>
            <w:b/>
            <w:bCs/>
          </w:rPr>
          <w:t xml:space="preserve">Brook Trout </w:t>
        </w:r>
        <w:r w:rsidR="00961C16">
          <w:rPr>
            <w:b/>
            <w:bCs/>
          </w:rPr>
          <w:t>Present</w:t>
        </w:r>
      </w:ins>
    </w:p>
    <w:p w14:paraId="137ED5CE" w14:textId="77777777" w:rsidR="000D3045" w:rsidRDefault="00AC2242">
      <w:pPr>
        <w:pStyle w:val="Heading3"/>
      </w:pPr>
      <w:bookmarkStart w:id="50" w:name="sentinel-signal-1"/>
      <w:r>
        <w:t>Sentinel Sig</w:t>
      </w:r>
      <w:r>
        <w:t>nal</w:t>
      </w:r>
    </w:p>
    <w:p w14:paraId="03DCFFE7" w14:textId="7BD0586A" w:rsidR="000D3045" w:rsidRDefault="00AC2242">
      <w:pPr>
        <w:pStyle w:val="FirstParagraph"/>
      </w:pPr>
      <w:r>
        <w:t xml:space="preserve">Synura at 74% dominance + </w:t>
      </w:r>
      <w:ins w:id="51" w:author="Geoffrey Day" w:date="2026-05-01T12:21:00Z">
        <w:r w:rsidR="00961C16">
          <w:t xml:space="preserve">Brook </w:t>
        </w:r>
      </w:ins>
      <w:r>
        <w:t>Trout</w:t>
      </w:r>
      <w:del w:id="52" w:author="Geoffrey Day" w:date="2026-05-01T12:21:00Z">
        <w:r w:rsidDel="00961C16">
          <w:delText xml:space="preserve"> sp. </w:delText>
        </w:r>
      </w:del>
      <w:r>
        <w:t xml:space="preserve">present = </w:t>
      </w:r>
      <w:r>
        <w:rPr>
          <w:b/>
          <w:bCs/>
        </w:rPr>
        <w:t>phosphorus-limited oligotrophic soft-water system, not impaired but at the nutrient floor</w:t>
      </w:r>
      <w:r>
        <w:t>. The Synura says dissolved phosphorus is near or below 10 μg/L and the water is clean and lean; the trout says it is</w:t>
      </w:r>
      <w:r>
        <w:t xml:space="preserve"> still livable.</w:t>
      </w:r>
    </w:p>
    <w:p w14:paraId="50520002" w14:textId="77777777" w:rsidR="000D3045" w:rsidRDefault="00AC2242">
      <w:pPr>
        <w:pStyle w:val="Heading3"/>
      </w:pPr>
      <w:bookmarkStart w:id="53" w:name="inferred-water-chemistry-1"/>
      <w:bookmarkEnd w:id="50"/>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0D3045" w14:paraId="6713DE6C"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4D72451" w14:textId="77777777" w:rsidR="000D3045" w:rsidRDefault="00AC2242">
            <w:pPr>
              <w:pStyle w:val="Compact"/>
            </w:pPr>
            <w:r>
              <w:t>Parameter</w:t>
            </w:r>
          </w:p>
        </w:tc>
        <w:tc>
          <w:tcPr>
            <w:tcW w:w="2640" w:type="dxa"/>
          </w:tcPr>
          <w:p w14:paraId="7C991E39" w14:textId="77777777" w:rsidR="000D3045" w:rsidRDefault="00AC2242">
            <w:pPr>
              <w:pStyle w:val="Compact"/>
            </w:pPr>
            <w:r>
              <w:t>Inferred value</w:t>
            </w:r>
          </w:p>
        </w:tc>
        <w:tc>
          <w:tcPr>
            <w:tcW w:w="2640" w:type="dxa"/>
          </w:tcPr>
          <w:p w14:paraId="19297901" w14:textId="77777777" w:rsidR="000D3045" w:rsidRDefault="00AC2242">
            <w:pPr>
              <w:pStyle w:val="Compact"/>
            </w:pPr>
            <w:r>
              <w:t>Basis</w:t>
            </w:r>
          </w:p>
        </w:tc>
      </w:tr>
      <w:tr w:rsidR="000D3045" w14:paraId="10C7B85B" w14:textId="77777777">
        <w:tc>
          <w:tcPr>
            <w:tcW w:w="2640" w:type="dxa"/>
          </w:tcPr>
          <w:p w14:paraId="0048C4E2" w14:textId="77777777" w:rsidR="000D3045" w:rsidRDefault="00AC2242">
            <w:pPr>
              <w:pStyle w:val="Compact"/>
            </w:pPr>
            <w:r>
              <w:t>pH</w:t>
            </w:r>
          </w:p>
        </w:tc>
        <w:tc>
          <w:tcPr>
            <w:tcW w:w="2640" w:type="dxa"/>
          </w:tcPr>
          <w:p w14:paraId="02B5B7F2" w14:textId="77777777" w:rsidR="000D3045" w:rsidRDefault="00AC2242">
            <w:pPr>
              <w:pStyle w:val="Compact"/>
            </w:pPr>
            <w:r>
              <w:t>5.5–7.0</w:t>
            </w:r>
          </w:p>
        </w:tc>
        <w:tc>
          <w:tcPr>
            <w:tcW w:w="2640" w:type="dxa"/>
          </w:tcPr>
          <w:p w14:paraId="174D4842" w14:textId="22032117" w:rsidR="00961C16" w:rsidRDefault="00AC2242">
            <w:pPr>
              <w:pStyle w:val="Compact"/>
              <w:rPr>
                <w:ins w:id="54" w:author="Geoffrey Day" w:date="2026-05-01T12:22:00Z"/>
              </w:rPr>
            </w:pPr>
            <w:r>
              <w:t>Synura optimal range</w:t>
            </w:r>
            <w:ins w:id="55" w:author="Geoffrey Day" w:date="2026-05-01T12:21:00Z">
              <w:r w:rsidR="00961C16">
                <w:br/>
              </w:r>
              <w:r w:rsidR="00961C16">
                <w:br/>
                <w:t xml:space="preserve">pH has been read at </w:t>
              </w:r>
            </w:ins>
            <w:ins w:id="56" w:author="Geoffrey Day" w:date="2026-05-01T12:22:00Z">
              <w:r w:rsidR="00961C16">
                <w:t xml:space="preserve">all </w:t>
              </w:r>
            </w:ins>
            <w:ins w:id="57" w:author="Geoffrey Day" w:date="2026-05-01T12:21:00Z">
              <w:r w:rsidR="00961C16">
                <w:t>location</w:t>
              </w:r>
            </w:ins>
            <w:ins w:id="58" w:author="Geoffrey Day" w:date="2026-05-01T12:22:00Z">
              <w:r w:rsidR="00961C16">
                <w:t>s</w:t>
              </w:r>
            </w:ins>
            <w:ins w:id="59" w:author="Geoffrey Day" w:date="2026-05-01T12:21:00Z">
              <w:r w:rsidR="00961C16">
                <w:t xml:space="preserve"> and the data should be here – what other edits have yo</w:t>
              </w:r>
            </w:ins>
            <w:ins w:id="60" w:author="Geoffrey Day" w:date="2026-05-01T12:22:00Z">
              <w:r w:rsidR="00961C16">
                <w:t>u missed??</w:t>
              </w:r>
            </w:ins>
          </w:p>
          <w:p w14:paraId="60198539" w14:textId="77777777" w:rsidR="00961C16" w:rsidRDefault="00961C16">
            <w:pPr>
              <w:pStyle w:val="Compact"/>
              <w:rPr>
                <w:ins w:id="61" w:author="Geoffrey Day" w:date="2026-05-01T12:22:00Z"/>
              </w:rPr>
            </w:pPr>
          </w:p>
          <w:p w14:paraId="105E67FB" w14:textId="350E79C7" w:rsidR="000D3045" w:rsidRDefault="00961C16">
            <w:pPr>
              <w:pStyle w:val="Compact"/>
            </w:pPr>
            <w:ins w:id="62" w:author="Geoffrey Day" w:date="2026-05-01T12:22:00Z">
              <w:r>
                <w:t>pH (recorded) needs to be compared with pH (inferred) at every location</w:t>
              </w:r>
            </w:ins>
            <w:ins w:id="63" w:author="Geoffrey Day" w:date="2026-05-01T12:21:00Z">
              <w:r>
                <w:br/>
              </w:r>
              <w:r>
                <w:br/>
              </w:r>
              <w:r>
                <w:br/>
              </w:r>
            </w:ins>
          </w:p>
        </w:tc>
      </w:tr>
      <w:tr w:rsidR="000D3045" w14:paraId="28F32F3A" w14:textId="77777777">
        <w:tc>
          <w:tcPr>
            <w:tcW w:w="2640" w:type="dxa"/>
          </w:tcPr>
          <w:p w14:paraId="58F826C7" w14:textId="77777777" w:rsidR="000D3045" w:rsidRDefault="00AC2242">
            <w:pPr>
              <w:pStyle w:val="Compact"/>
            </w:pPr>
            <w:r>
              <w:t>Conductivity</w:t>
            </w:r>
          </w:p>
        </w:tc>
        <w:tc>
          <w:tcPr>
            <w:tcW w:w="2640" w:type="dxa"/>
          </w:tcPr>
          <w:p w14:paraId="42F48CD4" w14:textId="77777777" w:rsidR="000D3045" w:rsidRDefault="00AC2242">
            <w:pPr>
              <w:pStyle w:val="Compact"/>
            </w:pPr>
            <w:r>
              <w:t>&lt;30 μS/cm</w:t>
            </w:r>
          </w:p>
        </w:tc>
        <w:tc>
          <w:tcPr>
            <w:tcW w:w="2640" w:type="dxa"/>
          </w:tcPr>
          <w:p w14:paraId="3ACB6BCB" w14:textId="77777777" w:rsidR="000D3045" w:rsidRDefault="00AC2242">
            <w:pPr>
              <w:pStyle w:val="Compact"/>
            </w:pPr>
            <w:r>
              <w:t>Synurophyte dominance indicates very low ionic strength</w:t>
            </w:r>
          </w:p>
        </w:tc>
      </w:tr>
      <w:tr w:rsidR="000D3045" w14:paraId="7D84FD8D" w14:textId="77777777">
        <w:tc>
          <w:tcPr>
            <w:tcW w:w="2640" w:type="dxa"/>
          </w:tcPr>
          <w:p w14:paraId="14678DCE" w14:textId="77777777" w:rsidR="000D3045" w:rsidRDefault="00AC2242">
            <w:pPr>
              <w:pStyle w:val="Compact"/>
            </w:pPr>
            <w:r>
              <w:t>Total phosphorus</w:t>
            </w:r>
          </w:p>
        </w:tc>
        <w:tc>
          <w:tcPr>
            <w:tcW w:w="2640" w:type="dxa"/>
          </w:tcPr>
          <w:p w14:paraId="63B7C11F" w14:textId="77777777" w:rsidR="000D3045" w:rsidRDefault="00AC2242">
            <w:pPr>
              <w:pStyle w:val="Compact"/>
            </w:pPr>
            <w:r>
              <w:t>&lt;10 μg/L</w:t>
            </w:r>
          </w:p>
        </w:tc>
        <w:tc>
          <w:tcPr>
            <w:tcW w:w="2640" w:type="dxa"/>
          </w:tcPr>
          <w:p w14:paraId="1B789F53" w14:textId="77777777" w:rsidR="000D3045" w:rsidRDefault="00AC2242">
            <w:pPr>
              <w:pStyle w:val="Compact"/>
            </w:pPr>
            <w:r>
              <w:t>Synura outcompetes under P-limitation</w:t>
            </w:r>
          </w:p>
        </w:tc>
      </w:tr>
      <w:tr w:rsidR="000D3045" w14:paraId="3B83ADEC" w14:textId="77777777">
        <w:tc>
          <w:tcPr>
            <w:tcW w:w="2640" w:type="dxa"/>
          </w:tcPr>
          <w:p w14:paraId="72001895" w14:textId="77777777" w:rsidR="000D3045" w:rsidRDefault="00AC2242">
            <w:pPr>
              <w:pStyle w:val="Compact"/>
            </w:pPr>
            <w:r>
              <w:t>Calcium</w:t>
            </w:r>
          </w:p>
        </w:tc>
        <w:tc>
          <w:tcPr>
            <w:tcW w:w="2640" w:type="dxa"/>
          </w:tcPr>
          <w:p w14:paraId="08BC10D5" w14:textId="77777777" w:rsidR="000D3045" w:rsidRDefault="00AC2242">
            <w:pPr>
              <w:pStyle w:val="Compact"/>
            </w:pPr>
            <w:r>
              <w:t>&lt;5 mg/L</w:t>
            </w:r>
          </w:p>
        </w:tc>
        <w:tc>
          <w:tcPr>
            <w:tcW w:w="2640" w:type="dxa"/>
          </w:tcPr>
          <w:p w14:paraId="31DE62DE" w14:textId="77777777" w:rsidR="000D3045" w:rsidRDefault="00AC2242">
            <w:pPr>
              <w:pStyle w:val="Compact"/>
            </w:pPr>
            <w:r>
              <w:t>Soft water, granite/peat geology</w:t>
            </w:r>
          </w:p>
        </w:tc>
      </w:tr>
      <w:tr w:rsidR="000D3045" w14:paraId="15A198B9" w14:textId="77777777">
        <w:tc>
          <w:tcPr>
            <w:tcW w:w="2640" w:type="dxa"/>
          </w:tcPr>
          <w:p w14:paraId="45B41751" w14:textId="77777777" w:rsidR="000D3045" w:rsidRDefault="00AC2242">
            <w:pPr>
              <w:pStyle w:val="Compact"/>
            </w:pPr>
            <w:r>
              <w:t>Dissolved organic carbon</w:t>
            </w:r>
          </w:p>
        </w:tc>
        <w:tc>
          <w:tcPr>
            <w:tcW w:w="2640" w:type="dxa"/>
          </w:tcPr>
          <w:p w14:paraId="28EF5D70" w14:textId="77777777" w:rsidR="000D3045" w:rsidRDefault="00AC2242">
            <w:pPr>
              <w:pStyle w:val="Compact"/>
            </w:pPr>
            <w:r>
              <w:t>Moderate–high</w:t>
            </w:r>
          </w:p>
        </w:tc>
        <w:tc>
          <w:tcPr>
            <w:tcW w:w="2640" w:type="dxa"/>
          </w:tcPr>
          <w:p w14:paraId="01E05175" w14:textId="77777777" w:rsidR="000D3045" w:rsidRDefault="00AC2242">
            <w:pPr>
              <w:pStyle w:val="Compact"/>
            </w:pPr>
            <w:r>
              <w:t>Peatland drainage, humic tint</w:t>
            </w:r>
          </w:p>
        </w:tc>
      </w:tr>
      <w:tr w:rsidR="000D3045" w14:paraId="19498DDA" w14:textId="77777777">
        <w:tc>
          <w:tcPr>
            <w:tcW w:w="2640" w:type="dxa"/>
          </w:tcPr>
          <w:p w14:paraId="736CB2EB" w14:textId="77777777" w:rsidR="000D3045" w:rsidRDefault="00AC2242">
            <w:pPr>
              <w:pStyle w:val="Compact"/>
            </w:pPr>
            <w:r>
              <w:t>Dissolved oxygen</w:t>
            </w:r>
          </w:p>
        </w:tc>
        <w:tc>
          <w:tcPr>
            <w:tcW w:w="2640" w:type="dxa"/>
          </w:tcPr>
          <w:p w14:paraId="2C18DDAE" w14:textId="77777777" w:rsidR="000D3045" w:rsidRDefault="00AC2242">
            <w:pPr>
              <w:pStyle w:val="Compact"/>
            </w:pPr>
            <w:r>
              <w:t>Good</w:t>
            </w:r>
          </w:p>
        </w:tc>
        <w:tc>
          <w:tcPr>
            <w:tcW w:w="2640" w:type="dxa"/>
          </w:tcPr>
          <w:p w14:paraId="50FD1CE0" w14:textId="77777777" w:rsidR="000D3045" w:rsidRDefault="00AC2242">
            <w:pPr>
              <w:pStyle w:val="Compact"/>
            </w:pPr>
            <w:r>
              <w:t>Trout presence confirms aerobic conditions</w:t>
            </w:r>
          </w:p>
        </w:tc>
      </w:tr>
    </w:tbl>
    <w:p w14:paraId="35D39AD2" w14:textId="77777777" w:rsidR="000D3045" w:rsidRDefault="00AC2242">
      <w:pPr>
        <w:pStyle w:val="Heading3"/>
      </w:pPr>
      <w:bookmarkStart w:id="64" w:name="narrative-1"/>
      <w:bookmarkEnd w:id="53"/>
      <w:r>
        <w:lastRenderedPageBreak/>
        <w:t>Narrative</w:t>
      </w:r>
    </w:p>
    <w:p w14:paraId="11E72DBA" w14:textId="77777777" w:rsidR="000D3045" w:rsidRDefault="00AC2242">
      <w:pPr>
        <w:pStyle w:val="FirstParagraph"/>
      </w:pPr>
      <w:r>
        <w:t xml:space="preserve">The algal signal is the most ecologically diagnostic in the Maine dataset: </w:t>
      </w:r>
      <w:r>
        <w:rPr>
          <w:i/>
          <w:iCs/>
        </w:rPr>
        <w:t>Synura</w:t>
      </w:r>
      <w:r>
        <w:t xml:space="preserve"> (Colonial Synurophyte) accounts for 74.4% of all algal reads. Synurophytes are golden-brown flagellates that thrive in s</w:t>
      </w:r>
      <w:r>
        <w:t>oft, slightly acidic water, low conductivity, and very low phosphorus. Their mass dominance here does not indicate impairment — it indicates a system at the extreme low end of phosphorus and nitrogen availability. Synurophytes are competitively dominant sp</w:t>
      </w:r>
      <w:r>
        <w:t>ecifically when total dissolved phosphorus (TP) is below approximately 10 μg/L and dissolved inorganic nitrogen (DIN) is below 0.1–0.2 mg/L — concentrations too low to sustain fast-growing green algae or diatoms. The water is probably clear but humic-tinte</w:t>
      </w:r>
      <w:r>
        <w:t xml:space="preserve">d, with conductivity near the detection limit of most field meters. H(a) = 2.30 is second-lowest in the dataset, not because conditions are toxic, but because </w:t>
      </w:r>
      <w:r>
        <w:rPr>
          <w:i/>
          <w:iCs/>
        </w:rPr>
        <w:t>Synura</w:t>
      </w:r>
      <w:r>
        <w:t xml:space="preserve"> has outcompeted everything else in this phosphorus- and nitrogen-starved niche.</w:t>
      </w:r>
    </w:p>
    <w:p w14:paraId="6CD1FE53" w14:textId="74B4F18E" w:rsidR="000D3045" w:rsidRDefault="00AC2242">
      <w:pPr>
        <w:pStyle w:val="BodyText"/>
      </w:pPr>
      <w:r>
        <w:t>The fish c</w:t>
      </w:r>
      <w:r>
        <w:t xml:space="preserve">ommunity is moderate and ecologically coherent for this habitat type: Ninespine Stickleback (35.2%), Creek Chub (25.0%), </w:t>
      </w:r>
      <w:ins w:id="65" w:author="Geoffrey Day" w:date="2026-05-01T12:23:00Z">
        <w:r w:rsidR="00961C16">
          <w:t xml:space="preserve">Brook </w:t>
        </w:r>
      </w:ins>
      <w:r>
        <w:t>Trout</w:t>
      </w:r>
      <w:del w:id="66" w:author="Geoffrey Day" w:date="2026-05-01T12:23:00Z">
        <w:r w:rsidDel="00961C16">
          <w:delText xml:space="preserve"> sp</w:delText>
        </w:r>
      </w:del>
      <w:r>
        <w:t>. (16.9%), Redbreast Sunfish (9.9%). Trout presence is the key signal — salmonids require cool, well-oxygenated, clean water. T</w:t>
      </w:r>
      <w:r>
        <w:t>heir detection here confirms the system is not lethal; it is simply lean. H(f) = 1.69 with 9 species is consistent with a small, phosphorus-limited woodland brook: when TP is at or below 10 μg/L, algal growth is slow, invertebrate biomass is low, and the f</w:t>
      </w:r>
      <w:r>
        <w:t>ish community supported above it is correspondingly modest in size and diversity.</w:t>
      </w:r>
    </w:p>
    <w:p w14:paraId="4F16BA7A" w14:textId="77777777" w:rsidR="000D3045" w:rsidRDefault="00AC2242">
      <w:pPr>
        <w:pStyle w:val="Heading3"/>
      </w:pPr>
      <w:bookmarkStart w:id="67" w:name="native-vs.-non-native-1"/>
      <w:bookmarkEnd w:id="64"/>
      <w:r>
        <w:t>Native vs. Non-Native</w:t>
      </w:r>
    </w:p>
    <w:p w14:paraId="35FCABC5" w14:textId="0C0D3A61" w:rsidR="000D3045" w:rsidRDefault="00AC2242">
      <w:pPr>
        <w:pStyle w:val="FirstParagraph"/>
      </w:pPr>
      <w:r>
        <w:t>All detected fish are native to Maine. Finescale Dace and Ninespine Stickleback, though not detected here at high abundance, are native soft-water speci</w:t>
      </w:r>
      <w:r>
        <w:t xml:space="preserve">alists. The </w:t>
      </w:r>
      <w:ins w:id="68" w:author="Geoffrey Day" w:date="2026-05-01T12:23:00Z">
        <w:r w:rsidR="00961C16">
          <w:t>B</w:t>
        </w:r>
      </w:ins>
      <w:ins w:id="69" w:author="Geoffrey Day" w:date="2026-05-01T12:24:00Z">
        <w:r w:rsidR="00961C16">
          <w:t xml:space="preserve">rook </w:t>
        </w:r>
      </w:ins>
      <w:r>
        <w:t>Trout</w:t>
      </w:r>
      <w:del w:id="70" w:author="Geoffrey Day" w:date="2026-05-01T12:24:00Z">
        <w:r w:rsidDel="00961C16">
          <w:delText xml:space="preserve"> sp</w:delText>
        </w:r>
      </w:del>
      <w:r>
        <w:t xml:space="preserve">. signal reflects </w:t>
      </w:r>
      <w:r>
        <w:rPr>
          <w:i/>
          <w:iCs/>
        </w:rPr>
        <w:t>Salvelinus</w:t>
      </w:r>
      <w:r>
        <w:t xml:space="preserve"> spp. at 100% match — the MiFish 12S locus does not distinguish Brook Trout (</w:t>
      </w:r>
      <w:r>
        <w:rPr>
          <w:i/>
          <w:iCs/>
        </w:rPr>
        <w:t>S. fontinalis</w:t>
      </w:r>
      <w:r>
        <w:t>) from Lake Trout (</w:t>
      </w:r>
      <w:r>
        <w:rPr>
          <w:i/>
          <w:iCs/>
        </w:rPr>
        <w:t>S. namaycush</w:t>
      </w:r>
      <w:r>
        <w:t>) or Arctic Char (</w:t>
      </w:r>
      <w:r>
        <w:rPr>
          <w:i/>
          <w:iCs/>
        </w:rPr>
        <w:t>S. alpinus</w:t>
      </w:r>
      <w:r>
        <w:t>) at this resolution. Geographic context — small, cold, pho</w:t>
      </w:r>
      <w:r>
        <w:t>sphorus-limited headwater tributary in Washington County, Maine — strongly supports Brook Trout. Lake Trout prefer deep lakes; Arctic Char is documented in only a handful of Maine coldwater ponds. Reported throughout as Trout sp.</w:t>
      </w:r>
      <w:ins w:id="71" w:author="Geoffrey Day" w:date="2026-05-01T12:24:00Z">
        <w:r w:rsidR="00B76B00">
          <w:t xml:space="preserve">  More taxanomic hand waving – put this in footnotes.</w:t>
        </w:r>
      </w:ins>
    </w:p>
    <w:p w14:paraId="3956690D" w14:textId="77777777" w:rsidR="000D3045" w:rsidRDefault="00AC2242">
      <w:pPr>
        <w:pStyle w:val="BodyText"/>
      </w:pPr>
      <w:r>
        <w:t>Combined: Crotch Camp Broo</w:t>
      </w:r>
      <w:r>
        <w:t>k is not impaired. It is at the productive floor of what Maine geology naturally allows. The trout are there; they are just working hard for relatively little food.</w:t>
      </w:r>
    </w:p>
    <w:p w14:paraId="4308F250" w14:textId="77777777" w:rsidR="000D3045" w:rsidRDefault="00AC2242">
      <w:r>
        <w:pict w14:anchorId="00FD8B49">
          <v:rect id="_x0000_i1030" style="width:0;height:1.5pt" o:hralign="center" o:hrstd="t" o:hr="t"/>
        </w:pict>
      </w:r>
    </w:p>
    <w:p w14:paraId="4944B1B1" w14:textId="77777777" w:rsidR="000D3045" w:rsidRDefault="00AC2242">
      <w:pPr>
        <w:pStyle w:val="Heading2"/>
      </w:pPr>
      <w:bookmarkStart w:id="72" w:name="unt-lane-rd-cnr7wzyj.1"/>
      <w:bookmarkEnd w:id="48"/>
      <w:bookmarkEnd w:id="67"/>
      <w:r>
        <w:t>UNT Lane Rd | CNR7WZYJ.1</w:t>
      </w:r>
    </w:p>
    <w:p w14:paraId="6B61A9D7" w14:textId="77777777" w:rsidR="000D3045" w:rsidRDefault="00AC2242">
      <w:pPr>
        <w:pStyle w:val="FirstParagraph"/>
      </w:pPr>
      <w:r>
        <w:rPr>
          <w:b/>
          <w:bCs/>
        </w:rPr>
        <w:t>Fish: 1 species, H(f) = 0.00 | Algae: 77 ESVs, H(a) = 3.16</w:t>
      </w:r>
    </w:p>
    <w:p w14:paraId="1CBD9571" w14:textId="536E0E07" w:rsidR="000D3045" w:rsidRDefault="00AC2242">
      <w:pPr>
        <w:pStyle w:val="Heading3"/>
      </w:pPr>
      <w:bookmarkStart w:id="73" w:name="sentinel-signal-2"/>
      <w:r>
        <w:lastRenderedPageBreak/>
        <w:t>Senti</w:t>
      </w:r>
      <w:r>
        <w:t>nel Signal</w:t>
      </w:r>
      <w:ins w:id="74" w:author="Geoffrey Day" w:date="2026-05-01T12:25:00Z">
        <w:r w:rsidR="00B76B00">
          <w:br/>
        </w:r>
        <w:r w:rsidR="00B76B00">
          <w:br/>
        </w:r>
        <w:r w:rsidR="00B76B00">
          <w:rPr>
            <w:b w:val="0"/>
            <w:bCs w:val="0"/>
          </w:rPr>
          <w:t>Brook Trout Absent</w:t>
        </w:r>
      </w:ins>
    </w:p>
    <w:p w14:paraId="301ADF1A" w14:textId="77777777" w:rsidR="000D3045" w:rsidRDefault="00AC2242">
      <w:pPr>
        <w:pStyle w:val="FirstParagraph"/>
      </w:pPr>
      <w:r>
        <w:t xml:space="preserve">American Eel alone + diverse soft-water algal community = </w:t>
      </w:r>
      <w:r>
        <w:rPr>
          <w:b/>
          <w:bCs/>
        </w:rPr>
        <w:t>connectivity present, fish community ambiguous — barrier or seasonality likely, not acute impairment</w:t>
      </w:r>
      <w:r>
        <w:t>. The algae do not support a toxicity interpretation.</w:t>
      </w:r>
    </w:p>
    <w:p w14:paraId="11EDB420" w14:textId="77777777" w:rsidR="000D3045" w:rsidRDefault="00AC2242">
      <w:pPr>
        <w:pStyle w:val="Heading3"/>
      </w:pPr>
      <w:bookmarkStart w:id="75" w:name="inferred-water-chemistry-2"/>
      <w:bookmarkEnd w:id="73"/>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0D3045" w14:paraId="4D7C4A8E"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23F4A2" w14:textId="77777777" w:rsidR="000D3045" w:rsidRDefault="00AC2242">
            <w:pPr>
              <w:pStyle w:val="Compact"/>
            </w:pPr>
            <w:r>
              <w:t>Paramete</w:t>
            </w:r>
            <w:r>
              <w:t>r</w:t>
            </w:r>
          </w:p>
        </w:tc>
        <w:tc>
          <w:tcPr>
            <w:tcW w:w="2640" w:type="dxa"/>
          </w:tcPr>
          <w:p w14:paraId="696CCFDA" w14:textId="77777777" w:rsidR="000D3045" w:rsidRDefault="00AC2242">
            <w:pPr>
              <w:pStyle w:val="Compact"/>
            </w:pPr>
            <w:r>
              <w:t>Inferred value</w:t>
            </w:r>
          </w:p>
        </w:tc>
        <w:tc>
          <w:tcPr>
            <w:tcW w:w="2640" w:type="dxa"/>
          </w:tcPr>
          <w:p w14:paraId="0E6ED8B5" w14:textId="77777777" w:rsidR="000D3045" w:rsidRDefault="00AC2242">
            <w:pPr>
              <w:pStyle w:val="Compact"/>
            </w:pPr>
            <w:r>
              <w:t>Basis</w:t>
            </w:r>
          </w:p>
        </w:tc>
      </w:tr>
      <w:tr w:rsidR="000D3045" w14:paraId="364AE48C" w14:textId="77777777">
        <w:tc>
          <w:tcPr>
            <w:tcW w:w="2640" w:type="dxa"/>
          </w:tcPr>
          <w:p w14:paraId="34450945" w14:textId="77777777" w:rsidR="000D3045" w:rsidRDefault="00AC2242">
            <w:pPr>
              <w:pStyle w:val="Compact"/>
            </w:pPr>
            <w:r>
              <w:t>pH</w:t>
            </w:r>
          </w:p>
        </w:tc>
        <w:tc>
          <w:tcPr>
            <w:tcW w:w="2640" w:type="dxa"/>
          </w:tcPr>
          <w:p w14:paraId="5781742E" w14:textId="77777777" w:rsidR="000D3045" w:rsidRDefault="00AC2242">
            <w:pPr>
              <w:pStyle w:val="Compact"/>
            </w:pPr>
            <w:r>
              <w:t>5.5–7.0</w:t>
            </w:r>
          </w:p>
        </w:tc>
        <w:tc>
          <w:tcPr>
            <w:tcW w:w="2640" w:type="dxa"/>
          </w:tcPr>
          <w:p w14:paraId="1C52F9EE" w14:textId="77777777" w:rsidR="000D3045" w:rsidRDefault="00AC2242">
            <w:pPr>
              <w:pStyle w:val="Compact"/>
            </w:pPr>
            <w:r>
              <w:t>Cryptophyte + Chromulina assemblage</w:t>
            </w:r>
          </w:p>
        </w:tc>
      </w:tr>
      <w:tr w:rsidR="000D3045" w14:paraId="79EEC859" w14:textId="77777777">
        <w:tc>
          <w:tcPr>
            <w:tcW w:w="2640" w:type="dxa"/>
          </w:tcPr>
          <w:p w14:paraId="722E9477" w14:textId="77777777" w:rsidR="000D3045" w:rsidRDefault="00AC2242">
            <w:pPr>
              <w:pStyle w:val="Compact"/>
            </w:pPr>
            <w:r>
              <w:t>Conductivity</w:t>
            </w:r>
          </w:p>
        </w:tc>
        <w:tc>
          <w:tcPr>
            <w:tcW w:w="2640" w:type="dxa"/>
          </w:tcPr>
          <w:p w14:paraId="00028F9F" w14:textId="77777777" w:rsidR="000D3045" w:rsidRDefault="00AC2242">
            <w:pPr>
              <w:pStyle w:val="Compact"/>
            </w:pPr>
            <w:r>
              <w:t>20–50 μS/cm</w:t>
            </w:r>
          </w:p>
        </w:tc>
        <w:tc>
          <w:tcPr>
            <w:tcW w:w="2640" w:type="dxa"/>
          </w:tcPr>
          <w:p w14:paraId="7D4C79EF" w14:textId="77777777" w:rsidR="000D3045" w:rsidRDefault="00AC2242">
            <w:pPr>
              <w:pStyle w:val="Compact"/>
            </w:pPr>
            <w:r>
              <w:t>Halamphora coffeaeformis suggests slight enrichment or low ionic influence</w:t>
            </w:r>
          </w:p>
        </w:tc>
      </w:tr>
      <w:tr w:rsidR="000D3045" w14:paraId="4B838F75" w14:textId="77777777">
        <w:tc>
          <w:tcPr>
            <w:tcW w:w="2640" w:type="dxa"/>
          </w:tcPr>
          <w:p w14:paraId="5888F624" w14:textId="77777777" w:rsidR="000D3045" w:rsidRDefault="00AC2242">
            <w:pPr>
              <w:pStyle w:val="Compact"/>
            </w:pPr>
            <w:r>
              <w:t>Total phosphorus</w:t>
            </w:r>
          </w:p>
        </w:tc>
        <w:tc>
          <w:tcPr>
            <w:tcW w:w="2640" w:type="dxa"/>
          </w:tcPr>
          <w:p w14:paraId="1957AE01" w14:textId="77777777" w:rsidR="000D3045" w:rsidRDefault="00AC2242">
            <w:pPr>
              <w:pStyle w:val="Compact"/>
            </w:pPr>
            <w:r>
              <w:t>Low–moderate</w:t>
            </w:r>
          </w:p>
        </w:tc>
        <w:tc>
          <w:tcPr>
            <w:tcW w:w="2640" w:type="dxa"/>
          </w:tcPr>
          <w:p w14:paraId="53BB178E" w14:textId="77777777" w:rsidR="000D3045" w:rsidRDefault="00AC2242">
            <w:pPr>
              <w:pStyle w:val="Compact"/>
            </w:pPr>
            <w:r>
              <w:t>Chromulina and cryptophyte mix</w:t>
            </w:r>
          </w:p>
        </w:tc>
      </w:tr>
      <w:tr w:rsidR="000D3045" w14:paraId="3D726E69" w14:textId="77777777">
        <w:tc>
          <w:tcPr>
            <w:tcW w:w="2640" w:type="dxa"/>
          </w:tcPr>
          <w:p w14:paraId="1123526D" w14:textId="77777777" w:rsidR="000D3045" w:rsidRDefault="00AC2242">
            <w:pPr>
              <w:pStyle w:val="Compact"/>
            </w:pPr>
            <w:r>
              <w:t>Dissolved organic carbon</w:t>
            </w:r>
          </w:p>
        </w:tc>
        <w:tc>
          <w:tcPr>
            <w:tcW w:w="2640" w:type="dxa"/>
          </w:tcPr>
          <w:p w14:paraId="131DC7B0" w14:textId="77777777" w:rsidR="000D3045" w:rsidRDefault="00AC2242">
            <w:pPr>
              <w:pStyle w:val="Compact"/>
            </w:pPr>
            <w:r>
              <w:t>Moderate</w:t>
            </w:r>
          </w:p>
        </w:tc>
        <w:tc>
          <w:tcPr>
            <w:tcW w:w="2640" w:type="dxa"/>
          </w:tcPr>
          <w:p w14:paraId="7882653B" w14:textId="77777777" w:rsidR="000D3045" w:rsidRDefault="00AC2242">
            <w:pPr>
              <w:pStyle w:val="Compact"/>
            </w:pPr>
            <w:r>
              <w:t>Humic indicators present</w:t>
            </w:r>
          </w:p>
        </w:tc>
      </w:tr>
      <w:tr w:rsidR="000D3045" w14:paraId="01154DE8" w14:textId="77777777">
        <w:tc>
          <w:tcPr>
            <w:tcW w:w="2640" w:type="dxa"/>
          </w:tcPr>
          <w:p w14:paraId="6A029439" w14:textId="77777777" w:rsidR="000D3045" w:rsidRDefault="00AC2242">
            <w:pPr>
              <w:pStyle w:val="Compact"/>
            </w:pPr>
            <w:r>
              <w:t>Dissolved oxygen</w:t>
            </w:r>
          </w:p>
        </w:tc>
        <w:tc>
          <w:tcPr>
            <w:tcW w:w="2640" w:type="dxa"/>
          </w:tcPr>
          <w:p w14:paraId="7FFD45FD" w14:textId="77777777" w:rsidR="000D3045" w:rsidRDefault="00AC2242">
            <w:pPr>
              <w:pStyle w:val="Compact"/>
            </w:pPr>
            <w:r>
              <w:t>Adequate</w:t>
            </w:r>
          </w:p>
        </w:tc>
        <w:tc>
          <w:tcPr>
            <w:tcW w:w="2640" w:type="dxa"/>
          </w:tcPr>
          <w:p w14:paraId="327301B5" w14:textId="77777777" w:rsidR="000D3045" w:rsidRDefault="00AC2242">
            <w:pPr>
              <w:pStyle w:val="Compact"/>
            </w:pPr>
            <w:r>
              <w:t>Eel survives, no anoxia signal</w:t>
            </w:r>
          </w:p>
        </w:tc>
      </w:tr>
    </w:tbl>
    <w:p w14:paraId="295A65E5" w14:textId="77777777" w:rsidR="000D3045" w:rsidRDefault="00AC2242">
      <w:pPr>
        <w:pStyle w:val="Heading3"/>
      </w:pPr>
      <w:bookmarkStart w:id="76" w:name="narrative-2"/>
      <w:bookmarkEnd w:id="75"/>
      <w:r>
        <w:t>Narrative</w:t>
      </w:r>
    </w:p>
    <w:p w14:paraId="0C03C6E8" w14:textId="77777777" w:rsidR="000D3045" w:rsidRDefault="00AC2242">
      <w:pPr>
        <w:pStyle w:val="FirstParagraph"/>
      </w:pPr>
      <w:r>
        <w:t>American Eel at 100% relative abundance — a single fish taxon across all reads. This result demands careful interpretation before concluding impairment.</w:t>
      </w:r>
    </w:p>
    <w:p w14:paraId="07F2608E" w14:textId="77777777" w:rsidR="000D3045" w:rsidRDefault="00AC2242">
      <w:pPr>
        <w:pStyle w:val="BodyText"/>
      </w:pPr>
      <w:r>
        <w:t>American Eel (</w:t>
      </w:r>
      <w:r>
        <w:rPr>
          <w:i/>
          <w:iCs/>
        </w:rPr>
        <w:t>Anguilla rostrata</w:t>
      </w:r>
      <w:r>
        <w:t>) are catadromous: born in the Sargasso Sea, they spend their adult live</w:t>
      </w:r>
      <w:r>
        <w:t>s in freshwater before returning to the ocean to spawn. They are fully native, highly persistent, and a single large resident eel can shed eDNA that dominates a sample. The absence of other fish may reflect low fish density at a headwater tributary, Novemb</w:t>
      </w:r>
      <w:r>
        <w:t>er post-season timing when many species are less active, or a physical barrier limiting upstream access.</w:t>
      </w:r>
    </w:p>
    <w:p w14:paraId="786ECE22" w14:textId="77777777" w:rsidR="000D3045" w:rsidRDefault="00AC2242">
      <w:pPr>
        <w:pStyle w:val="BodyText"/>
      </w:pPr>
      <w:r>
        <w:t xml:space="preserve">The algal community does not support toxicity. Cryptophytes (20.5%), Pennate Diatoms (22.1%), </w:t>
      </w:r>
      <w:r>
        <w:rPr>
          <w:i/>
          <w:iCs/>
        </w:rPr>
        <w:t>Halamphora coffeaeformis</w:t>
      </w:r>
      <w:r>
        <w:t xml:space="preserve"> (14.9%), and Chromulina (8%) for</w:t>
      </w:r>
      <w:r>
        <w:t xml:space="preserve">m a diverse soft-water assemblage. </w:t>
      </w:r>
      <w:r>
        <w:rPr>
          <w:i/>
          <w:iCs/>
        </w:rPr>
        <w:t>Halamphora coffeaeformis</w:t>
      </w:r>
      <w:r>
        <w:t xml:space="preserve"> is notable — it is found in slightly enriched or occasionally oligohaline conditions, which may hint at some tidal or groundwater influence even this far upstream. H(a) = 3.16 with 77 ESVs is cons</w:t>
      </w:r>
      <w:r>
        <w:t>istent with a functioning brook, not a chemically stressed one.</w:t>
      </w:r>
    </w:p>
    <w:p w14:paraId="4DE6ECCB" w14:textId="77777777" w:rsidR="000D3045" w:rsidRDefault="00AC2242">
      <w:pPr>
        <w:pStyle w:val="Heading3"/>
      </w:pPr>
      <w:bookmarkStart w:id="77" w:name="native-vs.-non-native-2"/>
      <w:bookmarkEnd w:id="76"/>
      <w:r>
        <w:t>Native vs. Non-Native</w:t>
      </w:r>
    </w:p>
    <w:p w14:paraId="2F170256" w14:textId="77777777" w:rsidR="000D3045" w:rsidRDefault="00AC2242">
      <w:pPr>
        <w:pStyle w:val="FirstParagraph"/>
      </w:pPr>
      <w:r>
        <w:t xml:space="preserve">American Eel is fully native. Its catadromous life history makes it one of the most far-ranging native vertebrates in the northeastern freshwater landscape. Its presence </w:t>
      </w:r>
      <w:r>
        <w:t>confirms ocean connectivity to this reach.</w:t>
      </w:r>
    </w:p>
    <w:p w14:paraId="20C167DF" w14:textId="77777777" w:rsidR="000D3045" w:rsidRDefault="00AC2242">
      <w:pPr>
        <w:pStyle w:val="BodyText"/>
      </w:pPr>
      <w:r>
        <w:lastRenderedPageBreak/>
        <w:t>This site reads as habitat-limited or seasonally undersampled rather than impaired — but the single-species fish result demands follow-up sampling in warmer months when a richer community would be active.</w:t>
      </w:r>
    </w:p>
    <w:p w14:paraId="36BAAC8E" w14:textId="77777777" w:rsidR="000D3045" w:rsidRDefault="00AC2242">
      <w:r>
        <w:pict w14:anchorId="19D52A7E">
          <v:rect id="_x0000_i1031" style="width:0;height:1.5pt" o:hralign="center" o:hrstd="t" o:hr="t"/>
        </w:pict>
      </w:r>
    </w:p>
    <w:p w14:paraId="327A958F" w14:textId="77777777" w:rsidR="000D3045" w:rsidRDefault="00AC2242">
      <w:pPr>
        <w:pStyle w:val="Heading2"/>
      </w:pPr>
      <w:bookmarkStart w:id="78" w:name="Xcbf2395242071db3af8730dfe8af325adeb5124"/>
      <w:bookmarkEnd w:id="72"/>
      <w:bookmarkEnd w:id="77"/>
      <w:r>
        <w:t>West B</w:t>
      </w:r>
      <w:r>
        <w:t>ranch Narraguagus River @ Sprague’s Falls | CY92PPTX.1</w:t>
      </w:r>
    </w:p>
    <w:p w14:paraId="23C85DDA" w14:textId="77777777" w:rsidR="000D3045" w:rsidRDefault="00AC2242">
      <w:pPr>
        <w:pStyle w:val="FirstParagraph"/>
      </w:pPr>
      <w:r>
        <w:rPr>
          <w:b/>
          <w:bCs/>
        </w:rPr>
        <w:t>Fish: 14 species, H(f) = 1.94 | Algae: 201 ESVs, H(a) = 4.55 (highest in dataset)</w:t>
      </w:r>
    </w:p>
    <w:p w14:paraId="58C531EF" w14:textId="77777777" w:rsidR="000D3045" w:rsidRDefault="00AC2242">
      <w:pPr>
        <w:pStyle w:val="Heading3"/>
      </w:pPr>
      <w:bookmarkStart w:id="79" w:name="sentinel-signal-3"/>
      <w:r>
        <w:t>Sentinel Signal</w:t>
      </w:r>
    </w:p>
    <w:p w14:paraId="20199171" w14:textId="77777777" w:rsidR="000D3045" w:rsidRDefault="00AC2242">
      <w:pPr>
        <w:pStyle w:val="FirstParagraph"/>
      </w:pPr>
      <w:r>
        <w:t xml:space="preserve">Finescale Dace + Trout sp. + Sea Lamprey + diverse diatom matrix = </w:t>
      </w:r>
      <w:r>
        <w:rPr>
          <w:b/>
          <w:bCs/>
        </w:rPr>
        <w:t>multi-line reference condition signa</w:t>
      </w:r>
      <w:r>
        <w:rPr>
          <w:b/>
          <w:bCs/>
        </w:rPr>
        <w:t>l</w:t>
      </w:r>
      <w:r>
        <w:t>. Each indicator independently confirms high-quality, connected, soft-water habitat functioning at full ecological complexity.</w:t>
      </w:r>
    </w:p>
    <w:p w14:paraId="0FED59F2" w14:textId="77777777" w:rsidR="000D3045" w:rsidRDefault="00AC2242">
      <w:pPr>
        <w:pStyle w:val="Heading3"/>
      </w:pPr>
      <w:bookmarkStart w:id="80" w:name="inferred-water-chemistry-3"/>
      <w:bookmarkEnd w:id="79"/>
      <w:r>
        <w:t>Inferred Water Chemistry</w:t>
      </w:r>
    </w:p>
    <w:tbl>
      <w:tblPr>
        <w:tblStyle w:val="Table"/>
        <w:tblW w:w="5000" w:type="pct"/>
        <w:tblLayout w:type="fixed"/>
        <w:tblLook w:val="0020" w:firstRow="1" w:lastRow="0" w:firstColumn="0" w:lastColumn="0" w:noHBand="0" w:noVBand="0"/>
      </w:tblPr>
      <w:tblGrid>
        <w:gridCol w:w="3192"/>
        <w:gridCol w:w="3192"/>
        <w:gridCol w:w="3192"/>
      </w:tblGrid>
      <w:tr w:rsidR="000D3045" w14:paraId="11C67D35"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A04DBE" w14:textId="77777777" w:rsidR="000D3045" w:rsidRDefault="00AC2242">
            <w:pPr>
              <w:pStyle w:val="Compact"/>
            </w:pPr>
            <w:r>
              <w:t>Parameter</w:t>
            </w:r>
          </w:p>
        </w:tc>
        <w:tc>
          <w:tcPr>
            <w:tcW w:w="2640" w:type="dxa"/>
          </w:tcPr>
          <w:p w14:paraId="63D327AC" w14:textId="77777777" w:rsidR="000D3045" w:rsidRDefault="00AC2242">
            <w:pPr>
              <w:pStyle w:val="Compact"/>
            </w:pPr>
            <w:r>
              <w:t>Inferred value</w:t>
            </w:r>
          </w:p>
        </w:tc>
        <w:tc>
          <w:tcPr>
            <w:tcW w:w="2640" w:type="dxa"/>
          </w:tcPr>
          <w:p w14:paraId="36A5CD6C" w14:textId="77777777" w:rsidR="000D3045" w:rsidRDefault="00AC2242">
            <w:pPr>
              <w:pStyle w:val="Compact"/>
            </w:pPr>
            <w:r>
              <w:t>Basis</w:t>
            </w:r>
          </w:p>
        </w:tc>
      </w:tr>
      <w:tr w:rsidR="000D3045" w14:paraId="66C37639" w14:textId="77777777">
        <w:tc>
          <w:tcPr>
            <w:tcW w:w="2640" w:type="dxa"/>
          </w:tcPr>
          <w:p w14:paraId="06BE0CFC" w14:textId="77777777" w:rsidR="000D3045" w:rsidRDefault="00AC2242">
            <w:pPr>
              <w:pStyle w:val="Compact"/>
            </w:pPr>
            <w:r>
              <w:t>pH</w:t>
            </w:r>
          </w:p>
        </w:tc>
        <w:tc>
          <w:tcPr>
            <w:tcW w:w="2640" w:type="dxa"/>
          </w:tcPr>
          <w:p w14:paraId="4404D1E6" w14:textId="77777777" w:rsidR="000D3045" w:rsidRDefault="00AC2242">
            <w:pPr>
              <w:pStyle w:val="Compact"/>
            </w:pPr>
            <w:r>
              <w:t>5.5–6.5</w:t>
            </w:r>
          </w:p>
        </w:tc>
        <w:tc>
          <w:tcPr>
            <w:tcW w:w="2640" w:type="dxa"/>
          </w:tcPr>
          <w:p w14:paraId="07F540CC" w14:textId="77777777" w:rsidR="000D3045" w:rsidRDefault="00AC2242">
            <w:pPr>
              <w:pStyle w:val="Compact"/>
            </w:pPr>
            <w:r>
              <w:t>Native soft-water fish guild; diverse diatoms</w:t>
            </w:r>
          </w:p>
        </w:tc>
      </w:tr>
      <w:tr w:rsidR="000D3045" w14:paraId="6FA74183" w14:textId="77777777">
        <w:tc>
          <w:tcPr>
            <w:tcW w:w="2640" w:type="dxa"/>
          </w:tcPr>
          <w:p w14:paraId="739B57AC" w14:textId="77777777" w:rsidR="000D3045" w:rsidRDefault="00AC2242">
            <w:pPr>
              <w:pStyle w:val="Compact"/>
            </w:pPr>
            <w:r>
              <w:t>Conductivity</w:t>
            </w:r>
          </w:p>
        </w:tc>
        <w:tc>
          <w:tcPr>
            <w:tcW w:w="2640" w:type="dxa"/>
          </w:tcPr>
          <w:p w14:paraId="297F6210" w14:textId="77777777" w:rsidR="000D3045" w:rsidRDefault="00AC2242">
            <w:pPr>
              <w:pStyle w:val="Compact"/>
            </w:pPr>
            <w:r>
              <w:t>30–60 μS/cm</w:t>
            </w:r>
          </w:p>
        </w:tc>
        <w:tc>
          <w:tcPr>
            <w:tcW w:w="2640" w:type="dxa"/>
          </w:tcPr>
          <w:p w14:paraId="16E1CDF7" w14:textId="77777777" w:rsidR="000D3045" w:rsidRDefault="00AC2242">
            <w:pPr>
              <w:pStyle w:val="Compact"/>
            </w:pPr>
            <w:r>
              <w:t>Moderate — above Crotch Camp but soft</w:t>
            </w:r>
          </w:p>
        </w:tc>
      </w:tr>
      <w:tr w:rsidR="000D3045" w14:paraId="0EC39D0C" w14:textId="77777777">
        <w:tc>
          <w:tcPr>
            <w:tcW w:w="2640" w:type="dxa"/>
          </w:tcPr>
          <w:p w14:paraId="7E89350C" w14:textId="77777777" w:rsidR="000D3045" w:rsidRDefault="00AC2242">
            <w:pPr>
              <w:pStyle w:val="Compact"/>
            </w:pPr>
            <w:r>
              <w:t>Total phosphorus</w:t>
            </w:r>
          </w:p>
        </w:tc>
        <w:tc>
          <w:tcPr>
            <w:tcW w:w="2640" w:type="dxa"/>
          </w:tcPr>
          <w:p w14:paraId="70C5144D" w14:textId="77777777" w:rsidR="000D3045" w:rsidRDefault="00AC2242">
            <w:pPr>
              <w:pStyle w:val="Compact"/>
            </w:pPr>
            <w:r>
              <w:t>Low–moderate</w:t>
            </w:r>
          </w:p>
        </w:tc>
        <w:tc>
          <w:tcPr>
            <w:tcW w:w="2640" w:type="dxa"/>
          </w:tcPr>
          <w:p w14:paraId="53A8D36B" w14:textId="77777777" w:rsidR="000D3045" w:rsidRDefault="00AC2242">
            <w:pPr>
              <w:pStyle w:val="Compact"/>
            </w:pPr>
            <w:r>
              <w:t>Diverse but not cyanobacteria-dominated algae</w:t>
            </w:r>
          </w:p>
        </w:tc>
      </w:tr>
      <w:tr w:rsidR="000D3045" w14:paraId="2A390EF3" w14:textId="77777777">
        <w:tc>
          <w:tcPr>
            <w:tcW w:w="2640" w:type="dxa"/>
          </w:tcPr>
          <w:p w14:paraId="016C7B6D" w14:textId="77777777" w:rsidR="000D3045" w:rsidRDefault="00AC2242">
            <w:pPr>
              <w:pStyle w:val="Compact"/>
            </w:pPr>
            <w:r>
              <w:t>Calcium</w:t>
            </w:r>
          </w:p>
        </w:tc>
        <w:tc>
          <w:tcPr>
            <w:tcW w:w="2640" w:type="dxa"/>
          </w:tcPr>
          <w:p w14:paraId="39C7C290" w14:textId="77777777" w:rsidR="000D3045" w:rsidRDefault="00AC2242">
            <w:pPr>
              <w:pStyle w:val="Compact"/>
            </w:pPr>
            <w:r>
              <w:t>3–8 mg/L</w:t>
            </w:r>
          </w:p>
        </w:tc>
        <w:tc>
          <w:tcPr>
            <w:tcW w:w="2640" w:type="dxa"/>
          </w:tcPr>
          <w:p w14:paraId="3F7FF078" w14:textId="77777777" w:rsidR="000D3045" w:rsidRDefault="00AC2242">
            <w:pPr>
              <w:pStyle w:val="Compact"/>
            </w:pPr>
            <w:r>
              <w:t>Soft, but adequate for dace and salmonids</w:t>
            </w:r>
          </w:p>
        </w:tc>
      </w:tr>
      <w:tr w:rsidR="000D3045" w14:paraId="213C3F2F" w14:textId="77777777">
        <w:tc>
          <w:tcPr>
            <w:tcW w:w="2640" w:type="dxa"/>
          </w:tcPr>
          <w:p w14:paraId="69FF5492" w14:textId="77777777" w:rsidR="000D3045" w:rsidRDefault="00AC2242">
            <w:pPr>
              <w:pStyle w:val="Compact"/>
            </w:pPr>
            <w:r>
              <w:t>Dissolved oxygen</w:t>
            </w:r>
          </w:p>
        </w:tc>
        <w:tc>
          <w:tcPr>
            <w:tcW w:w="2640" w:type="dxa"/>
          </w:tcPr>
          <w:p w14:paraId="035C4C25" w14:textId="77777777" w:rsidR="000D3045" w:rsidRDefault="00AC2242">
            <w:pPr>
              <w:pStyle w:val="Compact"/>
            </w:pPr>
            <w:r>
              <w:t>High</w:t>
            </w:r>
          </w:p>
        </w:tc>
        <w:tc>
          <w:tcPr>
            <w:tcW w:w="2640" w:type="dxa"/>
          </w:tcPr>
          <w:p w14:paraId="06E1D886" w14:textId="77777777" w:rsidR="000D3045" w:rsidRDefault="00AC2242">
            <w:pPr>
              <w:pStyle w:val="Compact"/>
            </w:pPr>
            <w:r>
              <w:t>Trout, Sea Lamprey, Finescale Dac</w:t>
            </w:r>
            <w:r>
              <w:t>e all require high DO</w:t>
            </w:r>
          </w:p>
        </w:tc>
      </w:tr>
      <w:tr w:rsidR="000D3045" w14:paraId="0329D7A3" w14:textId="77777777">
        <w:tc>
          <w:tcPr>
            <w:tcW w:w="2640" w:type="dxa"/>
          </w:tcPr>
          <w:p w14:paraId="1F50B1E3" w14:textId="77777777" w:rsidR="000D3045" w:rsidRDefault="00AC2242">
            <w:pPr>
              <w:pStyle w:val="Compact"/>
            </w:pPr>
            <w:r>
              <w:t>Turbidity</w:t>
            </w:r>
          </w:p>
        </w:tc>
        <w:tc>
          <w:tcPr>
            <w:tcW w:w="2640" w:type="dxa"/>
          </w:tcPr>
          <w:p w14:paraId="75C513B3" w14:textId="77777777" w:rsidR="000D3045" w:rsidRDefault="00AC2242">
            <w:pPr>
              <w:pStyle w:val="Compact"/>
            </w:pPr>
            <w:r>
              <w:t>Low</w:t>
            </w:r>
          </w:p>
        </w:tc>
        <w:tc>
          <w:tcPr>
            <w:tcW w:w="2640" w:type="dxa"/>
          </w:tcPr>
          <w:p w14:paraId="2491A9BF" w14:textId="77777777" w:rsidR="000D3045" w:rsidRDefault="00AC2242">
            <w:pPr>
              <w:pStyle w:val="Compact"/>
            </w:pPr>
            <w:r>
              <w:t>Diverse diatom community; no turbidity-tolerant taxa dominating</w:t>
            </w:r>
          </w:p>
        </w:tc>
      </w:tr>
    </w:tbl>
    <w:p w14:paraId="7742341F" w14:textId="77777777" w:rsidR="000D3045" w:rsidRDefault="00AC2242">
      <w:pPr>
        <w:pStyle w:val="Heading3"/>
      </w:pPr>
      <w:bookmarkStart w:id="81" w:name="narrative-3"/>
      <w:bookmarkEnd w:id="80"/>
      <w:r>
        <w:t>Narrative</w:t>
      </w:r>
    </w:p>
    <w:p w14:paraId="41D67409" w14:textId="77777777" w:rsidR="000D3045" w:rsidRDefault="00AC2242">
      <w:pPr>
        <w:pStyle w:val="FirstParagraph"/>
      </w:pPr>
      <w:r>
        <w:t>This is the reference condition for the watershed — the benchmark against which the other Maine sites should be read.</w:t>
      </w:r>
    </w:p>
    <w:p w14:paraId="5B2E67E4" w14:textId="77777777" w:rsidR="000D3045" w:rsidRDefault="00AC2242">
      <w:pPr>
        <w:pStyle w:val="BodyText"/>
      </w:pPr>
      <w:r>
        <w:t>The algal community is the</w:t>
      </w:r>
      <w:r>
        <w:t xml:space="preserve"> most diverse in the entire dataset: 201 distinct ESVs, H(a) = 4.55. This is not driven by a single dominant group but by a broad, even distribution across taxa — Halamphora diatom (11%), Pennate Diatoms (8.7%), Araphid Diatoms (8%), Monomastix (7.7%), Syn</w:t>
      </w:r>
      <w:r>
        <w:t>urophytes (4.4%), and many more. A diverse, evenly distributed algal matrix indicates physical and chemical heterogeneity: riffles, pools, varying light, stable moderate nutrients, intact riparian cover. This is a complex, functioning aquatic ecosystem.</w:t>
      </w:r>
    </w:p>
    <w:p w14:paraId="1E5481E1" w14:textId="77777777" w:rsidR="000D3045" w:rsidRDefault="00AC2242">
      <w:pPr>
        <w:pStyle w:val="BodyText"/>
      </w:pPr>
      <w:r>
        <w:lastRenderedPageBreak/>
        <w:t>The fish community reflects that complexity: 14 species, H(f) = 1.94. Redbreast Sunfish (30.8%), a benthic omnivore requiring clean stable substrate. White Sucker (19.6%), a tolerant generalist indicating a system large enough to support body-mass fish. Ni</w:t>
      </w:r>
      <w:r>
        <w:t>nespine Stickleback (10.2%) and Finescale Dace (7.3%), both characteristic of high-quality, slightly acidic, cool Maine streams. Sea Lamprey (0.3%) and Trout sp. (1.9%) confirm the site has ecological connectivity and thermal refugia.</w:t>
      </w:r>
    </w:p>
    <w:p w14:paraId="2B07455E" w14:textId="77777777" w:rsidR="000D3045" w:rsidRDefault="00AC2242">
      <w:pPr>
        <w:pStyle w:val="BodyText"/>
      </w:pPr>
      <w:r>
        <w:t>Finescale Dace (</w:t>
      </w:r>
      <w:r>
        <w:rPr>
          <w:i/>
          <w:iCs/>
        </w:rPr>
        <w:t>Chros</w:t>
      </w:r>
      <w:r>
        <w:rPr>
          <w:i/>
          <w:iCs/>
        </w:rPr>
        <w:t>omus neogaeus</w:t>
      </w:r>
      <w:r>
        <w:t>) deserve particular emphasis — they are considered sentinel indicators of pristine, soft-water habitat in Maine, strongly associated with wild Brook Trout streams. Their presence here is a quality endorsement independent of all other indicato</w:t>
      </w:r>
      <w:r>
        <w:t>rs.</w:t>
      </w:r>
    </w:p>
    <w:p w14:paraId="50FCFC91" w14:textId="77777777" w:rsidR="000D3045" w:rsidRDefault="00AC2242">
      <w:pPr>
        <w:pStyle w:val="Heading3"/>
      </w:pPr>
      <w:bookmarkStart w:id="82" w:name="native-vs.-non-native-3"/>
      <w:bookmarkEnd w:id="81"/>
      <w:r>
        <w:t>Native vs. Non-Native</w:t>
      </w:r>
    </w:p>
    <w:p w14:paraId="14722337" w14:textId="77777777" w:rsidR="000D3045" w:rsidRDefault="00AC2242">
      <w:pPr>
        <w:pStyle w:val="FirstParagraph"/>
      </w:pPr>
      <w:r>
        <w:t>All 14 detected fish species are native to Maine and to the Narraguagus watershed. Sea Lamprey, though often maligned for its role in the Great Lakes (where it is invasive), is fully native to the Atlantic coast of North America a</w:t>
      </w:r>
      <w:r>
        <w:t>nd an ecologically integral part of the Narraguagus system. Its detection confirms functioning migratory connectivity.</w:t>
      </w:r>
    </w:p>
    <w:p w14:paraId="79BDB4F7" w14:textId="77777777" w:rsidR="000D3045" w:rsidRDefault="00AC2242">
      <w:pPr>
        <w:pStyle w:val="BodyText"/>
      </w:pPr>
      <w:r>
        <w:t>West Branch Narraguagus is what a healthy Maine woodland stream looks like. This is the ceiling — not an idealized target but an actually</w:t>
      </w:r>
      <w:r>
        <w:t xml:space="preserve"> observed condition.</w:t>
      </w:r>
    </w:p>
    <w:p w14:paraId="7DD46C93" w14:textId="77777777" w:rsidR="000D3045" w:rsidRDefault="00AC2242">
      <w:r>
        <w:pict w14:anchorId="21CBD561">
          <v:rect id="_x0000_i1032" style="width:0;height:1.5pt" o:hralign="center" o:hrstd="t" o:hr="t"/>
        </w:pict>
      </w:r>
    </w:p>
    <w:p w14:paraId="5956458D" w14:textId="77777777" w:rsidR="000D3045" w:rsidRDefault="00AC2242">
      <w:pPr>
        <w:pStyle w:val="Heading2"/>
      </w:pPr>
      <w:bookmarkStart w:id="83" w:name="narraguagus-rt-193-ca66thtz.1"/>
      <w:bookmarkEnd w:id="78"/>
      <w:bookmarkEnd w:id="82"/>
      <w:r>
        <w:t>Narraguagus Rt 193 | CA66THTZ.1</w:t>
      </w:r>
    </w:p>
    <w:p w14:paraId="5DB71FB1" w14:textId="77777777" w:rsidR="000D3045" w:rsidRDefault="00AC2242">
      <w:pPr>
        <w:pStyle w:val="FirstParagraph"/>
      </w:pPr>
      <w:r>
        <w:rPr>
          <w:b/>
          <w:bCs/>
        </w:rPr>
        <w:t>Fish: 19 species, H(f) = 2.16 (highest in ME) | Algae: 117 ESVs, H(a) = 3.86</w:t>
      </w:r>
    </w:p>
    <w:p w14:paraId="5547B19A" w14:textId="77777777" w:rsidR="000D3045" w:rsidRDefault="00AC2242">
      <w:pPr>
        <w:pStyle w:val="Heading3"/>
      </w:pPr>
      <w:bookmarkStart w:id="84" w:name="sentinel-signal-4"/>
      <w:r>
        <w:t>Sentinel Signal</w:t>
      </w:r>
    </w:p>
    <w:p w14:paraId="3A7534CA" w14:textId="77777777" w:rsidR="000D3045" w:rsidRDefault="00AC2242">
      <w:pPr>
        <w:pStyle w:val="FirstParagraph"/>
      </w:pPr>
      <w:r>
        <w:t xml:space="preserve">Alewife + Atlantic Salmon + Sea Lamprey + Fallfish = </w:t>
      </w:r>
      <w:r>
        <w:rPr>
          <w:b/>
          <w:bCs/>
        </w:rPr>
        <w:t>four-line anadromous hub signal</w:t>
      </w:r>
      <w:r>
        <w:t xml:space="preserve">: ocean connectivity confirmed, clean gravel confirmed, federally listed species present, marine nutrient subsidy active. The Cyanobacteria (6.5%) = </w:t>
      </w:r>
      <w:r>
        <w:rPr>
          <w:b/>
          <w:bCs/>
        </w:rPr>
        <w:t>early nutrient enrichment watch flag</w:t>
      </w:r>
      <w:r>
        <w:t xml:space="preserve"> — not alarming, but noted.</w:t>
      </w:r>
    </w:p>
    <w:p w14:paraId="3D770D0A" w14:textId="77777777" w:rsidR="000D3045" w:rsidRDefault="00AC2242">
      <w:pPr>
        <w:pStyle w:val="Heading3"/>
      </w:pPr>
      <w:bookmarkStart w:id="85" w:name="inferred-water-chemistry-4"/>
      <w:bookmarkEnd w:id="84"/>
      <w:r>
        <w:t>Inferred Wat</w:t>
      </w:r>
      <w:r>
        <w:t>er Chemistry</w:t>
      </w:r>
    </w:p>
    <w:tbl>
      <w:tblPr>
        <w:tblStyle w:val="Table"/>
        <w:tblW w:w="5000" w:type="pct"/>
        <w:tblLayout w:type="fixed"/>
        <w:tblLook w:val="0020" w:firstRow="1" w:lastRow="0" w:firstColumn="0" w:lastColumn="0" w:noHBand="0" w:noVBand="0"/>
      </w:tblPr>
      <w:tblGrid>
        <w:gridCol w:w="3192"/>
        <w:gridCol w:w="3192"/>
        <w:gridCol w:w="3192"/>
      </w:tblGrid>
      <w:tr w:rsidR="000D3045" w14:paraId="70B81492"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3C0271" w14:textId="77777777" w:rsidR="000D3045" w:rsidRDefault="00AC2242">
            <w:pPr>
              <w:pStyle w:val="Compact"/>
            </w:pPr>
            <w:r>
              <w:t>Parameter</w:t>
            </w:r>
          </w:p>
        </w:tc>
        <w:tc>
          <w:tcPr>
            <w:tcW w:w="2640" w:type="dxa"/>
          </w:tcPr>
          <w:p w14:paraId="6836594D" w14:textId="77777777" w:rsidR="000D3045" w:rsidRDefault="00AC2242">
            <w:pPr>
              <w:pStyle w:val="Compact"/>
            </w:pPr>
            <w:r>
              <w:t>Inferred value</w:t>
            </w:r>
          </w:p>
        </w:tc>
        <w:tc>
          <w:tcPr>
            <w:tcW w:w="2640" w:type="dxa"/>
          </w:tcPr>
          <w:p w14:paraId="080CDE48" w14:textId="77777777" w:rsidR="000D3045" w:rsidRDefault="00AC2242">
            <w:pPr>
              <w:pStyle w:val="Compact"/>
            </w:pPr>
            <w:r>
              <w:t>Basis</w:t>
            </w:r>
          </w:p>
        </w:tc>
      </w:tr>
      <w:tr w:rsidR="000D3045" w14:paraId="6C3CE4AD" w14:textId="77777777">
        <w:tc>
          <w:tcPr>
            <w:tcW w:w="2640" w:type="dxa"/>
          </w:tcPr>
          <w:p w14:paraId="60FA0984" w14:textId="77777777" w:rsidR="000D3045" w:rsidRDefault="00AC2242">
            <w:pPr>
              <w:pStyle w:val="Compact"/>
            </w:pPr>
            <w:r>
              <w:t>pH</w:t>
            </w:r>
          </w:p>
        </w:tc>
        <w:tc>
          <w:tcPr>
            <w:tcW w:w="2640" w:type="dxa"/>
          </w:tcPr>
          <w:p w14:paraId="734BFD1E" w14:textId="77777777" w:rsidR="000D3045" w:rsidRDefault="00AC2242">
            <w:pPr>
              <w:pStyle w:val="Compact"/>
            </w:pPr>
            <w:r>
              <w:t>6.0–7.0</w:t>
            </w:r>
          </w:p>
        </w:tc>
        <w:tc>
          <w:tcPr>
            <w:tcW w:w="2640" w:type="dxa"/>
          </w:tcPr>
          <w:p w14:paraId="453A64E1" w14:textId="77777777" w:rsidR="000D3045" w:rsidRDefault="00AC2242">
            <w:pPr>
              <w:pStyle w:val="Compact"/>
            </w:pPr>
            <w:r>
              <w:t>Mainstem; cryptophyte + centric diatom assemblage</w:t>
            </w:r>
          </w:p>
        </w:tc>
      </w:tr>
      <w:tr w:rsidR="000D3045" w14:paraId="67EFE3BF" w14:textId="77777777">
        <w:tc>
          <w:tcPr>
            <w:tcW w:w="2640" w:type="dxa"/>
          </w:tcPr>
          <w:p w14:paraId="771DB1FD" w14:textId="77777777" w:rsidR="000D3045" w:rsidRDefault="00AC2242">
            <w:pPr>
              <w:pStyle w:val="Compact"/>
            </w:pPr>
            <w:r>
              <w:t>Conductivity</w:t>
            </w:r>
          </w:p>
        </w:tc>
        <w:tc>
          <w:tcPr>
            <w:tcW w:w="2640" w:type="dxa"/>
          </w:tcPr>
          <w:p w14:paraId="49421B8A" w14:textId="77777777" w:rsidR="000D3045" w:rsidRDefault="00AC2242">
            <w:pPr>
              <w:pStyle w:val="Compact"/>
            </w:pPr>
            <w:r>
              <w:t>40–80 μS/cm</w:t>
            </w:r>
          </w:p>
        </w:tc>
        <w:tc>
          <w:tcPr>
            <w:tcW w:w="2640" w:type="dxa"/>
          </w:tcPr>
          <w:p w14:paraId="082754E1" w14:textId="77777777" w:rsidR="000D3045" w:rsidRDefault="00AC2242">
            <w:pPr>
              <w:pStyle w:val="Compact"/>
            </w:pPr>
            <w:r>
              <w:t>Higher than tributaries; anadromous nutrient inputs</w:t>
            </w:r>
          </w:p>
        </w:tc>
      </w:tr>
      <w:tr w:rsidR="000D3045" w14:paraId="38B50425" w14:textId="77777777">
        <w:tc>
          <w:tcPr>
            <w:tcW w:w="2640" w:type="dxa"/>
          </w:tcPr>
          <w:p w14:paraId="79011670" w14:textId="77777777" w:rsidR="000D3045" w:rsidRDefault="00AC2242">
            <w:pPr>
              <w:pStyle w:val="Compact"/>
            </w:pPr>
            <w:r>
              <w:t>Total phosphorus</w:t>
            </w:r>
          </w:p>
        </w:tc>
        <w:tc>
          <w:tcPr>
            <w:tcW w:w="2640" w:type="dxa"/>
          </w:tcPr>
          <w:p w14:paraId="39C6B0C9" w14:textId="77777777" w:rsidR="000D3045" w:rsidRDefault="00AC2242">
            <w:pPr>
              <w:pStyle w:val="Compact"/>
            </w:pPr>
            <w:r>
              <w:t>Low–moderate, trending up</w:t>
            </w:r>
          </w:p>
        </w:tc>
        <w:tc>
          <w:tcPr>
            <w:tcW w:w="2640" w:type="dxa"/>
          </w:tcPr>
          <w:p w14:paraId="1678F0A7" w14:textId="77777777" w:rsidR="000D3045" w:rsidRDefault="00AC2242">
            <w:pPr>
              <w:pStyle w:val="Compact"/>
            </w:pPr>
            <w:r>
              <w:t>Cyanobacteria at 6.5% = early enrichment signal</w:t>
            </w:r>
          </w:p>
        </w:tc>
      </w:tr>
      <w:tr w:rsidR="000D3045" w14:paraId="016046F3" w14:textId="77777777">
        <w:tc>
          <w:tcPr>
            <w:tcW w:w="2640" w:type="dxa"/>
          </w:tcPr>
          <w:p w14:paraId="136CD23D" w14:textId="77777777" w:rsidR="000D3045" w:rsidRDefault="00AC2242">
            <w:pPr>
              <w:pStyle w:val="Compact"/>
            </w:pPr>
            <w:r>
              <w:t>Calcium</w:t>
            </w:r>
          </w:p>
        </w:tc>
        <w:tc>
          <w:tcPr>
            <w:tcW w:w="2640" w:type="dxa"/>
          </w:tcPr>
          <w:p w14:paraId="50CA3CFC" w14:textId="77777777" w:rsidR="000D3045" w:rsidRDefault="00AC2242">
            <w:pPr>
              <w:pStyle w:val="Compact"/>
            </w:pPr>
            <w:r>
              <w:t>5–12 mg/L</w:t>
            </w:r>
          </w:p>
        </w:tc>
        <w:tc>
          <w:tcPr>
            <w:tcW w:w="2640" w:type="dxa"/>
          </w:tcPr>
          <w:p w14:paraId="79926CAE" w14:textId="77777777" w:rsidR="000D3045" w:rsidRDefault="00AC2242">
            <w:pPr>
              <w:pStyle w:val="Compact"/>
            </w:pPr>
            <w:r>
              <w:t>Adequate for full fish guild; Fallfish nest-building</w:t>
            </w:r>
          </w:p>
        </w:tc>
      </w:tr>
      <w:tr w:rsidR="000D3045" w14:paraId="2D7A2629" w14:textId="77777777">
        <w:tc>
          <w:tcPr>
            <w:tcW w:w="2640" w:type="dxa"/>
          </w:tcPr>
          <w:p w14:paraId="658E95F1" w14:textId="77777777" w:rsidR="000D3045" w:rsidRDefault="00AC2242">
            <w:pPr>
              <w:pStyle w:val="Compact"/>
            </w:pPr>
            <w:r>
              <w:t>Dissolved oxygen</w:t>
            </w:r>
          </w:p>
        </w:tc>
        <w:tc>
          <w:tcPr>
            <w:tcW w:w="2640" w:type="dxa"/>
          </w:tcPr>
          <w:p w14:paraId="2A1B2B33" w14:textId="77777777" w:rsidR="000D3045" w:rsidRDefault="00AC2242">
            <w:pPr>
              <w:pStyle w:val="Compact"/>
            </w:pPr>
            <w:r>
              <w:t>High</w:t>
            </w:r>
          </w:p>
        </w:tc>
        <w:tc>
          <w:tcPr>
            <w:tcW w:w="2640" w:type="dxa"/>
          </w:tcPr>
          <w:p w14:paraId="6F551100" w14:textId="77777777" w:rsidR="000D3045" w:rsidRDefault="00AC2242">
            <w:pPr>
              <w:pStyle w:val="Compact"/>
            </w:pPr>
            <w:r>
              <w:t>Atlantic Salmon, Fallfish both require high DO</w:t>
            </w:r>
          </w:p>
        </w:tc>
      </w:tr>
      <w:tr w:rsidR="000D3045" w14:paraId="1E005DBF" w14:textId="77777777">
        <w:tc>
          <w:tcPr>
            <w:tcW w:w="2640" w:type="dxa"/>
          </w:tcPr>
          <w:p w14:paraId="4216C1CB" w14:textId="77777777" w:rsidR="000D3045" w:rsidRDefault="00AC2242">
            <w:pPr>
              <w:pStyle w:val="Compact"/>
            </w:pPr>
            <w:r>
              <w:lastRenderedPageBreak/>
              <w:t>Marine-derived nutrients</w:t>
            </w:r>
          </w:p>
        </w:tc>
        <w:tc>
          <w:tcPr>
            <w:tcW w:w="2640" w:type="dxa"/>
          </w:tcPr>
          <w:p w14:paraId="7E156CD9" w14:textId="77777777" w:rsidR="000D3045" w:rsidRDefault="00AC2242">
            <w:pPr>
              <w:pStyle w:val="Compact"/>
            </w:pPr>
            <w:r>
              <w:t>Present</w:t>
            </w:r>
          </w:p>
        </w:tc>
        <w:tc>
          <w:tcPr>
            <w:tcW w:w="2640" w:type="dxa"/>
          </w:tcPr>
          <w:p w14:paraId="16FDB473" w14:textId="77777777" w:rsidR="000D3045" w:rsidRDefault="00AC2242">
            <w:pPr>
              <w:pStyle w:val="Compact"/>
            </w:pPr>
            <w:r>
              <w:t>Alewife, Salmon, Lamprey decompo</w:t>
            </w:r>
            <w:r>
              <w:t>sition subsidies</w:t>
            </w:r>
          </w:p>
        </w:tc>
      </w:tr>
    </w:tbl>
    <w:p w14:paraId="0F19242F" w14:textId="77777777" w:rsidR="000D3045" w:rsidRDefault="00AC2242">
      <w:pPr>
        <w:pStyle w:val="Heading3"/>
      </w:pPr>
      <w:bookmarkStart w:id="86" w:name="narrative-4"/>
      <w:bookmarkEnd w:id="85"/>
      <w:r>
        <w:t>Narrative</w:t>
      </w:r>
    </w:p>
    <w:p w14:paraId="528DD09A" w14:textId="77777777" w:rsidR="000D3045" w:rsidRDefault="00AC2242">
      <w:pPr>
        <w:pStyle w:val="FirstParagraph"/>
      </w:pPr>
      <w:r>
        <w:t>This is the ecological hub of the Maine dataset — the most diverse fish community, the strongest anadromous signal, and the connecting node between the Gulf of Maine and the interior watershed.</w:t>
      </w:r>
    </w:p>
    <w:p w14:paraId="25888042" w14:textId="77777777" w:rsidR="000D3045" w:rsidRDefault="00AC2242">
      <w:pPr>
        <w:pStyle w:val="BodyText"/>
      </w:pPr>
      <w:r>
        <w:t>The fish community tells the story</w:t>
      </w:r>
      <w:r>
        <w:t xml:space="preserve"> immediately. Alewife (</w:t>
      </w:r>
      <w:r>
        <w:rPr>
          <w:i/>
          <w:iCs/>
        </w:rPr>
        <w:t>Alosa pseudoharengus</w:t>
      </w:r>
      <w:r>
        <w:t>, 26.3%) is the dominant taxon — ocean fish that ascend rivers in spring to spawn. Species identity confirmed at 100% ESV match. Their eDNA in November reflects residual signal from the spring migration or from ju</w:t>
      </w:r>
      <w:r>
        <w:t>veniles still present. Either way, this is direct evidence of open corridor to the Gulf of Maine. Fallfish (22.2%) — the largest native minnow in the Northeast — require clean, gravel-bottomed streams for their distinctive large nest mounds. A strong Fallf</w:t>
      </w:r>
      <w:r>
        <w:t>ish signal is a meaningful water quality indicator independent of any chemical measurement.</w:t>
      </w:r>
    </w:p>
    <w:p w14:paraId="00AD356E" w14:textId="77777777" w:rsidR="000D3045" w:rsidRDefault="00AC2242">
      <w:pPr>
        <w:pStyle w:val="BodyText"/>
      </w:pPr>
      <w:r>
        <w:t>Atlantic Salmon (0.3%) and Sea Lamprey (0.3%) complete the anadromous sentinel suite. Trace levels, but ecologically significant: the Narraguagus supports one of th</w:t>
      </w:r>
      <w:r>
        <w:t>e few remaining wild Atlantic Salmon populations in the United States, a federally endangered stock. Detection here is not incidental — it is confirmation that this stretch of river is part of an active salmon watershed.</w:t>
      </w:r>
    </w:p>
    <w:p w14:paraId="0FE75B16" w14:textId="77777777" w:rsidR="000D3045" w:rsidRDefault="00AC2242">
      <w:pPr>
        <w:pStyle w:val="BodyText"/>
      </w:pPr>
      <w:r>
        <w:t>The supporting cast — Redbreast Sun</w:t>
      </w:r>
      <w:r>
        <w:t xml:space="preserve">fish (12.7%), White Sucker (8.5%), Shiner sp. (5.1%), </w:t>
      </w:r>
      <w:r>
        <w:rPr>
          <w:i/>
          <w:iCs/>
        </w:rPr>
        <w:t>Esox</w:t>
      </w:r>
      <w:r>
        <w:t xml:space="preserve"> spp. (3.6%), 19 species total — reflects a complete, multi-guild community from benthic feeders to apex predators. The </w:t>
      </w:r>
      <w:r>
        <w:rPr>
          <w:i/>
          <w:iCs/>
        </w:rPr>
        <w:t>Esox</w:t>
      </w:r>
      <w:r>
        <w:t xml:space="preserve"> detection is unresolved at species level; in Washington County, Maine, Ch</w:t>
      </w:r>
      <w:r>
        <w:t>ain Pickerel (</w:t>
      </w:r>
      <w:r>
        <w:rPr>
          <w:i/>
          <w:iCs/>
        </w:rPr>
        <w:t>E. niger</w:t>
      </w:r>
      <w:r>
        <w:t>) is the most likely candidate. H(f) = 2.16 is the highest fish Shannon Diversity index in the Maine dataset.</w:t>
      </w:r>
    </w:p>
    <w:p w14:paraId="399E0F38" w14:textId="77777777" w:rsidR="000D3045" w:rsidRDefault="00AC2242">
      <w:pPr>
        <w:pStyle w:val="BodyText"/>
      </w:pPr>
      <w:r>
        <w:t>The algae show a functional but different community from West Branch: Cryptophytes dominate (24.3%), indicating humic, moderately productive water. Centric Diatoms (10.7%) signal nutrient and silica availability appropriate for a mainstem or lower-gradient</w:t>
      </w:r>
      <w:r>
        <w:t xml:space="preserve"> reach. Cyanobacteria at 6.5% — at this level, they are not alarming, but they are a flag. Cyanobacteria are favored by elevated nitrogen and phosphorus; their appearance here may reflect marine-derived nutrient subsidy from decomposing anadromous fish, wh</w:t>
      </w:r>
      <w:r>
        <w:t>ich is natural and cyclical, but warrants monitoring to distinguish natural subsidies from anthropogenic enrichment.</w:t>
      </w:r>
    </w:p>
    <w:p w14:paraId="7FBAAD78" w14:textId="77777777" w:rsidR="000D3045" w:rsidRDefault="00AC2242">
      <w:pPr>
        <w:pStyle w:val="Heading3"/>
      </w:pPr>
      <w:bookmarkStart w:id="87" w:name="native-vs.-non-native-4"/>
      <w:bookmarkEnd w:id="86"/>
      <w:r>
        <w:t>Native vs. Non-Native</w:t>
      </w:r>
    </w:p>
    <w:p w14:paraId="379DE01C" w14:textId="77777777" w:rsidR="000D3045" w:rsidRDefault="00AC2242">
      <w:pPr>
        <w:pStyle w:val="FirstParagraph"/>
      </w:pPr>
      <w:r>
        <w:t xml:space="preserve">All 19 fish species are native to their respective ecological roles in this watershed. Alewife, Atlantic Salmon, Sea </w:t>
      </w:r>
      <w:r>
        <w:t>Lamprey, and American Eel are all native anadromous or catadromous species with evolutionary relationships to this river system. There is no detectable non-native fish signal in the Maine dataset.</w:t>
      </w:r>
    </w:p>
    <w:p w14:paraId="3EAB7467" w14:textId="77777777" w:rsidR="000D3045" w:rsidRDefault="00AC2242">
      <w:pPr>
        <w:pStyle w:val="BodyText"/>
      </w:pPr>
      <w:r>
        <w:lastRenderedPageBreak/>
        <w:t>Narraguagus Rt 193 is functioning as a mainstem ecosystem h</w:t>
      </w:r>
      <w:r>
        <w:t>ub. It is the healthiest and most connected site in the Maine sample.</w:t>
      </w:r>
    </w:p>
    <w:p w14:paraId="529D7247" w14:textId="77777777" w:rsidR="000D3045" w:rsidRDefault="00AC2242">
      <w:r>
        <w:pict w14:anchorId="23C5B2A9">
          <v:rect id="_x0000_i1033" style="width:0;height:1.5pt" o:hralign="center" o:hrstd="t" o:hr="t"/>
        </w:pict>
      </w:r>
    </w:p>
    <w:p w14:paraId="7D35E5FB" w14:textId="77777777" w:rsidR="000D3045" w:rsidRDefault="00AC2242">
      <w:pPr>
        <w:pStyle w:val="Heading2"/>
      </w:pPr>
      <w:bookmarkStart w:id="88" w:name="maine-summary"/>
      <w:bookmarkEnd w:id="83"/>
      <w:bookmarkEnd w:id="87"/>
      <w:r>
        <w:t>Maine Summary</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0D3045" w14:paraId="1F86E447" w14:textId="77777777" w:rsidTr="000D3045">
        <w:trPr>
          <w:cnfStyle w:val="100000000000" w:firstRow="1" w:lastRow="0" w:firstColumn="0" w:lastColumn="0" w:oddVBand="0" w:evenVBand="0" w:oddHBand="0" w:evenHBand="0" w:firstRowFirstColumn="0" w:firstRowLastColumn="0" w:lastRowFirstColumn="0" w:lastRowLastColumn="0"/>
          <w:tblHeader/>
        </w:trPr>
        <w:tc>
          <w:tcPr>
            <w:tcW w:w="1131" w:type="dxa"/>
          </w:tcPr>
          <w:p w14:paraId="17C4C65F" w14:textId="77777777" w:rsidR="000D3045" w:rsidRDefault="00AC2242">
            <w:pPr>
              <w:pStyle w:val="Compact"/>
            </w:pPr>
            <w:r>
              <w:t>Site</w:t>
            </w:r>
          </w:p>
        </w:tc>
        <w:tc>
          <w:tcPr>
            <w:tcW w:w="1131" w:type="dxa"/>
          </w:tcPr>
          <w:p w14:paraId="72FAEB79" w14:textId="77777777" w:rsidR="000D3045" w:rsidRDefault="00AC2242">
            <w:pPr>
              <w:pStyle w:val="Compact"/>
            </w:pPr>
            <w:r>
              <w:t>Fish spp.</w:t>
            </w:r>
          </w:p>
        </w:tc>
        <w:tc>
          <w:tcPr>
            <w:tcW w:w="1131" w:type="dxa"/>
          </w:tcPr>
          <w:p w14:paraId="1F286D4E" w14:textId="77777777" w:rsidR="000D3045" w:rsidRDefault="00AC2242">
            <w:pPr>
              <w:pStyle w:val="Compact"/>
            </w:pPr>
            <w:r>
              <w:t>H(f)</w:t>
            </w:r>
          </w:p>
        </w:tc>
        <w:tc>
          <w:tcPr>
            <w:tcW w:w="1131" w:type="dxa"/>
          </w:tcPr>
          <w:p w14:paraId="6CF615FC" w14:textId="77777777" w:rsidR="000D3045" w:rsidRDefault="00AC2242">
            <w:pPr>
              <w:pStyle w:val="Compact"/>
            </w:pPr>
            <w:r>
              <w:t>Algae ESVs</w:t>
            </w:r>
          </w:p>
        </w:tc>
        <w:tc>
          <w:tcPr>
            <w:tcW w:w="1131" w:type="dxa"/>
          </w:tcPr>
          <w:p w14:paraId="37B65DC8" w14:textId="77777777" w:rsidR="000D3045" w:rsidRDefault="00AC2242">
            <w:pPr>
              <w:pStyle w:val="Compact"/>
            </w:pPr>
            <w:r>
              <w:t>H(a)</w:t>
            </w:r>
          </w:p>
        </w:tc>
        <w:tc>
          <w:tcPr>
            <w:tcW w:w="1131" w:type="dxa"/>
          </w:tcPr>
          <w:p w14:paraId="6A389799" w14:textId="77777777" w:rsidR="000D3045" w:rsidRDefault="00AC2242">
            <w:pPr>
              <w:pStyle w:val="Compact"/>
            </w:pPr>
            <w:r>
              <w:t>Key Sentinel Complex</w:t>
            </w:r>
          </w:p>
        </w:tc>
        <w:tc>
          <w:tcPr>
            <w:tcW w:w="1131" w:type="dxa"/>
          </w:tcPr>
          <w:p w14:paraId="181CAF89" w14:textId="77777777" w:rsidR="000D3045" w:rsidRDefault="00AC2242">
            <w:pPr>
              <w:pStyle w:val="Compact"/>
            </w:pPr>
            <w:r>
              <w:t>Status</w:t>
            </w:r>
          </w:p>
        </w:tc>
      </w:tr>
      <w:tr w:rsidR="000D3045" w14:paraId="67C3882A" w14:textId="77777777">
        <w:tc>
          <w:tcPr>
            <w:tcW w:w="1131" w:type="dxa"/>
          </w:tcPr>
          <w:p w14:paraId="14F0328A" w14:textId="77777777" w:rsidR="000D3045" w:rsidRDefault="00AC2242">
            <w:pPr>
              <w:pStyle w:val="Compact"/>
            </w:pPr>
            <w:r>
              <w:t>Narraguagus Rt 193</w:t>
            </w:r>
          </w:p>
        </w:tc>
        <w:tc>
          <w:tcPr>
            <w:tcW w:w="1131" w:type="dxa"/>
          </w:tcPr>
          <w:p w14:paraId="5DCF9B31" w14:textId="77777777" w:rsidR="000D3045" w:rsidRDefault="00AC2242">
            <w:pPr>
              <w:pStyle w:val="Compact"/>
            </w:pPr>
            <w:r>
              <w:t>19</w:t>
            </w:r>
          </w:p>
        </w:tc>
        <w:tc>
          <w:tcPr>
            <w:tcW w:w="1131" w:type="dxa"/>
          </w:tcPr>
          <w:p w14:paraId="00819673" w14:textId="77777777" w:rsidR="000D3045" w:rsidRDefault="00AC2242">
            <w:pPr>
              <w:pStyle w:val="Compact"/>
            </w:pPr>
            <w:r>
              <w:t>2.16</w:t>
            </w:r>
          </w:p>
        </w:tc>
        <w:tc>
          <w:tcPr>
            <w:tcW w:w="1131" w:type="dxa"/>
          </w:tcPr>
          <w:p w14:paraId="06755F9F" w14:textId="77777777" w:rsidR="000D3045" w:rsidRDefault="00AC2242">
            <w:pPr>
              <w:pStyle w:val="Compact"/>
            </w:pPr>
            <w:r>
              <w:t>117</w:t>
            </w:r>
          </w:p>
        </w:tc>
        <w:tc>
          <w:tcPr>
            <w:tcW w:w="1131" w:type="dxa"/>
          </w:tcPr>
          <w:p w14:paraId="5FE1FFD2" w14:textId="77777777" w:rsidR="000D3045" w:rsidRDefault="00AC2242">
            <w:pPr>
              <w:pStyle w:val="Compact"/>
            </w:pPr>
            <w:r>
              <w:t>3.86</w:t>
            </w:r>
          </w:p>
        </w:tc>
        <w:tc>
          <w:tcPr>
            <w:tcW w:w="1131" w:type="dxa"/>
          </w:tcPr>
          <w:p w14:paraId="7C20154D" w14:textId="77777777" w:rsidR="000D3045" w:rsidRDefault="00AC2242">
            <w:pPr>
              <w:pStyle w:val="Compact"/>
            </w:pPr>
            <w:r>
              <w:t>Alewife + Atlantic Salmon + Fallfish</w:t>
            </w:r>
          </w:p>
        </w:tc>
        <w:tc>
          <w:tcPr>
            <w:tcW w:w="1131" w:type="dxa"/>
          </w:tcPr>
          <w:p w14:paraId="75DE2F25" w14:textId="77777777" w:rsidR="000D3045" w:rsidRDefault="00AC2242">
            <w:pPr>
              <w:pStyle w:val="Compact"/>
            </w:pPr>
            <w:r>
              <w:rPr>
                <w:b/>
                <w:bCs/>
              </w:rPr>
              <w:t>Healthy — anadromous hub</w:t>
            </w:r>
          </w:p>
        </w:tc>
      </w:tr>
      <w:tr w:rsidR="000D3045" w14:paraId="1E81E383" w14:textId="77777777">
        <w:tc>
          <w:tcPr>
            <w:tcW w:w="1131" w:type="dxa"/>
          </w:tcPr>
          <w:p w14:paraId="534B987C" w14:textId="77777777" w:rsidR="000D3045" w:rsidRDefault="00AC2242">
            <w:pPr>
              <w:pStyle w:val="Compact"/>
            </w:pPr>
            <w:r>
              <w:t>West Branch Narraguagus</w:t>
            </w:r>
          </w:p>
        </w:tc>
        <w:tc>
          <w:tcPr>
            <w:tcW w:w="1131" w:type="dxa"/>
          </w:tcPr>
          <w:p w14:paraId="1625B619" w14:textId="77777777" w:rsidR="000D3045" w:rsidRDefault="00AC2242">
            <w:pPr>
              <w:pStyle w:val="Compact"/>
            </w:pPr>
            <w:r>
              <w:t>14</w:t>
            </w:r>
          </w:p>
        </w:tc>
        <w:tc>
          <w:tcPr>
            <w:tcW w:w="1131" w:type="dxa"/>
          </w:tcPr>
          <w:p w14:paraId="3FC7A9E2" w14:textId="77777777" w:rsidR="000D3045" w:rsidRDefault="00AC2242">
            <w:pPr>
              <w:pStyle w:val="Compact"/>
            </w:pPr>
            <w:r>
              <w:t>1.94</w:t>
            </w:r>
          </w:p>
        </w:tc>
        <w:tc>
          <w:tcPr>
            <w:tcW w:w="1131" w:type="dxa"/>
          </w:tcPr>
          <w:p w14:paraId="69CD23E8" w14:textId="77777777" w:rsidR="000D3045" w:rsidRDefault="00AC2242">
            <w:pPr>
              <w:pStyle w:val="Compact"/>
            </w:pPr>
            <w:r>
              <w:t>201</w:t>
            </w:r>
          </w:p>
        </w:tc>
        <w:tc>
          <w:tcPr>
            <w:tcW w:w="1131" w:type="dxa"/>
          </w:tcPr>
          <w:p w14:paraId="7DE76F31" w14:textId="77777777" w:rsidR="000D3045" w:rsidRDefault="00AC2242">
            <w:pPr>
              <w:pStyle w:val="Compact"/>
            </w:pPr>
            <w:r>
              <w:t>4.55</w:t>
            </w:r>
          </w:p>
        </w:tc>
        <w:tc>
          <w:tcPr>
            <w:tcW w:w="1131" w:type="dxa"/>
          </w:tcPr>
          <w:p w14:paraId="32A1AAEE" w14:textId="77777777" w:rsidR="000D3045" w:rsidRDefault="00AC2242">
            <w:pPr>
              <w:pStyle w:val="Compact"/>
            </w:pPr>
            <w:r>
              <w:t>Finescale Dace + Sea Lamprey + diverse diatoms</w:t>
            </w:r>
          </w:p>
        </w:tc>
        <w:tc>
          <w:tcPr>
            <w:tcW w:w="1131" w:type="dxa"/>
          </w:tcPr>
          <w:p w14:paraId="7F273750" w14:textId="77777777" w:rsidR="000D3045" w:rsidRDefault="00AC2242">
            <w:pPr>
              <w:pStyle w:val="Compact"/>
            </w:pPr>
            <w:r>
              <w:rPr>
                <w:b/>
                <w:bCs/>
              </w:rPr>
              <w:t>Healthy — reference condition</w:t>
            </w:r>
          </w:p>
        </w:tc>
      </w:tr>
      <w:tr w:rsidR="000D3045" w14:paraId="23ED5839" w14:textId="77777777">
        <w:tc>
          <w:tcPr>
            <w:tcW w:w="1131" w:type="dxa"/>
          </w:tcPr>
          <w:p w14:paraId="7801DE58" w14:textId="77777777" w:rsidR="000D3045" w:rsidRDefault="00AC2242">
            <w:pPr>
              <w:pStyle w:val="Compact"/>
            </w:pPr>
            <w:r>
              <w:t>Crotch Camp Brook</w:t>
            </w:r>
          </w:p>
        </w:tc>
        <w:tc>
          <w:tcPr>
            <w:tcW w:w="1131" w:type="dxa"/>
          </w:tcPr>
          <w:p w14:paraId="7ABBDA4A" w14:textId="77777777" w:rsidR="000D3045" w:rsidRDefault="00AC2242">
            <w:pPr>
              <w:pStyle w:val="Compact"/>
            </w:pPr>
            <w:r>
              <w:t>9</w:t>
            </w:r>
          </w:p>
        </w:tc>
        <w:tc>
          <w:tcPr>
            <w:tcW w:w="1131" w:type="dxa"/>
          </w:tcPr>
          <w:p w14:paraId="13B240B2" w14:textId="77777777" w:rsidR="000D3045" w:rsidRDefault="00AC2242">
            <w:pPr>
              <w:pStyle w:val="Compact"/>
            </w:pPr>
            <w:r>
              <w:t>1.69</w:t>
            </w:r>
          </w:p>
        </w:tc>
        <w:tc>
          <w:tcPr>
            <w:tcW w:w="1131" w:type="dxa"/>
          </w:tcPr>
          <w:p w14:paraId="3868B139" w14:textId="77777777" w:rsidR="000D3045" w:rsidRDefault="00AC2242">
            <w:pPr>
              <w:pStyle w:val="Compact"/>
            </w:pPr>
            <w:r>
              <w:t>76</w:t>
            </w:r>
          </w:p>
        </w:tc>
        <w:tc>
          <w:tcPr>
            <w:tcW w:w="1131" w:type="dxa"/>
          </w:tcPr>
          <w:p w14:paraId="2363B944" w14:textId="77777777" w:rsidR="000D3045" w:rsidRDefault="00AC2242">
            <w:pPr>
              <w:pStyle w:val="Compact"/>
            </w:pPr>
            <w:r>
              <w:t>2.30</w:t>
            </w:r>
          </w:p>
        </w:tc>
        <w:tc>
          <w:tcPr>
            <w:tcW w:w="1131" w:type="dxa"/>
          </w:tcPr>
          <w:p w14:paraId="43C72C36" w14:textId="77777777" w:rsidR="000D3045" w:rsidRDefault="00AC2242">
            <w:pPr>
              <w:pStyle w:val="Compact"/>
            </w:pPr>
            <w:r>
              <w:t>Synura 74% + Trout sp.</w:t>
            </w:r>
          </w:p>
        </w:tc>
        <w:tc>
          <w:tcPr>
            <w:tcW w:w="1131" w:type="dxa"/>
          </w:tcPr>
          <w:p w14:paraId="4AF7EA89" w14:textId="77777777" w:rsidR="000D3045" w:rsidRDefault="00AC2242">
            <w:pPr>
              <w:pStyle w:val="Compact"/>
            </w:pPr>
            <w:r>
              <w:t>Functional — phosphorus-limited oligotrophic floor</w:t>
            </w:r>
          </w:p>
        </w:tc>
      </w:tr>
      <w:tr w:rsidR="000D3045" w14:paraId="63C1E877" w14:textId="77777777">
        <w:tc>
          <w:tcPr>
            <w:tcW w:w="1131" w:type="dxa"/>
          </w:tcPr>
          <w:p w14:paraId="635E3D00" w14:textId="77777777" w:rsidR="000D3045" w:rsidRDefault="00AC2242">
            <w:pPr>
              <w:pStyle w:val="Compact"/>
            </w:pPr>
            <w:r>
              <w:t>UNT Lane Rd</w:t>
            </w:r>
          </w:p>
        </w:tc>
        <w:tc>
          <w:tcPr>
            <w:tcW w:w="1131" w:type="dxa"/>
          </w:tcPr>
          <w:p w14:paraId="31570EFB" w14:textId="77777777" w:rsidR="000D3045" w:rsidRDefault="00AC2242">
            <w:pPr>
              <w:pStyle w:val="Compact"/>
            </w:pPr>
            <w:r>
              <w:t>1</w:t>
            </w:r>
          </w:p>
        </w:tc>
        <w:tc>
          <w:tcPr>
            <w:tcW w:w="1131" w:type="dxa"/>
          </w:tcPr>
          <w:p w14:paraId="73E66ED3" w14:textId="77777777" w:rsidR="000D3045" w:rsidRDefault="00AC2242">
            <w:pPr>
              <w:pStyle w:val="Compact"/>
            </w:pPr>
            <w:r>
              <w:t>0.00</w:t>
            </w:r>
          </w:p>
        </w:tc>
        <w:tc>
          <w:tcPr>
            <w:tcW w:w="1131" w:type="dxa"/>
          </w:tcPr>
          <w:p w14:paraId="6A3684F8" w14:textId="77777777" w:rsidR="000D3045" w:rsidRDefault="00AC2242">
            <w:pPr>
              <w:pStyle w:val="Compact"/>
            </w:pPr>
            <w:r>
              <w:t>77</w:t>
            </w:r>
          </w:p>
        </w:tc>
        <w:tc>
          <w:tcPr>
            <w:tcW w:w="1131" w:type="dxa"/>
          </w:tcPr>
          <w:p w14:paraId="489802B9" w14:textId="77777777" w:rsidR="000D3045" w:rsidRDefault="00AC2242">
            <w:pPr>
              <w:pStyle w:val="Compact"/>
            </w:pPr>
            <w:r>
              <w:t>3.16</w:t>
            </w:r>
          </w:p>
        </w:tc>
        <w:tc>
          <w:tcPr>
            <w:tcW w:w="1131" w:type="dxa"/>
          </w:tcPr>
          <w:p w14:paraId="0AAD4AE0" w14:textId="77777777" w:rsidR="000D3045" w:rsidRDefault="00AC2242">
            <w:pPr>
              <w:pStyle w:val="Compact"/>
            </w:pPr>
            <w:r>
              <w:t>Eel only + adequate algae</w:t>
            </w:r>
          </w:p>
        </w:tc>
        <w:tc>
          <w:tcPr>
            <w:tcW w:w="1131" w:type="dxa"/>
          </w:tcPr>
          <w:p w14:paraId="351E3AC8" w14:textId="77777777" w:rsidR="000D3045" w:rsidRDefault="00AC2242">
            <w:pPr>
              <w:pStyle w:val="Compact"/>
            </w:pPr>
            <w:r>
              <w:t>Ambiguous — resample needed</w:t>
            </w:r>
          </w:p>
        </w:tc>
      </w:tr>
      <w:tr w:rsidR="000D3045" w14:paraId="20293395" w14:textId="77777777">
        <w:tc>
          <w:tcPr>
            <w:tcW w:w="1131" w:type="dxa"/>
          </w:tcPr>
          <w:p w14:paraId="210006F5" w14:textId="77777777" w:rsidR="000D3045" w:rsidRDefault="00AC2242">
            <w:pPr>
              <w:pStyle w:val="Compact"/>
            </w:pPr>
            <w:r>
              <w:t>McCoy Brook</w:t>
            </w:r>
          </w:p>
        </w:tc>
        <w:tc>
          <w:tcPr>
            <w:tcW w:w="1131" w:type="dxa"/>
          </w:tcPr>
          <w:p w14:paraId="1917A3CC" w14:textId="77777777" w:rsidR="000D3045" w:rsidRDefault="00AC2242">
            <w:pPr>
              <w:pStyle w:val="Compact"/>
            </w:pPr>
            <w:r>
              <w:t>1</w:t>
            </w:r>
          </w:p>
        </w:tc>
        <w:tc>
          <w:tcPr>
            <w:tcW w:w="1131" w:type="dxa"/>
          </w:tcPr>
          <w:p w14:paraId="3AF384D4" w14:textId="77777777" w:rsidR="000D3045" w:rsidRDefault="00AC2242">
            <w:pPr>
              <w:pStyle w:val="Compact"/>
            </w:pPr>
            <w:r>
              <w:t>0.00</w:t>
            </w:r>
          </w:p>
        </w:tc>
        <w:tc>
          <w:tcPr>
            <w:tcW w:w="1131" w:type="dxa"/>
          </w:tcPr>
          <w:p w14:paraId="2B3B89F1" w14:textId="77777777" w:rsidR="000D3045" w:rsidRDefault="00AC2242">
            <w:pPr>
              <w:pStyle w:val="Compact"/>
            </w:pPr>
            <w:r>
              <w:t>91</w:t>
            </w:r>
          </w:p>
        </w:tc>
        <w:tc>
          <w:tcPr>
            <w:tcW w:w="1131" w:type="dxa"/>
          </w:tcPr>
          <w:p w14:paraId="26279C9F" w14:textId="77777777" w:rsidR="000D3045" w:rsidRDefault="00AC2242">
            <w:pPr>
              <w:pStyle w:val="Compact"/>
            </w:pPr>
            <w:r>
              <w:t>3.28</w:t>
            </w:r>
          </w:p>
        </w:tc>
        <w:tc>
          <w:tcPr>
            <w:tcW w:w="1131" w:type="dxa"/>
          </w:tcPr>
          <w:p w14:paraId="58B050D5" w14:textId="77777777" w:rsidR="000D3045" w:rsidRDefault="00AC2242">
            <w:pPr>
              <w:pStyle w:val="Compact"/>
            </w:pPr>
            <w:r>
              <w:t>Creek Chub + Eunotia + Euglena</w:t>
            </w:r>
          </w:p>
        </w:tc>
        <w:tc>
          <w:tcPr>
            <w:tcW w:w="1131" w:type="dxa"/>
          </w:tcPr>
          <w:p w14:paraId="7F19E9BF" w14:textId="77777777" w:rsidR="000D3045" w:rsidRDefault="00AC2242">
            <w:pPr>
              <w:pStyle w:val="Compact"/>
            </w:pPr>
            <w:r>
              <w:rPr>
                <w:b/>
                <w:bCs/>
              </w:rPr>
              <w:t>Impaired — pH 3.54 — Worcester Peat Mining</w:t>
            </w:r>
          </w:p>
        </w:tc>
      </w:tr>
    </w:tbl>
    <w:p w14:paraId="67ACA3E2" w14:textId="77777777" w:rsidR="000D3045" w:rsidRDefault="00AC2242">
      <w:pPr>
        <w:pStyle w:val="BodyText"/>
      </w:pPr>
      <w:r>
        <w:t xml:space="preserve">H(f) ranges from 0.00 (single-species sites) to 2.16. Shannon Diversity of zero does not mean biological death — McCoy Brook has Creek Chub, UNT Lane Rd has Eel — it means the entire detectable fish community is </w:t>
      </w:r>
      <w:r>
        <w:t>a single species, which is itself an ecological signal.</w:t>
      </w:r>
    </w:p>
    <w:p w14:paraId="6517FD40" w14:textId="77777777" w:rsidR="000D3045" w:rsidRDefault="00AC2242">
      <w:pPr>
        <w:pStyle w:val="BodyText"/>
      </w:pPr>
      <w:r>
        <w:t>The Maine gradient runs from active impairment (McCoy Brook, pH 3.54) through oligotrophic soft-water limitation (Crotch Camp Brook) to full ecological function with anadromous connectivity (Narraguag</w:t>
      </w:r>
      <w:r>
        <w:t>us Rt 193, West Branch). Acidification is the primary stressor. All detected fish are native. Where chemistry is adequate and ocean connectivity is intact, the system assembles a complete, multi-guild native fish community — from headwater dace to mainstem</w:t>
      </w:r>
      <w:r>
        <w:t xml:space="preserve"> salmon — on a complex algal foundation.</w:t>
      </w:r>
      <w:bookmarkEnd w:id="11"/>
      <w:bookmarkEnd w:id="88"/>
    </w:p>
    <w:sectPr w:rsidR="000D304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37A5B" w14:textId="77777777" w:rsidR="00AC2242" w:rsidRDefault="00AC2242">
      <w:pPr>
        <w:spacing w:after="0"/>
      </w:pPr>
      <w:r>
        <w:separator/>
      </w:r>
    </w:p>
  </w:endnote>
  <w:endnote w:type="continuationSeparator" w:id="0">
    <w:p w14:paraId="53AD9566" w14:textId="77777777" w:rsidR="00AC2242" w:rsidRDefault="00AC22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30EBF" w14:textId="77777777" w:rsidR="00AC2242" w:rsidRDefault="00AC2242">
      <w:r>
        <w:separator/>
      </w:r>
    </w:p>
  </w:footnote>
  <w:footnote w:type="continuationSeparator" w:id="0">
    <w:p w14:paraId="7F86D97E" w14:textId="77777777" w:rsidR="00AC2242" w:rsidRDefault="00AC2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4989F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ffrey Day">
    <w15:presenceInfo w15:providerId="Windows Live" w15:userId="c276a70c6b3a9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3045"/>
    <w:rsid w:val="000D3045"/>
    <w:rsid w:val="00370F13"/>
    <w:rsid w:val="008055AF"/>
    <w:rsid w:val="00961C16"/>
    <w:rsid w:val="00A06F93"/>
    <w:rsid w:val="00AC2242"/>
    <w:rsid w:val="00B76B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C8F8"/>
  <w15:docId w15:val="{B3B1B52C-9EB2-49B6-AEF6-8FD29409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3612</Words>
  <Characters>20594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Geoffrey Day</cp:lastModifiedBy>
  <cp:revision>4</cp:revision>
  <dcterms:created xsi:type="dcterms:W3CDTF">2026-05-01T16:01:00Z</dcterms:created>
  <dcterms:modified xsi:type="dcterms:W3CDTF">2026-05-01T16:46:00Z</dcterms:modified>
</cp:coreProperties>
</file>