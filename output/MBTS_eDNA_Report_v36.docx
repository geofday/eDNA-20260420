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9D688" w14:textId="77777777" w:rsidR="002D56CE" w:rsidRDefault="0007245F">
      <w:pPr>
        <w:pStyle w:val="Heading1"/>
      </w:pPr>
      <w:bookmarkStart w:id="0" w:name="Xd3289e9015b23c4de795bcc01b6612b3f0c28b6"/>
      <w:r>
        <w:t>eDNA Ecological Report — Sawmill Brook / Cat Brook Watershed</w:t>
      </w:r>
    </w:p>
    <w:p w14:paraId="7757D833" w14:textId="77777777" w:rsidR="002D56CE" w:rsidRDefault="0007245F">
      <w:pPr>
        <w:pStyle w:val="Heading2"/>
      </w:pPr>
      <w:bookmarkStart w:id="1" w:name="X9d658fc938b6d924a93f6690ed900e719728b5c"/>
      <w:r>
        <w:t>Manchester-by-the-Sea Brook Trout Monitoring Program (MBTS)</w:t>
      </w:r>
    </w:p>
    <w:p w14:paraId="000E1099" w14:textId="77777777" w:rsidR="002D56CE" w:rsidRDefault="0007245F">
      <w:pPr>
        <w:pStyle w:val="Heading3"/>
      </w:pPr>
      <w:bookmarkStart w:id="2" w:name="Xa32eeb888876ed4b3501ff3b05763bd9f6f8a7a"/>
      <w:r>
        <w:t>Manchester-by-the-Sea, MA · November 2023 – June 2025</w:t>
      </w:r>
    </w:p>
    <w:p w14:paraId="369F6705" w14:textId="77777777" w:rsidR="002D56CE" w:rsidRDefault="0007245F">
      <w:r>
        <w:pict w14:anchorId="0B99B3F1">
          <v:rect id="_x0000_i1025" style="width:0;height:1.5pt" o:hralign="center" o:hrstd="t" o:hr="t"/>
        </w:pict>
      </w:r>
    </w:p>
    <w:p w14:paraId="1C3FEF74" w14:textId="77777777" w:rsidR="002D56CE" w:rsidRDefault="0007245F">
      <w:pPr>
        <w:pStyle w:val="Heading2"/>
      </w:pPr>
      <w:bookmarkStart w:id="3" w:name="a-note-on-interpretation"/>
      <w:bookmarkEnd w:id="1"/>
      <w:bookmarkEnd w:id="2"/>
      <w:r>
        <w:t>A Note on Interpretation</w:t>
      </w:r>
    </w:p>
    <w:p w14:paraId="5BD204F0" w14:textId="16B0F6F8" w:rsidR="002D56CE" w:rsidRDefault="0007245F">
      <w:pPr>
        <w:pStyle w:val="FirstParagraph"/>
      </w:pPr>
      <w:r>
        <w:rPr>
          <w:b/>
          <w:bCs/>
        </w:rPr>
        <w:t>This report states only what the data shows.</w:t>
      </w:r>
      <w:r>
        <w:t xml:space="preserve"> It does not hedge, model, estimate, or speculate beyond the evidence. </w:t>
      </w:r>
      <w:ins w:id="4" w:author="Geoffrey Day" w:date="2026-04-28T15:07:00Z">
        <w:r w:rsidR="0023284E">
          <w:t>eDNA is an emerging science and while this is a “best effort” there may be mistakes</w:t>
        </w:r>
      </w:ins>
      <w:ins w:id="5" w:author="Geoffrey Day" w:date="2026-04-28T15:08:00Z">
        <w:r w:rsidR="0023284E">
          <w:t xml:space="preserve"> and this preliminary report is shared for feedback more than fact</w:t>
        </w:r>
      </w:ins>
      <w:ins w:id="6" w:author="Geoffrey Day" w:date="2026-04-28T15:07:00Z">
        <w:r w:rsidR="0023284E">
          <w:t xml:space="preserve">. </w:t>
        </w:r>
      </w:ins>
      <w:r>
        <w:t xml:space="preserve">If a species is </w:t>
      </w:r>
      <w:ins w:id="7" w:author="Geoffrey Day" w:date="2026-04-28T15:08:00Z">
        <w:r w:rsidR="0023284E">
          <w:t>detected</w:t>
        </w:r>
      </w:ins>
      <w:ins w:id="8" w:author="Geoffrey Day" w:date="2026-04-28T15:41:00Z">
        <w:r w:rsidR="00214043">
          <w:t xml:space="preserve"> (no matter how absurd)</w:t>
        </w:r>
      </w:ins>
      <w:ins w:id="9" w:author="Geoffrey Day" w:date="2026-04-28T15:08:00Z">
        <w:r w:rsidR="0023284E">
          <w:t xml:space="preserve">, or </w:t>
        </w:r>
      </w:ins>
      <w:r>
        <w:t xml:space="preserve">not detected, that is what is written. </w:t>
      </w:r>
      <w:ins w:id="10" w:author="Geoffrey Day" w:date="2026-04-28T15:42:00Z">
        <w:r w:rsidR="00214043">
          <w:t>The very core of eDNA is dealing with statistical likelihood</w:t>
        </w:r>
      </w:ins>
      <w:ins w:id="11" w:author="Geoffrey Day" w:date="2026-04-28T15:43:00Z">
        <w:r w:rsidR="00214043">
          <w:t xml:space="preserve"> drawn from billions of complete to fragmented DNA strands. </w:t>
        </w:r>
        <w:proofErr w:type="gramStart"/>
        <w:r w:rsidR="00214043">
          <w:t>So</w:t>
        </w:r>
        <w:proofErr w:type="gramEnd"/>
        <w:r w:rsidR="00214043">
          <w:t xml:space="preserve"> results are reported more as a percentage of validity more th</w:t>
        </w:r>
      </w:ins>
      <w:ins w:id="12" w:author="Geoffrey Day" w:date="2026-04-28T15:44:00Z">
        <w:r w:rsidR="00214043">
          <w:t>an abundance of individuals</w:t>
        </w:r>
      </w:ins>
      <w:ins w:id="13" w:author="Geoffrey Day" w:date="2026-04-28T15:45:00Z">
        <w:r w:rsidR="00214043">
          <w:t>; yet abundance is a natural conclusion.</w:t>
        </w:r>
      </w:ins>
      <w:ins w:id="14" w:author="Geoffrey Day" w:date="2026-04-28T15:42:00Z">
        <w:r w:rsidR="00214043">
          <w:t xml:space="preserve"> </w:t>
        </w:r>
      </w:ins>
      <w:r>
        <w:t>If a reading is ambiguous, the ambiguity is named and the most likely interpretation i</w:t>
      </w:r>
      <w:r>
        <w:t>s stated directly. Unsupported qualifications are not a substitute for data.</w:t>
      </w:r>
    </w:p>
    <w:p w14:paraId="23145630" w14:textId="77777777" w:rsidR="002D56CE" w:rsidRDefault="0007245F">
      <w:r>
        <w:pict w14:anchorId="2298E7FD">
          <v:rect id="_x0000_i1026" style="width:0;height:1.5pt" o:hralign="center" o:hrstd="t" o:hr="t"/>
        </w:pict>
      </w:r>
    </w:p>
    <w:p w14:paraId="5E3B3199" w14:textId="77777777" w:rsidR="002D56CE" w:rsidRDefault="0007245F">
      <w:pPr>
        <w:pStyle w:val="Heading2"/>
      </w:pPr>
      <w:bookmarkStart w:id="15" w:name="about-this-report"/>
      <w:bookmarkEnd w:id="3"/>
      <w:r>
        <w:t>About This Report</w:t>
      </w:r>
    </w:p>
    <w:p w14:paraId="1FEAA356" w14:textId="5375AED9" w:rsidR="002D56CE" w:rsidRDefault="0007245F">
      <w:pPr>
        <w:pStyle w:val="FirstParagraph"/>
      </w:pPr>
      <w:r>
        <w:t>This report covers water samples from 12 distinct sites in and around the Sawmill Brook / Cat Brook watershed in Manchester-by-the-Sea, MA, spanning November 2</w:t>
      </w:r>
      <w:r>
        <w:t xml:space="preserve">023 through November 2025. It also includes one marine sample at Proctor Point Dock (Manchester Harbor, June 2025), </w:t>
      </w:r>
      <w:ins w:id="16" w:author="Geoffrey Day" w:date="2026-04-28T15:09:00Z">
        <w:r w:rsidR="0023284E">
          <w:t xml:space="preserve">into which </w:t>
        </w:r>
      </w:ins>
      <w:ins w:id="17" w:author="Geoffrey Day" w:date="2026-04-28T15:10:00Z">
        <w:r w:rsidR="0023284E">
          <w:t xml:space="preserve">it </w:t>
        </w:r>
      </w:ins>
      <w:ins w:id="18" w:author="Geoffrey Day" w:date="2026-04-28T15:09:00Z">
        <w:r w:rsidR="0023284E">
          <w:t xml:space="preserve">empties.  Proctor Point </w:t>
        </w:r>
      </w:ins>
      <w:del w:id="19" w:author="Geoffrey Day" w:date="2026-04-28T15:09:00Z">
        <w:r w:rsidDel="0023284E">
          <w:delText xml:space="preserve">which </w:delText>
        </w:r>
      </w:del>
      <w:r>
        <w:t>provides ecological context for the watershed’s coastal outlet.</w:t>
      </w:r>
    </w:p>
    <w:p w14:paraId="0788CB2D" w14:textId="708FFBA5" w:rsidR="002D56CE" w:rsidRDefault="0007245F">
      <w:pPr>
        <w:pStyle w:val="BodyText"/>
      </w:pPr>
      <w:r>
        <w:t>The Manchester-by-the-Sea Brook Trout Monitoring Program (MBTS) tracks</w:t>
      </w:r>
      <w:r>
        <w:t xml:space="preserve"> the health and status of Sawmill Brook — a small suburban coastal stream that drains southwest into Manchester Harbor. The sampling network covers the full longitudinal gradient: from Second Pond and Cat</w:t>
      </w:r>
      <w:r>
        <w:t xml:space="preserve"> Brook headwaters through the main stem,</w:t>
      </w:r>
      <w:ins w:id="20" w:author="Geoffrey Day" w:date="2026-04-28T15:10:00Z">
        <w:r w:rsidR="0023284E">
          <w:t xml:space="preserve"> </w:t>
        </w:r>
        <w:r w:rsidR="0023284E">
          <w:t>to the estuarine School Street reach</w:t>
        </w:r>
        <w:r w:rsidR="0023284E">
          <w:t xml:space="preserve"> to </w:t>
        </w:r>
      </w:ins>
      <w:del w:id="21" w:author="Geoffrey Day" w:date="2026-04-28T15:11:00Z">
        <w:r w:rsidDel="0023284E">
          <w:delText xml:space="preserve"> past </w:delText>
        </w:r>
      </w:del>
      <w:r>
        <w:t>the ti</w:t>
      </w:r>
      <w:r>
        <w:t xml:space="preserve">dal limit at </w:t>
      </w:r>
      <w:ins w:id="22" w:author="Geoffrey Day" w:date="2026-04-28T15:11:00Z">
        <w:r w:rsidR="0023284E">
          <w:t xml:space="preserve">the </w:t>
        </w:r>
      </w:ins>
      <w:r>
        <w:t>Fire Station</w:t>
      </w:r>
      <w:ins w:id="23" w:author="Geoffrey Day" w:date="2026-04-28T15:11:00Z">
        <w:r w:rsidR="0023284E">
          <w:t>.</w:t>
        </w:r>
      </w:ins>
      <w:del w:id="24" w:author="Geoffrey Day" w:date="2026-04-28T15:11:00Z">
        <w:r w:rsidDel="0023284E">
          <w:delText>, to the estuarine School Street reach</w:delText>
        </w:r>
        <w:r w:rsidDel="0023284E">
          <w:delText>.</w:delText>
        </w:r>
      </w:del>
      <w:ins w:id="25" w:author="Geoffrey Day" w:date="2026-04-28T15:45:00Z">
        <w:r w:rsidR="00214043">
          <w:br/>
        </w:r>
        <w:r w:rsidR="00214043">
          <w:br/>
          <w:t>Algae</w:t>
        </w:r>
      </w:ins>
      <w:ins w:id="26" w:author="Geoffrey Day" w:date="2026-04-28T15:46:00Z">
        <w:r w:rsidR="00214043">
          <w:t xml:space="preserve"> predicts specific conductivity which can be a pro</w:t>
        </w:r>
      </w:ins>
      <w:ins w:id="27" w:author="Geoffrey Day" w:date="2026-04-28T15:47:00Z">
        <w:r w:rsidR="00214043">
          <w:t xml:space="preserve">xy for </w:t>
        </w:r>
      </w:ins>
      <w:ins w:id="28" w:author="Geoffrey Day" w:date="2026-04-28T15:46:00Z">
        <w:r w:rsidR="00214043">
          <w:t>salinity</w:t>
        </w:r>
      </w:ins>
      <w:ins w:id="29" w:author="Geoffrey Day" w:date="2026-04-28T15:47:00Z">
        <w:r w:rsidR="00214043">
          <w:t>. Future studies demand a more thorough and direct collection of pH</w:t>
        </w:r>
      </w:ins>
      <w:ins w:id="30" w:author="Geoffrey Day" w:date="2026-04-28T15:49:00Z">
        <w:r w:rsidR="004E1A57">
          <w:t xml:space="preserve">, </w:t>
        </w:r>
      </w:ins>
      <w:ins w:id="31" w:author="Geoffrey Day" w:date="2026-04-28T15:47:00Z">
        <w:r w:rsidR="00214043">
          <w:t>salinity and other water chemistry data.</w:t>
        </w:r>
      </w:ins>
    </w:p>
    <w:p w14:paraId="25E721EA" w14:textId="420288FB" w:rsidR="002D56CE" w:rsidRDefault="0007245F">
      <w:pPr>
        <w:pStyle w:val="BodyText"/>
      </w:pPr>
      <w:r>
        <w:t>Brook Trout (</w:t>
      </w:r>
      <w:r>
        <w:rPr>
          <w:i/>
          <w:iCs/>
        </w:rPr>
        <w:t>Salvelinus fontinalis</w:t>
      </w:r>
      <w:r>
        <w:t xml:space="preserve">) are the primary monitoring target. Their presence or absence at each site tells a story </w:t>
      </w:r>
      <w:r>
        <w:t>a</w:t>
      </w:r>
      <w:r>
        <w:t xml:space="preserve">bout </w:t>
      </w:r>
      <w:ins w:id="32" w:author="Geoffrey Day" w:date="2026-04-28T15:11:00Z">
        <w:r w:rsidR="0023284E">
          <w:t>possible anad</w:t>
        </w:r>
      </w:ins>
      <w:ins w:id="33" w:author="Geoffrey Day" w:date="2026-04-28T15:12:00Z">
        <w:r w:rsidR="0023284E">
          <w:t xml:space="preserve">romy, </w:t>
        </w:r>
      </w:ins>
      <w:r>
        <w:t xml:space="preserve">water quality, thermal conditions, and habitat connectivity. </w:t>
      </w:r>
      <w:r>
        <w:t xml:space="preserve">All other species detected — from Golden Shiner to Mummichog — are interpreted in relation to that central question: is this </w:t>
      </w:r>
      <w:ins w:id="34" w:author="Geoffrey Day" w:date="2026-04-28T15:12:00Z">
        <w:r w:rsidR="0023284E">
          <w:t xml:space="preserve">fresh-to-salt water continuum </w:t>
        </w:r>
      </w:ins>
      <w:r>
        <w:t>watershed livable for Brook Trout, and what is limiting or sustaining their population</w:t>
      </w:r>
      <w:r>
        <w:t>?</w:t>
      </w:r>
    </w:p>
    <w:p w14:paraId="2F0CDA10" w14:textId="77777777" w:rsidR="002D56CE" w:rsidRDefault="0007245F">
      <w:r>
        <w:lastRenderedPageBreak/>
        <w:pict w14:anchorId="5F089AAB">
          <v:rect id="_x0000_i1027" style="width:0;height:1.5pt" o:hralign="center" o:hrstd="t" o:hr="t"/>
        </w:pict>
      </w:r>
    </w:p>
    <w:p w14:paraId="1B16594D" w14:textId="77777777" w:rsidR="002D56CE" w:rsidRDefault="0007245F">
      <w:pPr>
        <w:pStyle w:val="Heading2"/>
      </w:pPr>
      <w:bookmarkStart w:id="35" w:name="how-to-read-this-report"/>
      <w:bookmarkEnd w:id="15"/>
      <w:r>
        <w:t>How to Read This Report</w:t>
      </w:r>
    </w:p>
    <w:p w14:paraId="436CAF5F" w14:textId="77777777" w:rsidR="002D56CE" w:rsidRDefault="0007245F">
      <w:pPr>
        <w:pStyle w:val="FirstParagraph"/>
      </w:pPr>
      <w:r>
        <w:rPr>
          <w:b/>
          <w:bCs/>
        </w:rPr>
        <w:t xml:space="preserve">Fish eDNA is the </w:t>
      </w:r>
      <w:r>
        <w:rPr>
          <w:b/>
          <w:bCs/>
        </w:rPr>
        <w:t>center of this report.</w:t>
      </w:r>
      <w:r>
        <w:t xml:space="preserve"> Fish integrate conditions over years — their presence or absence at a site reflects whether the habitat has been livable long enough to support recruitment, growth, and community assembly. Brook Trout (</w:t>
      </w:r>
      <w:r>
        <w:rPr>
          <w:i/>
          <w:iCs/>
        </w:rPr>
        <w:t>Salvelinus fontinalis</w:t>
      </w:r>
      <w:r>
        <w:t>) is the p</w:t>
      </w:r>
      <w:r>
        <w:t>rimary sentinel: cold, clean, well-oxygenated water. Where Brook Trout are found, the watershed is working. Where they are absent, the report asks why.</w:t>
      </w:r>
    </w:p>
    <w:p w14:paraId="3B90A588" w14:textId="77777777" w:rsidR="002D56CE" w:rsidRDefault="0007245F">
      <w:pPr>
        <w:pStyle w:val="BodyText"/>
      </w:pPr>
      <w:r>
        <w:t>Algal reports deepen this focus and add an additional layer of insight. Key species that mark clean, hig</w:t>
      </w:r>
      <w:r>
        <w:t>h-quality water further illustrate Brook Trout-friendly conditions. Algal reports can also shed light when fish DNA is not found — either due to sample failure or low winter fish movements. Algae are the base of the food web, responding within days to ligh</w:t>
      </w:r>
      <w:r>
        <w:t>t, temperature, pH, and nutrients. Together, fish and algae tell a story neither can tell alone.</w:t>
      </w:r>
    </w:p>
    <w:p w14:paraId="372B19F7" w14:textId="4274A669" w:rsidR="002D56CE" w:rsidRDefault="0007245F">
      <w:pPr>
        <w:pStyle w:val="BodyText"/>
      </w:pPr>
      <w:r>
        <w:rPr>
          <w:b/>
          <w:bCs/>
        </w:rPr>
        <w:t xml:space="preserve">Shannon </w:t>
      </w:r>
      <w:ins w:id="36" w:author="Geoffrey Day" w:date="2026-04-28T15:15:00Z">
        <w:r w:rsidR="0023284E">
          <w:rPr>
            <w:b/>
            <w:bCs/>
          </w:rPr>
          <w:t>D</w:t>
        </w:r>
      </w:ins>
      <w:del w:id="37" w:author="Geoffrey Day" w:date="2026-04-28T15:15:00Z">
        <w:r w:rsidDel="0023284E">
          <w:rPr>
            <w:b/>
            <w:bCs/>
          </w:rPr>
          <w:delText>d</w:delText>
        </w:r>
      </w:del>
      <w:r>
        <w:rPr>
          <w:b/>
          <w:bCs/>
        </w:rPr>
        <w:t>iversity</w:t>
      </w:r>
      <w:r>
        <w:t xml:space="preserve"> is used throughout: </w:t>
      </w:r>
      <w:r>
        <w:rPr>
          <w:b/>
          <w:bCs/>
        </w:rPr>
        <w:t>H(f)</w:t>
      </w:r>
      <w:r>
        <w:t xml:space="preserve"> for fish, </w:t>
      </w:r>
      <w:r>
        <w:rPr>
          <w:b/>
          <w:bCs/>
        </w:rPr>
        <w:t>H(a)</w:t>
      </w:r>
      <w:r>
        <w:t xml:space="preserve"> for algae (formula: −Σ p·ln p)</w:t>
      </w:r>
      <w:ins w:id="38" w:author="Geoffrey Day" w:date="2026-04-28T15:13:00Z">
        <w:r w:rsidR="0023284E">
          <w:t xml:space="preserve"> (need to explain the formula!)</w:t>
        </w:r>
      </w:ins>
      <w:r>
        <w:t>. A higher value means more even distribution of reads across species —</w:t>
      </w:r>
      <w:r>
        <w:t xml:space="preserve"> a proxy for ecological complexity</w:t>
      </w:r>
      <w:ins w:id="39" w:author="Geoffrey Day" w:date="2026-04-28T15:14:00Z">
        <w:r w:rsidR="0023284E">
          <w:t xml:space="preserve"> – and environmental quality</w:t>
        </w:r>
      </w:ins>
      <w:del w:id="40" w:author="Geoffrey Day" w:date="2026-04-28T15:14:00Z">
        <w:r w:rsidDel="0023284E">
          <w:delText>.</w:delText>
        </w:r>
      </w:del>
      <w:ins w:id="41" w:author="Geoffrey Day" w:date="2026-04-28T15:14:00Z">
        <w:r w:rsidR="0023284E">
          <w:t xml:space="preserve">  All Brook Trout Shannon Di</w:t>
        </w:r>
      </w:ins>
      <w:ins w:id="42" w:author="Geoffrey Day" w:date="2026-04-28T15:15:00Z">
        <w:r w:rsidR="0023284E">
          <w:t>versity numbers are in the mid-to-high range.</w:t>
        </w:r>
      </w:ins>
      <w:ins w:id="43" w:author="Geoffrey Day" w:date="2026-04-28T15:18:00Z">
        <w:r w:rsidR="000A0F4D">
          <w:t xml:space="preserve">  (IS THIS TRUE??)</w:t>
        </w:r>
      </w:ins>
    </w:p>
    <w:tbl>
      <w:tblPr>
        <w:tblStyle w:val="Table"/>
        <w:tblW w:w="0" w:type="auto"/>
        <w:tblLook w:val="0020" w:firstRow="1" w:lastRow="0" w:firstColumn="0" w:lastColumn="0" w:noHBand="0" w:noVBand="0"/>
      </w:tblPr>
      <w:tblGrid>
        <w:gridCol w:w="1338"/>
        <w:gridCol w:w="4492"/>
      </w:tblGrid>
      <w:tr w:rsidR="002D56CE" w14:paraId="6BC6DF5A"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0" w:type="auto"/>
          </w:tcPr>
          <w:p w14:paraId="0B8FDE1E" w14:textId="77777777" w:rsidR="002D56CE" w:rsidRDefault="0007245F">
            <w:pPr>
              <w:pStyle w:val="Compact"/>
            </w:pPr>
            <w:r>
              <w:t>H value</w:t>
            </w:r>
          </w:p>
        </w:tc>
        <w:tc>
          <w:tcPr>
            <w:tcW w:w="0" w:type="auto"/>
          </w:tcPr>
          <w:p w14:paraId="2948E005" w14:textId="77777777" w:rsidR="002D56CE" w:rsidRDefault="0007245F">
            <w:pPr>
              <w:pStyle w:val="Compact"/>
            </w:pPr>
            <w:r>
              <w:t>Interpretation</w:t>
            </w:r>
          </w:p>
        </w:tc>
      </w:tr>
      <w:tr w:rsidR="002D56CE" w14:paraId="03F44496" w14:textId="77777777">
        <w:tc>
          <w:tcPr>
            <w:tcW w:w="0" w:type="auto"/>
          </w:tcPr>
          <w:p w14:paraId="47738119" w14:textId="77777777" w:rsidR="002D56CE" w:rsidRDefault="0007245F">
            <w:pPr>
              <w:pStyle w:val="Compact"/>
            </w:pPr>
            <w:r>
              <w:t>0.00</w:t>
            </w:r>
          </w:p>
        </w:tc>
        <w:tc>
          <w:tcPr>
            <w:tcW w:w="0" w:type="auto"/>
          </w:tcPr>
          <w:p w14:paraId="352C6A3C" w14:textId="77777777" w:rsidR="002D56CE" w:rsidRDefault="0007245F">
            <w:pPr>
              <w:pStyle w:val="Compact"/>
            </w:pPr>
            <w:r>
              <w:t>Single species / monoculture</w:t>
            </w:r>
          </w:p>
        </w:tc>
      </w:tr>
      <w:tr w:rsidR="002D56CE" w14:paraId="368F4ACF" w14:textId="77777777">
        <w:tc>
          <w:tcPr>
            <w:tcW w:w="0" w:type="auto"/>
          </w:tcPr>
          <w:p w14:paraId="4CF7D83A" w14:textId="77777777" w:rsidR="002D56CE" w:rsidRDefault="0007245F">
            <w:pPr>
              <w:pStyle w:val="Compact"/>
            </w:pPr>
            <w:r>
              <w:t>0.01 – 0.30</w:t>
            </w:r>
          </w:p>
        </w:tc>
        <w:tc>
          <w:tcPr>
            <w:tcW w:w="0" w:type="auto"/>
          </w:tcPr>
          <w:p w14:paraId="5B2F0994" w14:textId="77777777" w:rsidR="002D56CE" w:rsidRDefault="0007245F">
            <w:pPr>
              <w:pStyle w:val="Compact"/>
            </w:pPr>
            <w:r>
              <w:t>Near-monoculture (&gt;90% one species)</w:t>
            </w:r>
          </w:p>
        </w:tc>
      </w:tr>
      <w:tr w:rsidR="002D56CE" w14:paraId="736C4DC2" w14:textId="77777777">
        <w:tc>
          <w:tcPr>
            <w:tcW w:w="0" w:type="auto"/>
          </w:tcPr>
          <w:p w14:paraId="3235AB16" w14:textId="77777777" w:rsidR="002D56CE" w:rsidRDefault="0007245F">
            <w:pPr>
              <w:pStyle w:val="Compact"/>
            </w:pPr>
            <w:r>
              <w:t>0.30 – 0.80</w:t>
            </w:r>
          </w:p>
        </w:tc>
        <w:tc>
          <w:tcPr>
            <w:tcW w:w="0" w:type="auto"/>
          </w:tcPr>
          <w:p w14:paraId="4FF13432" w14:textId="77777777" w:rsidR="002D56CE" w:rsidRDefault="0007245F">
            <w:pPr>
              <w:pStyle w:val="Compact"/>
            </w:pPr>
            <w:r>
              <w:t>Low diversity (2–3 species dominant)</w:t>
            </w:r>
          </w:p>
        </w:tc>
      </w:tr>
      <w:tr w:rsidR="002D56CE" w14:paraId="34A74F8C" w14:textId="77777777">
        <w:tc>
          <w:tcPr>
            <w:tcW w:w="0" w:type="auto"/>
          </w:tcPr>
          <w:p w14:paraId="1CF00563" w14:textId="77777777" w:rsidR="002D56CE" w:rsidRDefault="0007245F">
            <w:pPr>
              <w:pStyle w:val="Compact"/>
            </w:pPr>
            <w:r>
              <w:t>0.80 – 1.40</w:t>
            </w:r>
          </w:p>
        </w:tc>
        <w:tc>
          <w:tcPr>
            <w:tcW w:w="0" w:type="auto"/>
          </w:tcPr>
          <w:p w14:paraId="3F0B6ED2" w14:textId="77777777" w:rsidR="002D56CE" w:rsidRDefault="0007245F">
            <w:pPr>
              <w:pStyle w:val="Compact"/>
            </w:pPr>
            <w:r>
              <w:t>Moderate diversity (4–6 species)</w:t>
            </w:r>
          </w:p>
        </w:tc>
      </w:tr>
      <w:tr w:rsidR="002D56CE" w14:paraId="53817051" w14:textId="77777777">
        <w:tc>
          <w:tcPr>
            <w:tcW w:w="0" w:type="auto"/>
          </w:tcPr>
          <w:p w14:paraId="11A37EDC" w14:textId="77777777" w:rsidR="002D56CE" w:rsidRDefault="0007245F">
            <w:pPr>
              <w:pStyle w:val="Compact"/>
            </w:pPr>
            <w:r>
              <w:t>1.40 – 2.00</w:t>
            </w:r>
          </w:p>
        </w:tc>
        <w:tc>
          <w:tcPr>
            <w:tcW w:w="0" w:type="auto"/>
          </w:tcPr>
          <w:p w14:paraId="48467EF6" w14:textId="77777777" w:rsidR="002D56CE" w:rsidRDefault="0007245F">
            <w:pPr>
              <w:pStyle w:val="Compact"/>
            </w:pPr>
            <w:r>
              <w:t>Good diversity (6–10 species)</w:t>
            </w:r>
          </w:p>
        </w:tc>
      </w:tr>
      <w:tr w:rsidR="002D56CE" w14:paraId="18EF32C3" w14:textId="77777777">
        <w:tc>
          <w:tcPr>
            <w:tcW w:w="0" w:type="auto"/>
          </w:tcPr>
          <w:p w14:paraId="27BEC22C" w14:textId="77777777" w:rsidR="002D56CE" w:rsidRDefault="0007245F">
            <w:pPr>
              <w:pStyle w:val="Compact"/>
            </w:pPr>
            <w:r>
              <w:t>2.00 – 2.50</w:t>
            </w:r>
          </w:p>
        </w:tc>
        <w:tc>
          <w:tcPr>
            <w:tcW w:w="0" w:type="auto"/>
          </w:tcPr>
          <w:p w14:paraId="5C2BD74B" w14:textId="77777777" w:rsidR="002D56CE" w:rsidRDefault="0007245F">
            <w:pPr>
              <w:pStyle w:val="Compact"/>
            </w:pPr>
            <w:r>
              <w:t>High diversity (10–15+ species)</w:t>
            </w:r>
          </w:p>
        </w:tc>
      </w:tr>
      <w:tr w:rsidR="002D56CE" w14:paraId="1FCB37DB" w14:textId="77777777">
        <w:tc>
          <w:tcPr>
            <w:tcW w:w="0" w:type="auto"/>
          </w:tcPr>
          <w:p w14:paraId="2B7B2680" w14:textId="77777777" w:rsidR="002D56CE" w:rsidRDefault="0007245F">
            <w:pPr>
              <w:pStyle w:val="Compact"/>
            </w:pPr>
            <w:r>
              <w:t>2.50+</w:t>
            </w:r>
          </w:p>
        </w:tc>
        <w:tc>
          <w:tcPr>
            <w:tcW w:w="0" w:type="auto"/>
          </w:tcPr>
          <w:p w14:paraId="2E80D72A" w14:textId="77777777" w:rsidR="002D56CE" w:rsidRDefault="0007245F">
            <w:pPr>
              <w:pStyle w:val="Compact"/>
            </w:pPr>
            <w:r>
              <w:t>Very high diversity (richest communities)</w:t>
            </w:r>
          </w:p>
        </w:tc>
      </w:tr>
    </w:tbl>
    <w:p w14:paraId="522A9EFB" w14:textId="49A31CEE" w:rsidR="002D56CE" w:rsidRDefault="0007245F">
      <w:pPr>
        <w:pStyle w:val="BodyText"/>
      </w:pPr>
      <w:r>
        <w:rPr>
          <w:b/>
          <w:bCs/>
        </w:rPr>
        <w:t>Ecological complexity</w:t>
      </w:r>
      <w:r>
        <w:t xml:space="preserve"> is highly favorable to healthy ecosystems. Complex systems are </w:t>
      </w:r>
      <w:r>
        <w:t xml:space="preserve">more robust, more durable, more adaptable to environmental change, </w:t>
      </w:r>
      <w:del w:id="44" w:author="Geoffrey Day" w:date="2026-04-28T15:18:00Z">
        <w:r w:rsidDel="000A0F4D">
          <w:delText>and</w:delText>
        </w:r>
      </w:del>
      <w:r>
        <w:t xml:space="preserve"> more capable of supporting migration and reproduction</w:t>
      </w:r>
      <w:ins w:id="45" w:author="Geoffrey Day" w:date="2026-04-28T15:18:00Z">
        <w:r w:rsidR="000A0F4D">
          <w:t xml:space="preserve"> and rich sour</w:t>
        </w:r>
      </w:ins>
      <w:ins w:id="46" w:author="Geoffrey Day" w:date="2026-04-28T15:19:00Z">
        <w:r w:rsidR="000A0F4D">
          <w:t>ces of food at all trophic levels</w:t>
        </w:r>
      </w:ins>
      <w:del w:id="47" w:author="Geoffrey Day" w:date="2026-04-28T15:18:00Z">
        <w:r w:rsidDel="000A0F4D">
          <w:delText>.</w:delText>
        </w:r>
      </w:del>
      <w:r>
        <w:t xml:space="preserve"> Shannon diversity (H) captures this: higher values mean more species contributing meaningfully to the community — not one dominant</w:t>
      </w:r>
      <w:r>
        <w:t xml:space="preserve"> species and noise.</w:t>
      </w:r>
    </w:p>
    <w:p w14:paraId="4821D588" w14:textId="1199A97C" w:rsidR="002D56CE" w:rsidRDefault="0007245F">
      <w:pPr>
        <w:pStyle w:val="BodyText"/>
      </w:pPr>
      <w:r>
        <w:rPr>
          <w:b/>
          <w:bCs/>
        </w:rPr>
        <w:t>Read counts</w:t>
      </w:r>
      <w:r>
        <w:t xml:space="preserve"> are proportional, not absolute [T8].</w:t>
      </w:r>
      <w:ins w:id="48" w:author="Geoffrey Day" w:date="2026-04-28T15:19:00Z">
        <w:r w:rsidR="000A0F4D">
          <w:t xml:space="preserve"> </w:t>
        </w:r>
      </w:ins>
    </w:p>
    <w:p w14:paraId="55098DC8" w14:textId="305989CD" w:rsidR="002D56CE" w:rsidRDefault="0007245F">
      <w:pPr>
        <w:pStyle w:val="BodyText"/>
      </w:pPr>
      <w:r>
        <w:t xml:space="preserve">Water chemistry values are </w:t>
      </w:r>
      <w:r>
        <w:rPr>
          <w:b/>
          <w:bCs/>
        </w:rPr>
        <w:t>inferred</w:t>
      </w:r>
      <w:r>
        <w:t xml:space="preserve"> from biological indicator species unless otherwise stated — directionally reliable but not a substitute for direct measurement.</w:t>
      </w:r>
      <w:del w:id="49" w:author="Geoffrey Day" w:date="2026-04-28T15:20:00Z">
        <w:r w:rsidDel="000A0F4D">
          <w:delText xml:space="preserve"> </w:delText>
        </w:r>
        <w:r w:rsidDel="000A0F4D">
          <w:delText xml:space="preserve">Field pH readings have </w:delText>
        </w:r>
        <w:r w:rsidDel="000A0F4D">
          <w:delText>been corrected using a two-point calibration against 4.00 and 6.86 buffer standards (corrected pH = 0.8034 × measured + 1.654; residual uncertainty ±0.2 pH unit). The uncalibrated meter over-reads acidity with a non-linear slope error — approximately +1.08</w:delText>
        </w:r>
        <w:r w:rsidDel="000A0F4D">
          <w:delText xml:space="preserve"> units at pH 4 and +0.38 units at pH 6.86</w:delText>
        </w:r>
      </w:del>
      <w:r>
        <w:t xml:space="preserve">. </w:t>
      </w:r>
      <w:ins w:id="50" w:author="Geoffrey Day" w:date="2026-04-28T15:20:00Z">
        <w:r w:rsidR="000A0F4D">
          <w:t xml:space="preserve">Report ONLY calibrated numbers with NO </w:t>
        </w:r>
        <w:r w:rsidR="000A0F4D">
          <w:lastRenderedPageBreak/>
          <w:t xml:space="preserve">reference to corrections!!  </w:t>
        </w:r>
      </w:ins>
      <w:r>
        <w:t>Temperature readings are</w:t>
      </w:r>
      <w:ins w:id="51" w:author="Geoffrey Day" w:date="2026-04-28T15:20:00Z">
        <w:r w:rsidR="000A0F4D">
          <w:t xml:space="preserve"> as stated.</w:t>
        </w:r>
      </w:ins>
      <w:r>
        <w:t xml:space="preserve"> uncorrected. Measurements are reported in °F. Field data are presented site-by-site where available.</w:t>
      </w:r>
    </w:p>
    <w:p w14:paraId="6A912784" w14:textId="77777777" w:rsidR="002D56CE" w:rsidRDefault="0007245F">
      <w:pPr>
        <w:pStyle w:val="BodyText"/>
      </w:pPr>
      <w:r>
        <w:rPr>
          <w:b/>
          <w:bCs/>
        </w:rPr>
        <w:t>Site order:</w:t>
      </w:r>
      <w:r>
        <w:t xml:space="preserve"> Sites are presented upstream-to-downstream where possible, followed by Proc</w:t>
      </w:r>
      <w:r>
        <w:t>tor Point marine reference.</w:t>
      </w:r>
    </w:p>
    <w:p w14:paraId="5DA5E870" w14:textId="73DB945B" w:rsidR="002D56CE" w:rsidRDefault="0007245F">
      <w:pPr>
        <w:pStyle w:val="BodyText"/>
      </w:pPr>
      <w:r>
        <w:rPr>
          <w:b/>
          <w:bCs/>
        </w:rPr>
        <w:t>Methods:</w:t>
      </w:r>
      <w:r>
        <w:t xml:space="preserve"> All samples were collected using Jonah Ventures (JV) eDNA field kits following </w:t>
      </w:r>
      <w:ins w:id="52" w:author="Geoffrey Day" w:date="2026-04-28T15:21:00Z">
        <w:r w:rsidR="000A0F4D">
          <w:t xml:space="preserve">recommended </w:t>
        </w:r>
      </w:ins>
      <w:r>
        <w:t xml:space="preserve">field-sterile procedures. All samples were mailed to JV for processing. </w:t>
      </w:r>
      <w:del w:id="53" w:author="Geoffrey Day" w:date="2026-04-28T15:21:00Z">
        <w:r w:rsidDel="000A0F4D">
          <w:delText xml:space="preserve">Most </w:delText>
        </w:r>
      </w:del>
      <w:ins w:id="54" w:author="Geoffrey Day" w:date="2026-04-28T15:21:00Z">
        <w:r w:rsidR="000A0F4D">
          <w:t xml:space="preserve">Fish </w:t>
        </w:r>
      </w:ins>
      <w:r>
        <w:t>samples were analyzed using the MiFish 12S rRNA barcode (fish);</w:t>
      </w:r>
      <w:r>
        <w:t xml:space="preserve"> several </w:t>
      </w:r>
      <w:ins w:id="55" w:author="Geoffrey Day" w:date="2026-04-28T15:21:00Z">
        <w:r w:rsidR="000A0F4D">
          <w:t>s</w:t>
        </w:r>
      </w:ins>
      <w:ins w:id="56" w:author="Geoffrey Day" w:date="2026-04-28T15:22:00Z">
        <w:r w:rsidR="000A0F4D">
          <w:t xml:space="preserve">amples </w:t>
        </w:r>
      </w:ins>
      <w:r>
        <w:t>were also analyzed for algae using the 23S rRNA barcode. Results were processed in MS Excel and later using Artificial Intelligence (Claude / OpenAI)</w:t>
      </w:r>
      <w:ins w:id="57" w:author="Geoffrey Day" w:date="2026-04-28T15:22:00Z">
        <w:r w:rsidR="000A0F4D">
          <w:t xml:space="preserve"> for analysis</w:t>
        </w:r>
      </w:ins>
      <w:del w:id="58" w:author="Geoffrey Day" w:date="2026-04-28T15:22:00Z">
        <w:r w:rsidDel="000A0F4D">
          <w:delText>.</w:delText>
        </w:r>
      </w:del>
    </w:p>
    <w:p w14:paraId="40D309B2" w14:textId="77777777" w:rsidR="002D56CE" w:rsidRDefault="0007245F">
      <w:r>
        <w:pict w14:anchorId="68227014">
          <v:rect id="_x0000_i1028" style="width:0;height:1.5pt" o:hralign="center" o:hrstd="t" o:hr="t"/>
        </w:pict>
      </w:r>
    </w:p>
    <w:p w14:paraId="7B27D8E9" w14:textId="77777777" w:rsidR="002D56CE" w:rsidRDefault="0007245F">
      <w:pPr>
        <w:pStyle w:val="Heading2"/>
      </w:pPr>
      <w:bookmarkStart w:id="59" w:name="X93fa744b53763da1c41fa67af8350b5f4cdbfd0"/>
      <w:bookmarkEnd w:id="35"/>
      <w:r>
        <w:t>Field pH &amp; Temperature — All MBTS Vivosun Measurements</w:t>
      </w:r>
    </w:p>
    <w:p w14:paraId="42B96E63" w14:textId="77777777" w:rsidR="002D56CE" w:rsidRDefault="0007245F">
      <w:pPr>
        <w:pStyle w:val="FirstParagraph"/>
      </w:pPr>
      <w:r>
        <w:rPr>
          <w:b/>
          <w:bCs/>
        </w:rPr>
        <w:t>Average pH across all 8 field readings: 6.66</w:t>
      </w:r>
      <w:r>
        <w:t xml:space="preserve"> (corrected; range 6.15–7.05) — every measurement falls within the Brook Trout adult pH tolerance range (5.0–7.5). The full MBTS watershed, at every site and</w:t>
      </w:r>
      <w:r>
        <w:t xml:space="preserve"> season measured, presents chemically viable habitat for Brook Trout. No site has been found to be pH-excluded.</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2D56CE" w14:paraId="69DCDA21"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1584" w:type="dxa"/>
          </w:tcPr>
          <w:p w14:paraId="5ECC9CA9" w14:textId="77777777" w:rsidR="002D56CE" w:rsidRDefault="0007245F">
            <w:pPr>
              <w:pStyle w:val="Compact"/>
            </w:pPr>
            <w:r>
              <w:t>Date</w:t>
            </w:r>
          </w:p>
        </w:tc>
        <w:tc>
          <w:tcPr>
            <w:tcW w:w="1584" w:type="dxa"/>
          </w:tcPr>
          <w:p w14:paraId="6AA2F149" w14:textId="77777777" w:rsidR="002D56CE" w:rsidRDefault="0007245F">
            <w:pPr>
              <w:pStyle w:val="Compact"/>
            </w:pPr>
            <w:r>
              <w:t>Site</w:t>
            </w:r>
          </w:p>
        </w:tc>
        <w:tc>
          <w:tcPr>
            <w:tcW w:w="1584" w:type="dxa"/>
          </w:tcPr>
          <w:p w14:paraId="080F5AF5" w14:textId="77777777" w:rsidR="002D56CE" w:rsidRDefault="0007245F">
            <w:pPr>
              <w:pStyle w:val="Compact"/>
            </w:pPr>
            <w:r>
              <w:t>pH</w:t>
            </w:r>
          </w:p>
        </w:tc>
        <w:tc>
          <w:tcPr>
            <w:tcW w:w="1584" w:type="dxa"/>
          </w:tcPr>
          <w:p w14:paraId="50212FE3" w14:textId="77777777" w:rsidR="002D56CE" w:rsidRDefault="0007245F">
            <w:pPr>
              <w:pStyle w:val="Compact"/>
            </w:pPr>
            <w:r>
              <w:t>Temp °F</w:t>
            </w:r>
          </w:p>
        </w:tc>
        <w:tc>
          <w:tcPr>
            <w:tcW w:w="1584" w:type="dxa"/>
          </w:tcPr>
          <w:p w14:paraId="2436EADD" w14:textId="77777777" w:rsidR="002D56CE" w:rsidRDefault="0007245F">
            <w:pPr>
              <w:pStyle w:val="Compact"/>
            </w:pPr>
            <w:r>
              <w:t>Brook Trout context</w:t>
            </w:r>
          </w:p>
        </w:tc>
      </w:tr>
      <w:tr w:rsidR="002D56CE" w14:paraId="34A4F36B" w14:textId="77777777">
        <w:tc>
          <w:tcPr>
            <w:tcW w:w="1584" w:type="dxa"/>
          </w:tcPr>
          <w:p w14:paraId="58A90685" w14:textId="77777777" w:rsidR="002D56CE" w:rsidRDefault="0007245F">
            <w:pPr>
              <w:pStyle w:val="Compact"/>
            </w:pPr>
            <w:r>
              <w:t>Jun 5, 2025</w:t>
            </w:r>
          </w:p>
        </w:tc>
        <w:tc>
          <w:tcPr>
            <w:tcW w:w="1584" w:type="dxa"/>
          </w:tcPr>
          <w:p w14:paraId="676BF0AF" w14:textId="77777777" w:rsidR="002D56CE" w:rsidRDefault="0007245F">
            <w:pPr>
              <w:pStyle w:val="Compact"/>
            </w:pPr>
            <w:r>
              <w:t>Lincoln St (Below Lincoln Pool)</w:t>
            </w:r>
          </w:p>
        </w:tc>
        <w:tc>
          <w:tcPr>
            <w:tcW w:w="1584" w:type="dxa"/>
          </w:tcPr>
          <w:p w14:paraId="32FD57A5" w14:textId="77777777" w:rsidR="002D56CE" w:rsidRDefault="0007245F">
            <w:pPr>
              <w:pStyle w:val="Compact"/>
            </w:pPr>
            <w:r>
              <w:t>6.88</w:t>
            </w:r>
          </w:p>
        </w:tc>
        <w:tc>
          <w:tcPr>
            <w:tcW w:w="1584" w:type="dxa"/>
          </w:tcPr>
          <w:p w14:paraId="3C182843" w14:textId="77777777" w:rsidR="002D56CE" w:rsidRDefault="0007245F">
            <w:pPr>
              <w:pStyle w:val="Compact"/>
            </w:pPr>
            <w:r>
              <w:t>55.4</w:t>
            </w:r>
          </w:p>
        </w:tc>
        <w:tc>
          <w:tcPr>
            <w:tcW w:w="1584" w:type="dxa"/>
          </w:tcPr>
          <w:p w14:paraId="05CD6B95" w14:textId="77777777" w:rsidR="002D56CE" w:rsidRDefault="0007245F">
            <w:pPr>
              <w:pStyle w:val="Compact"/>
            </w:pPr>
            <w:r>
              <w:t>Optimal — co-collected with eDNA; BT detected (0</w:t>
            </w:r>
            <w:r>
              <w:t>.6%)</w:t>
            </w:r>
          </w:p>
        </w:tc>
      </w:tr>
      <w:tr w:rsidR="002D56CE" w14:paraId="54AED7CB" w14:textId="77777777">
        <w:tc>
          <w:tcPr>
            <w:tcW w:w="1584" w:type="dxa"/>
          </w:tcPr>
          <w:p w14:paraId="371B23DE" w14:textId="77777777" w:rsidR="002D56CE" w:rsidRDefault="0007245F">
            <w:pPr>
              <w:pStyle w:val="Compact"/>
            </w:pPr>
            <w:r>
              <w:t>Jun 8, 2025</w:t>
            </w:r>
          </w:p>
        </w:tc>
        <w:tc>
          <w:tcPr>
            <w:tcW w:w="1584" w:type="dxa"/>
          </w:tcPr>
          <w:p w14:paraId="273BC6E1" w14:textId="77777777" w:rsidR="002D56CE" w:rsidRDefault="0007245F">
            <w:pPr>
              <w:pStyle w:val="Compact"/>
            </w:pPr>
            <w:r>
              <w:t>Atwater Ave</w:t>
            </w:r>
          </w:p>
        </w:tc>
        <w:tc>
          <w:tcPr>
            <w:tcW w:w="1584" w:type="dxa"/>
          </w:tcPr>
          <w:p w14:paraId="3B49674D" w14:textId="77777777" w:rsidR="002D56CE" w:rsidRDefault="0007245F">
            <w:pPr>
              <w:pStyle w:val="Compact"/>
            </w:pPr>
            <w:r>
              <w:t>6.15</w:t>
            </w:r>
          </w:p>
        </w:tc>
        <w:tc>
          <w:tcPr>
            <w:tcW w:w="1584" w:type="dxa"/>
          </w:tcPr>
          <w:p w14:paraId="0A0CCC58" w14:textId="77777777" w:rsidR="002D56CE" w:rsidRDefault="0007245F">
            <w:pPr>
              <w:pStyle w:val="Compact"/>
            </w:pPr>
            <w:r>
              <w:t>62.7</w:t>
            </w:r>
          </w:p>
        </w:tc>
        <w:tc>
          <w:tcPr>
            <w:tcW w:w="1584" w:type="dxa"/>
          </w:tcPr>
          <w:p w14:paraId="2807F781" w14:textId="77777777" w:rsidR="002D56CE" w:rsidRDefault="0007245F">
            <w:pPr>
              <w:pStyle w:val="Compact"/>
            </w:pPr>
            <w:r>
              <w:t>Optimal for adults; co-collected with eDNA; BT detected (1.1%)</w:t>
            </w:r>
          </w:p>
        </w:tc>
      </w:tr>
      <w:tr w:rsidR="002D56CE" w14:paraId="00EEB5EA" w14:textId="77777777">
        <w:tc>
          <w:tcPr>
            <w:tcW w:w="1584" w:type="dxa"/>
          </w:tcPr>
          <w:p w14:paraId="52996EF8" w14:textId="77777777" w:rsidR="002D56CE" w:rsidRDefault="0007245F">
            <w:pPr>
              <w:pStyle w:val="Compact"/>
            </w:pPr>
            <w:r>
              <w:t>Jul 9, 2025</w:t>
            </w:r>
          </w:p>
        </w:tc>
        <w:tc>
          <w:tcPr>
            <w:tcW w:w="1584" w:type="dxa"/>
          </w:tcPr>
          <w:p w14:paraId="63431355" w14:textId="77777777" w:rsidR="002D56CE" w:rsidRDefault="0007245F">
            <w:pPr>
              <w:pStyle w:val="Compact"/>
            </w:pPr>
            <w:r>
              <w:t>Atwater Ave</w:t>
            </w:r>
          </w:p>
        </w:tc>
        <w:tc>
          <w:tcPr>
            <w:tcW w:w="1584" w:type="dxa"/>
          </w:tcPr>
          <w:p w14:paraId="1F498BA8" w14:textId="77777777" w:rsidR="002D56CE" w:rsidRDefault="0007245F">
            <w:pPr>
              <w:pStyle w:val="Compact"/>
            </w:pPr>
            <w:r>
              <w:t>6.47</w:t>
            </w:r>
          </w:p>
        </w:tc>
        <w:tc>
          <w:tcPr>
            <w:tcW w:w="1584" w:type="dxa"/>
          </w:tcPr>
          <w:p w14:paraId="637F7576" w14:textId="77777777" w:rsidR="002D56CE" w:rsidRDefault="0007245F">
            <w:pPr>
              <w:pStyle w:val="Compact"/>
            </w:pPr>
            <w:r>
              <w:t>75.9</w:t>
            </w:r>
          </w:p>
        </w:tc>
        <w:tc>
          <w:tcPr>
            <w:tcW w:w="1584" w:type="dxa"/>
          </w:tcPr>
          <w:p w14:paraId="2BCA0A02" w14:textId="77777777" w:rsidR="002D56CE" w:rsidRDefault="0007245F">
            <w:pPr>
              <w:pStyle w:val="Compact"/>
            </w:pPr>
            <w:r>
              <w:t>⚠</w:t>
            </w:r>
            <w:r>
              <w:t>️</w:t>
            </w:r>
            <w:r>
              <w:t xml:space="preserve"> Thermally lethal — above acute BT threshold (~75°F)</w:t>
            </w:r>
          </w:p>
        </w:tc>
      </w:tr>
      <w:tr w:rsidR="002D56CE" w14:paraId="46DC771E" w14:textId="77777777">
        <w:tc>
          <w:tcPr>
            <w:tcW w:w="1584" w:type="dxa"/>
          </w:tcPr>
          <w:p w14:paraId="60C5748C" w14:textId="77777777" w:rsidR="002D56CE" w:rsidRDefault="0007245F">
            <w:pPr>
              <w:pStyle w:val="Compact"/>
            </w:pPr>
            <w:r>
              <w:t>Jul 31, 2025</w:t>
            </w:r>
          </w:p>
        </w:tc>
        <w:tc>
          <w:tcPr>
            <w:tcW w:w="1584" w:type="dxa"/>
          </w:tcPr>
          <w:p w14:paraId="121514F3" w14:textId="77777777" w:rsidR="002D56CE" w:rsidRDefault="0007245F">
            <w:pPr>
              <w:pStyle w:val="Compact"/>
            </w:pPr>
            <w:r>
              <w:t>School St</w:t>
            </w:r>
          </w:p>
        </w:tc>
        <w:tc>
          <w:tcPr>
            <w:tcW w:w="1584" w:type="dxa"/>
          </w:tcPr>
          <w:p w14:paraId="4DD17768" w14:textId="77777777" w:rsidR="002D56CE" w:rsidRDefault="0007245F">
            <w:pPr>
              <w:pStyle w:val="Compact"/>
            </w:pPr>
            <w:r>
              <w:t>7.05</w:t>
            </w:r>
          </w:p>
        </w:tc>
        <w:tc>
          <w:tcPr>
            <w:tcW w:w="1584" w:type="dxa"/>
          </w:tcPr>
          <w:p w14:paraId="77DEB568" w14:textId="77777777" w:rsidR="002D56CE" w:rsidRDefault="0007245F">
            <w:pPr>
              <w:pStyle w:val="Compact"/>
            </w:pPr>
            <w:r>
              <w:t>71.6</w:t>
            </w:r>
          </w:p>
        </w:tc>
        <w:tc>
          <w:tcPr>
            <w:tcW w:w="1584" w:type="dxa"/>
          </w:tcPr>
          <w:p w14:paraId="35E254D0" w14:textId="77777777" w:rsidR="002D56CE" w:rsidRDefault="0007245F">
            <w:pPr>
              <w:pStyle w:val="Compact"/>
            </w:pPr>
            <w:r>
              <w:t>pH optimal; temp at upper stress threshold</w:t>
            </w:r>
          </w:p>
        </w:tc>
      </w:tr>
      <w:tr w:rsidR="002D56CE" w14:paraId="6DBEDD8F" w14:textId="77777777">
        <w:tc>
          <w:tcPr>
            <w:tcW w:w="1584" w:type="dxa"/>
          </w:tcPr>
          <w:p w14:paraId="12D2A5A6" w14:textId="77777777" w:rsidR="002D56CE" w:rsidRDefault="0007245F">
            <w:pPr>
              <w:pStyle w:val="Compact"/>
            </w:pPr>
            <w:r>
              <w:t>Nov 23, 2025</w:t>
            </w:r>
          </w:p>
        </w:tc>
        <w:tc>
          <w:tcPr>
            <w:tcW w:w="1584" w:type="dxa"/>
          </w:tcPr>
          <w:p w14:paraId="36298C6D" w14:textId="77777777" w:rsidR="002D56CE" w:rsidRDefault="0007245F">
            <w:pPr>
              <w:pStyle w:val="Compact"/>
            </w:pPr>
            <w:r>
              <w:t>Atwater Ave</w:t>
            </w:r>
          </w:p>
        </w:tc>
        <w:tc>
          <w:tcPr>
            <w:tcW w:w="1584" w:type="dxa"/>
          </w:tcPr>
          <w:p w14:paraId="72FCF122" w14:textId="77777777" w:rsidR="002D56CE" w:rsidRDefault="0007245F">
            <w:pPr>
              <w:pStyle w:val="Compact"/>
            </w:pPr>
            <w:r>
              <w:t>6.87</w:t>
            </w:r>
          </w:p>
        </w:tc>
        <w:tc>
          <w:tcPr>
            <w:tcW w:w="1584" w:type="dxa"/>
          </w:tcPr>
          <w:p w14:paraId="6CBBA6C0" w14:textId="77777777" w:rsidR="002D56CE" w:rsidRDefault="0007245F">
            <w:pPr>
              <w:pStyle w:val="Compact"/>
            </w:pPr>
            <w:r>
              <w:t>36.8</w:t>
            </w:r>
          </w:p>
        </w:tc>
        <w:tc>
          <w:tcPr>
            <w:tcW w:w="1584" w:type="dxa"/>
          </w:tcPr>
          <w:p w14:paraId="75F90843" w14:textId="77777777" w:rsidR="002D56CE" w:rsidRDefault="0007245F">
            <w:pPr>
              <w:pStyle w:val="Compact"/>
            </w:pPr>
            <w:r>
              <w:t>Winter baseline — full BT tolerance</w:t>
            </w:r>
          </w:p>
        </w:tc>
      </w:tr>
      <w:tr w:rsidR="002D56CE" w14:paraId="7F1596D8" w14:textId="77777777">
        <w:tc>
          <w:tcPr>
            <w:tcW w:w="1584" w:type="dxa"/>
          </w:tcPr>
          <w:p w14:paraId="4E46B474" w14:textId="77777777" w:rsidR="002D56CE" w:rsidRDefault="0007245F">
            <w:pPr>
              <w:pStyle w:val="Compact"/>
            </w:pPr>
            <w:r>
              <w:t>Nov 23, 2025</w:t>
            </w:r>
          </w:p>
        </w:tc>
        <w:tc>
          <w:tcPr>
            <w:tcW w:w="1584" w:type="dxa"/>
          </w:tcPr>
          <w:p w14:paraId="0985A993" w14:textId="77777777" w:rsidR="002D56CE" w:rsidRDefault="0007245F">
            <w:pPr>
              <w:pStyle w:val="Compact"/>
            </w:pPr>
            <w:r>
              <w:t>Lincoln St (Below Lincoln Pool)</w:t>
            </w:r>
          </w:p>
        </w:tc>
        <w:tc>
          <w:tcPr>
            <w:tcW w:w="1584" w:type="dxa"/>
          </w:tcPr>
          <w:p w14:paraId="67C7214D" w14:textId="77777777" w:rsidR="002D56CE" w:rsidRDefault="0007245F">
            <w:pPr>
              <w:pStyle w:val="Compact"/>
            </w:pPr>
            <w:r>
              <w:t>6.53</w:t>
            </w:r>
          </w:p>
        </w:tc>
        <w:tc>
          <w:tcPr>
            <w:tcW w:w="1584" w:type="dxa"/>
          </w:tcPr>
          <w:p w14:paraId="5D5569F4" w14:textId="77777777" w:rsidR="002D56CE" w:rsidRDefault="0007245F">
            <w:pPr>
              <w:pStyle w:val="Compact"/>
            </w:pPr>
            <w:r>
              <w:t>37.7</w:t>
            </w:r>
          </w:p>
        </w:tc>
        <w:tc>
          <w:tcPr>
            <w:tcW w:w="1584" w:type="dxa"/>
          </w:tcPr>
          <w:p w14:paraId="30CE8D75" w14:textId="77777777" w:rsidR="002D56CE" w:rsidRDefault="0007245F">
            <w:pPr>
              <w:pStyle w:val="Compact"/>
            </w:pPr>
            <w:r>
              <w:t>Winter baseline — full BT tolerance</w:t>
            </w:r>
          </w:p>
        </w:tc>
      </w:tr>
      <w:tr w:rsidR="002D56CE" w14:paraId="2F8FA984" w14:textId="77777777">
        <w:tc>
          <w:tcPr>
            <w:tcW w:w="1584" w:type="dxa"/>
          </w:tcPr>
          <w:p w14:paraId="7A48D866" w14:textId="77777777" w:rsidR="002D56CE" w:rsidRDefault="0007245F">
            <w:pPr>
              <w:pStyle w:val="Compact"/>
            </w:pPr>
            <w:r>
              <w:lastRenderedPageBreak/>
              <w:t>Nov 23, 2025</w:t>
            </w:r>
          </w:p>
        </w:tc>
        <w:tc>
          <w:tcPr>
            <w:tcW w:w="1584" w:type="dxa"/>
          </w:tcPr>
          <w:p w14:paraId="57A2ABAD" w14:textId="77777777" w:rsidR="002D56CE" w:rsidRDefault="0007245F">
            <w:pPr>
              <w:pStyle w:val="Compact"/>
            </w:pPr>
            <w:r>
              <w:t>School St</w:t>
            </w:r>
          </w:p>
        </w:tc>
        <w:tc>
          <w:tcPr>
            <w:tcW w:w="1584" w:type="dxa"/>
          </w:tcPr>
          <w:p w14:paraId="16A0F7F9" w14:textId="77777777" w:rsidR="002D56CE" w:rsidRDefault="0007245F">
            <w:pPr>
              <w:pStyle w:val="Compact"/>
            </w:pPr>
            <w:r>
              <w:t>6.66</w:t>
            </w:r>
          </w:p>
        </w:tc>
        <w:tc>
          <w:tcPr>
            <w:tcW w:w="1584" w:type="dxa"/>
          </w:tcPr>
          <w:p w14:paraId="3855C30E" w14:textId="77777777" w:rsidR="002D56CE" w:rsidRDefault="0007245F">
            <w:pPr>
              <w:pStyle w:val="Compact"/>
            </w:pPr>
            <w:r>
              <w:t>38.4</w:t>
            </w:r>
          </w:p>
        </w:tc>
        <w:tc>
          <w:tcPr>
            <w:tcW w:w="1584" w:type="dxa"/>
          </w:tcPr>
          <w:p w14:paraId="4D28C162" w14:textId="77777777" w:rsidR="002D56CE" w:rsidRDefault="0007245F">
            <w:pPr>
              <w:pStyle w:val="Compact"/>
            </w:pPr>
            <w:r>
              <w:t>Winter baseline — co-dated with Nov 22 eDNA; BT detected (4.8%)</w:t>
            </w:r>
          </w:p>
        </w:tc>
      </w:tr>
      <w:tr w:rsidR="002D56CE" w14:paraId="431DEE13" w14:textId="77777777">
        <w:tc>
          <w:tcPr>
            <w:tcW w:w="1584" w:type="dxa"/>
          </w:tcPr>
          <w:p w14:paraId="3566E96C" w14:textId="77777777" w:rsidR="002D56CE" w:rsidRDefault="0007245F">
            <w:pPr>
              <w:pStyle w:val="Compact"/>
            </w:pPr>
            <w:r>
              <w:t>Nov 23, 2025</w:t>
            </w:r>
          </w:p>
        </w:tc>
        <w:tc>
          <w:tcPr>
            <w:tcW w:w="1584" w:type="dxa"/>
          </w:tcPr>
          <w:p w14:paraId="48159E1D" w14:textId="77777777" w:rsidR="002D56CE" w:rsidRDefault="0007245F">
            <w:pPr>
              <w:pStyle w:val="Compact"/>
            </w:pPr>
            <w:r>
              <w:t>School St</w:t>
            </w:r>
          </w:p>
        </w:tc>
        <w:tc>
          <w:tcPr>
            <w:tcW w:w="1584" w:type="dxa"/>
          </w:tcPr>
          <w:p w14:paraId="005F9C20" w14:textId="77777777" w:rsidR="002D56CE" w:rsidRDefault="0007245F">
            <w:pPr>
              <w:pStyle w:val="Compact"/>
            </w:pPr>
            <w:r>
              <w:t>6.66</w:t>
            </w:r>
          </w:p>
        </w:tc>
        <w:tc>
          <w:tcPr>
            <w:tcW w:w="1584" w:type="dxa"/>
          </w:tcPr>
          <w:p w14:paraId="6EF52614" w14:textId="77777777" w:rsidR="002D56CE" w:rsidRDefault="0007245F">
            <w:pPr>
              <w:pStyle w:val="Compact"/>
            </w:pPr>
            <w:r>
              <w:t>38.4</w:t>
            </w:r>
          </w:p>
        </w:tc>
        <w:tc>
          <w:tcPr>
            <w:tcW w:w="1584" w:type="dxa"/>
          </w:tcPr>
          <w:p w14:paraId="4DC2BEC8" w14:textId="77777777" w:rsidR="002D56CE" w:rsidRDefault="0007245F">
            <w:pPr>
              <w:pStyle w:val="Compact"/>
            </w:pPr>
            <w:r>
              <w:t>Duplicate GPS point — confirms reading</w:t>
            </w:r>
          </w:p>
        </w:tc>
      </w:tr>
    </w:tbl>
    <w:p w14:paraId="6E432C8F" w14:textId="77777777" w:rsidR="002D56CE" w:rsidRDefault="0007245F">
      <w:pPr>
        <w:pStyle w:val="BodyText"/>
      </w:pPr>
      <w:r>
        <w:rPr>
          <w:b/>
          <w:bCs/>
        </w:rPr>
        <w:t>Average pH: 6.66 | Minimum: 6.15 (Atwater, Jun 2025) | Maximum: 7.05 (School St, Jul 2025)</w:t>
      </w:r>
    </w:p>
    <w:p w14:paraId="22116C1A" w14:textId="77777777" w:rsidR="002D56CE" w:rsidRDefault="0007245F">
      <w:pPr>
        <w:pStyle w:val="BodyText"/>
      </w:pPr>
      <w:r>
        <w:rPr>
          <w:i/>
          <w:iCs/>
        </w:rPr>
        <w:t>pH values two-point calibration corrected (actual = 0.8034 × measured + 1.654); residual uncertainty ±0.2 pH unit. Temperature in °F uncorrected.</w:t>
      </w:r>
    </w:p>
    <w:p w14:paraId="116CE88E" w14:textId="7C1507AA" w:rsidR="002D56CE" w:rsidRDefault="0007245F">
      <w:pPr>
        <w:pStyle w:val="BodyText"/>
      </w:pPr>
      <w:r>
        <w:rPr>
          <w:b/>
          <w:bCs/>
        </w:rPr>
        <w:t>Key finding:</w:t>
      </w:r>
      <w:r>
        <w:t xml:space="preserve"> The lo</w:t>
      </w:r>
      <w:r>
        <w:t>west</w:t>
      </w:r>
      <w:ins w:id="60" w:author="Geoffrey Day" w:date="2026-04-28T15:24:00Z">
        <w:r w:rsidR="000A0F4D">
          <w:t xml:space="preserve"> </w:t>
        </w:r>
      </w:ins>
      <w:ins w:id="61" w:author="Geoffrey Day" w:date="2026-04-28T15:23:00Z">
        <w:r w:rsidR="000A0F4D">
          <w:t>(most acidic)</w:t>
        </w:r>
      </w:ins>
      <w:del w:id="62" w:author="Geoffrey Day" w:date="2026-04-28T15:23:00Z">
        <w:r w:rsidDel="000A0F4D">
          <w:delText xml:space="preserve"> corrected</w:delText>
        </w:r>
      </w:del>
      <w:r>
        <w:t xml:space="preserve"> pH in the dataset (6.15, Atwater June) co-occurred with a Brook Trout eDNA detection at the same site on the same date — confirming that Brook Trout are present and active across the full corrected pH range. No corrected value falls below 6.</w:t>
      </w:r>
      <w:r>
        <w:t xml:space="preserve">0. The primary summer stressor in this watershed is </w:t>
      </w:r>
      <w:r>
        <w:rPr>
          <w:b/>
          <w:bCs/>
        </w:rPr>
        <w:t>thermal</w:t>
      </w:r>
      <w:r>
        <w:t>, not chemical. The July 9 Atwater reading of 75.9°F is the only measurement approaching the acute lethal threshold.</w:t>
      </w:r>
    </w:p>
    <w:p w14:paraId="1A225187" w14:textId="77777777" w:rsidR="002D56CE" w:rsidRDefault="0007245F">
      <w:pPr>
        <w:pStyle w:val="Heading2"/>
      </w:pPr>
      <w:bookmarkStart w:id="63" w:name="key-findings-sawmill-cat-brook-system"/>
      <w:bookmarkEnd w:id="59"/>
      <w:r>
        <w:t>Key Findings — Sawmill / Cat Brook System</w:t>
      </w:r>
    </w:p>
    <w:tbl>
      <w:tblPr>
        <w:tblStyle w:val="Table"/>
        <w:tblW w:w="5000" w:type="pct"/>
        <w:tblLayout w:type="fixed"/>
        <w:tblLook w:val="0020" w:firstRow="1" w:lastRow="0" w:firstColumn="0" w:lastColumn="0" w:noHBand="0" w:noVBand="0"/>
      </w:tblPr>
      <w:tblGrid>
        <w:gridCol w:w="3192"/>
        <w:gridCol w:w="3192"/>
        <w:gridCol w:w="3192"/>
      </w:tblGrid>
      <w:tr w:rsidR="002D56CE" w14:paraId="288ADCFA"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2640" w:type="dxa"/>
          </w:tcPr>
          <w:p w14:paraId="319E5587" w14:textId="77777777" w:rsidR="002D56CE" w:rsidRDefault="0007245F">
            <w:pPr>
              <w:pStyle w:val="Compact"/>
            </w:pPr>
            <w:r>
              <w:t>Finding</w:t>
            </w:r>
          </w:p>
        </w:tc>
        <w:tc>
          <w:tcPr>
            <w:tcW w:w="2640" w:type="dxa"/>
          </w:tcPr>
          <w:p w14:paraId="2243D956" w14:textId="77777777" w:rsidR="002D56CE" w:rsidRDefault="0007245F">
            <w:pPr>
              <w:pStyle w:val="Compact"/>
            </w:pPr>
            <w:r>
              <w:t>Site</w:t>
            </w:r>
          </w:p>
        </w:tc>
        <w:tc>
          <w:tcPr>
            <w:tcW w:w="2640" w:type="dxa"/>
          </w:tcPr>
          <w:p w14:paraId="1FF5820D" w14:textId="77777777" w:rsidR="002D56CE" w:rsidRDefault="0007245F">
            <w:pPr>
              <w:pStyle w:val="Compact"/>
            </w:pPr>
            <w:r>
              <w:t>Significance</w:t>
            </w:r>
          </w:p>
        </w:tc>
      </w:tr>
      <w:tr w:rsidR="002D56CE" w14:paraId="64CB7048" w14:textId="77777777">
        <w:tc>
          <w:tcPr>
            <w:tcW w:w="2640" w:type="dxa"/>
          </w:tcPr>
          <w:p w14:paraId="724C3BC2" w14:textId="77777777" w:rsidR="002D56CE" w:rsidRDefault="0007245F">
            <w:pPr>
              <w:pStyle w:val="Compact"/>
            </w:pPr>
            <w:r>
              <w:rPr>
                <w:b/>
                <w:bCs/>
              </w:rPr>
              <w:t>Brook Trout confirmed — 5 events, 4 sites</w:t>
            </w:r>
          </w:p>
        </w:tc>
        <w:tc>
          <w:tcPr>
            <w:tcW w:w="2640" w:type="dxa"/>
          </w:tcPr>
          <w:p w14:paraId="719D729E" w14:textId="77777777" w:rsidR="002D56CE" w:rsidRDefault="0007245F">
            <w:pPr>
              <w:pStyle w:val="Compact"/>
            </w:pPr>
            <w:r>
              <w:t>Golf Course (Nov 2023), Below School St (Nov 2023, Aug 2024, Nov 2025), Atwater (Jun 2025), Below Lincoln Pool (Jun 2025)</w:t>
            </w:r>
          </w:p>
        </w:tc>
        <w:tc>
          <w:tcPr>
            <w:tcW w:w="2640" w:type="dxa"/>
          </w:tcPr>
          <w:p w14:paraId="4042FC07" w14:textId="77777777" w:rsidR="002D56CE" w:rsidRDefault="0007245F">
            <w:pPr>
              <w:pStyle w:val="Compact"/>
            </w:pPr>
            <w:r>
              <w:t>Persistent multi-site presence across two years including spawning season</w:t>
            </w:r>
          </w:p>
        </w:tc>
      </w:tr>
      <w:tr w:rsidR="002D56CE" w14:paraId="391D703F" w14:textId="77777777">
        <w:tc>
          <w:tcPr>
            <w:tcW w:w="2640" w:type="dxa"/>
          </w:tcPr>
          <w:p w14:paraId="6B9F6EE4" w14:textId="77777777" w:rsidR="002D56CE" w:rsidRDefault="0007245F">
            <w:pPr>
              <w:pStyle w:val="Compact"/>
            </w:pPr>
            <w:r>
              <w:rPr>
                <w:b/>
                <w:bCs/>
              </w:rPr>
              <w:t xml:space="preserve">Alewife at 63% — </w:t>
            </w:r>
            <w:r>
              <w:rPr>
                <w:b/>
                <w:bCs/>
              </w:rPr>
              <w:t>Second Pond only</w:t>
            </w:r>
          </w:p>
        </w:tc>
        <w:tc>
          <w:tcPr>
            <w:tcW w:w="2640" w:type="dxa"/>
          </w:tcPr>
          <w:p w14:paraId="5E6E20E1" w14:textId="77777777" w:rsidR="002D56CE" w:rsidRDefault="0007245F">
            <w:pPr>
              <w:pStyle w:val="Compact"/>
            </w:pPr>
            <w:r>
              <w:t>Second Pond (Oct 2024)</w:t>
            </w:r>
          </w:p>
        </w:tc>
        <w:tc>
          <w:tcPr>
            <w:tcW w:w="2640" w:type="dxa"/>
          </w:tcPr>
          <w:p w14:paraId="41F041E9" w14:textId="77777777" w:rsidR="002D56CE" w:rsidRDefault="0007245F">
            <w:pPr>
              <w:pStyle w:val="Compact"/>
            </w:pPr>
            <w:r>
              <w:t>Only Alewife in entire watershed; possible landlocked population — fishway status critical</w:t>
            </w:r>
          </w:p>
        </w:tc>
      </w:tr>
      <w:tr w:rsidR="002D56CE" w14:paraId="3ACF84A0" w14:textId="77777777">
        <w:tc>
          <w:tcPr>
            <w:tcW w:w="2640" w:type="dxa"/>
          </w:tcPr>
          <w:p w14:paraId="3967EA3E" w14:textId="77777777" w:rsidR="002D56CE" w:rsidRDefault="0007245F">
            <w:pPr>
              <w:pStyle w:val="Compact"/>
            </w:pPr>
            <w:r>
              <w:rPr>
                <w:b/>
                <w:bCs/>
              </w:rPr>
              <w:t>Sculpin confirmed</w:t>
            </w:r>
          </w:p>
        </w:tc>
        <w:tc>
          <w:tcPr>
            <w:tcW w:w="2640" w:type="dxa"/>
          </w:tcPr>
          <w:p w14:paraId="62921FB1" w14:textId="77777777" w:rsidR="002D56CE" w:rsidRDefault="0007245F">
            <w:pPr>
              <w:pStyle w:val="Compact"/>
            </w:pPr>
            <w:r>
              <w:t>Atwater Site (Jun 2025)</w:t>
            </w:r>
          </w:p>
        </w:tc>
        <w:tc>
          <w:tcPr>
            <w:tcW w:w="2640" w:type="dxa"/>
          </w:tcPr>
          <w:p w14:paraId="1AD6BAF8" w14:textId="77777777" w:rsidR="002D56CE" w:rsidRDefault="0007245F">
            <w:pPr>
              <w:pStyle w:val="Compact"/>
            </w:pPr>
            <w:r>
              <w:t>Cold benthic indicator = high-quality cold-water habitat</w:t>
            </w:r>
          </w:p>
        </w:tc>
      </w:tr>
      <w:tr w:rsidR="002D56CE" w14:paraId="4B5E8995" w14:textId="77777777">
        <w:tc>
          <w:tcPr>
            <w:tcW w:w="2640" w:type="dxa"/>
          </w:tcPr>
          <w:p w14:paraId="461FC15F" w14:textId="77777777" w:rsidR="002D56CE" w:rsidRDefault="0007245F">
            <w:pPr>
              <w:pStyle w:val="Compact"/>
            </w:pPr>
            <w:r>
              <w:rPr>
                <w:b/>
                <w:bCs/>
              </w:rPr>
              <w:t>Cormorant dietary eDNA</w:t>
            </w:r>
          </w:p>
        </w:tc>
        <w:tc>
          <w:tcPr>
            <w:tcW w:w="2640" w:type="dxa"/>
          </w:tcPr>
          <w:p w14:paraId="4B4A2BC8" w14:textId="77777777" w:rsidR="002D56CE" w:rsidRDefault="0007245F">
            <w:pPr>
              <w:pStyle w:val="Compact"/>
            </w:pPr>
            <w:r>
              <w:t>A</w:t>
            </w:r>
            <w:r>
              <w:t>twater Site (Jun 2025)</w:t>
            </w:r>
          </w:p>
        </w:tc>
        <w:tc>
          <w:tcPr>
            <w:tcW w:w="2640" w:type="dxa"/>
          </w:tcPr>
          <w:p w14:paraId="777E826D" w14:textId="77777777" w:rsidR="002D56CE" w:rsidRDefault="0007245F">
            <w:pPr>
              <w:pStyle w:val="Compact"/>
            </w:pPr>
            <w:r>
              <w:t>Menhaden + Xiphister prove bird fecal input — Alewife at this site = artifact, not live fish</w:t>
            </w:r>
          </w:p>
        </w:tc>
      </w:tr>
      <w:tr w:rsidR="002D56CE" w14:paraId="265D5C70" w14:textId="77777777">
        <w:tc>
          <w:tcPr>
            <w:tcW w:w="2640" w:type="dxa"/>
          </w:tcPr>
          <w:p w14:paraId="04D0E7E2" w14:textId="77777777" w:rsidR="002D56CE" w:rsidRDefault="0007245F">
            <w:pPr>
              <w:pStyle w:val="Compact"/>
            </w:pPr>
            <w:r>
              <w:rPr>
                <w:b/>
                <w:bCs/>
              </w:rPr>
              <w:t xml:space="preserve">Stoneworts </w:t>
            </w:r>
            <w:r>
              <w:rPr>
                <w:b/>
                <w:bCs/>
              </w:rPr>
              <w:lastRenderedPageBreak/>
              <w:t>(Charophyceae) at 35%</w:t>
            </w:r>
          </w:p>
        </w:tc>
        <w:tc>
          <w:tcPr>
            <w:tcW w:w="2640" w:type="dxa"/>
          </w:tcPr>
          <w:p w14:paraId="5D5C78E8" w14:textId="77777777" w:rsidR="002D56CE" w:rsidRDefault="0007245F">
            <w:pPr>
              <w:pStyle w:val="Compact"/>
            </w:pPr>
            <w:r>
              <w:lastRenderedPageBreak/>
              <w:t xml:space="preserve">Golf Course / Sawmill Brook </w:t>
            </w:r>
            <w:r>
              <w:lastRenderedPageBreak/>
              <w:t>(Nov 2023)</w:t>
            </w:r>
          </w:p>
        </w:tc>
        <w:tc>
          <w:tcPr>
            <w:tcW w:w="2640" w:type="dxa"/>
          </w:tcPr>
          <w:p w14:paraId="3F9731C6" w14:textId="77777777" w:rsidR="002D56CE" w:rsidRDefault="0007245F">
            <w:pPr>
              <w:pStyle w:val="Compact"/>
            </w:pPr>
            <w:r>
              <w:lastRenderedPageBreak/>
              <w:t xml:space="preserve">Ca-rich groundwater signal — native vs. invasive </w:t>
            </w:r>
            <w:r>
              <w:lastRenderedPageBreak/>
              <w:t>(</w:t>
            </w:r>
            <w:r>
              <w:rPr>
                <w:i/>
                <w:iCs/>
              </w:rPr>
              <w:t>Nitellopsis obtus</w:t>
            </w:r>
            <w:r>
              <w:rPr>
                <w:i/>
                <w:iCs/>
              </w:rPr>
              <w:t>a</w:t>
            </w:r>
            <w:r>
              <w:t>) requires field verification</w:t>
            </w:r>
          </w:p>
        </w:tc>
      </w:tr>
      <w:tr w:rsidR="002D56CE" w14:paraId="08FEAB22" w14:textId="77777777">
        <w:tc>
          <w:tcPr>
            <w:tcW w:w="2640" w:type="dxa"/>
          </w:tcPr>
          <w:p w14:paraId="66AFF08E" w14:textId="77777777" w:rsidR="002D56CE" w:rsidRDefault="0007245F">
            <w:pPr>
              <w:pStyle w:val="Compact"/>
            </w:pPr>
            <w:r>
              <w:rPr>
                <w:b/>
                <w:bCs/>
              </w:rPr>
              <w:lastRenderedPageBreak/>
              <w:t>Tidal-freshwater algal gradient</w:t>
            </w:r>
          </w:p>
        </w:tc>
        <w:tc>
          <w:tcPr>
            <w:tcW w:w="2640" w:type="dxa"/>
          </w:tcPr>
          <w:p w14:paraId="06AC5673" w14:textId="77777777" w:rsidR="002D56CE" w:rsidRDefault="0007245F">
            <w:pPr>
              <w:pStyle w:val="Compact"/>
            </w:pPr>
            <w:r>
              <w:t>School St vs. Elm St (Mar 2025)</w:t>
            </w:r>
          </w:p>
        </w:tc>
        <w:tc>
          <w:tcPr>
            <w:tcW w:w="2640" w:type="dxa"/>
          </w:tcPr>
          <w:p w14:paraId="1C7D2B9B" w14:textId="77777777" w:rsidR="002D56CE" w:rsidRDefault="0007245F">
            <w:pPr>
              <w:pStyle w:val="Compact"/>
            </w:pPr>
            <w:r>
              <w:t>Sharpest within-system contrast in dataset — marine algae below tidal limit, cold chrysophytes above</w:t>
            </w:r>
          </w:p>
        </w:tc>
      </w:tr>
      <w:tr w:rsidR="002D56CE" w14:paraId="34DED63D" w14:textId="77777777">
        <w:tc>
          <w:tcPr>
            <w:tcW w:w="2640" w:type="dxa"/>
          </w:tcPr>
          <w:p w14:paraId="2CF7F851" w14:textId="77777777" w:rsidR="002D56CE" w:rsidRDefault="0007245F">
            <w:pPr>
              <w:pStyle w:val="Compact"/>
            </w:pPr>
            <w:r>
              <w:rPr>
                <w:b/>
                <w:bCs/>
              </w:rPr>
              <w:t>16-species marine assemblage</w:t>
            </w:r>
          </w:p>
        </w:tc>
        <w:tc>
          <w:tcPr>
            <w:tcW w:w="2640" w:type="dxa"/>
          </w:tcPr>
          <w:p w14:paraId="3FFE0169" w14:textId="77777777" w:rsidR="002D56CE" w:rsidRDefault="0007245F">
            <w:pPr>
              <w:pStyle w:val="Compact"/>
            </w:pPr>
            <w:r>
              <w:t>Proctor Point Dock (Jun 2025)</w:t>
            </w:r>
          </w:p>
        </w:tc>
        <w:tc>
          <w:tcPr>
            <w:tcW w:w="2640" w:type="dxa"/>
          </w:tcPr>
          <w:p w14:paraId="0E88E5A6" w14:textId="77777777" w:rsidR="002D56CE" w:rsidRDefault="0007245F">
            <w:pPr>
              <w:pStyle w:val="Compact"/>
            </w:pPr>
            <w:r>
              <w:t>Richest single-sample community in dataset — Herring, Mackerel, Hickory Shad, Striped Bass</w:t>
            </w:r>
          </w:p>
        </w:tc>
      </w:tr>
    </w:tbl>
    <w:p w14:paraId="63CDC031" w14:textId="77777777" w:rsidR="002D56CE" w:rsidRDefault="0007245F">
      <w:r>
        <w:pict w14:anchorId="0C32A6EE">
          <v:rect id="_x0000_i1029" style="width:0;height:1.5pt" o:hralign="center" o:hrstd="t" o:hr="t"/>
        </w:pict>
      </w:r>
    </w:p>
    <w:p w14:paraId="6753166D" w14:textId="77777777" w:rsidR="002D56CE" w:rsidRDefault="0007245F">
      <w:pPr>
        <w:pStyle w:val="Heading2"/>
      </w:pPr>
      <w:bookmarkStart w:id="64" w:name="X83788124e963ddd8f4d9b60ce8a40a2feb1f3ed"/>
      <w:bookmarkEnd w:id="63"/>
      <w:r>
        <w:t>Sentinel Species — Sawmill/Cat Brook Context</w:t>
      </w:r>
    </w:p>
    <w:tbl>
      <w:tblPr>
        <w:tblStyle w:val="Table"/>
        <w:tblW w:w="5000" w:type="pct"/>
        <w:tblLayout w:type="fixed"/>
        <w:tblLook w:val="0020" w:firstRow="1" w:lastRow="0" w:firstColumn="0" w:lastColumn="0" w:noHBand="0" w:noVBand="0"/>
      </w:tblPr>
      <w:tblGrid>
        <w:gridCol w:w="3192"/>
        <w:gridCol w:w="3192"/>
        <w:gridCol w:w="3192"/>
      </w:tblGrid>
      <w:tr w:rsidR="002D56CE" w14:paraId="7741A3C3"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2640" w:type="dxa"/>
          </w:tcPr>
          <w:p w14:paraId="799052BF" w14:textId="77777777" w:rsidR="002D56CE" w:rsidRDefault="0007245F">
            <w:pPr>
              <w:pStyle w:val="Compact"/>
            </w:pPr>
            <w:r>
              <w:t>Species</w:t>
            </w:r>
          </w:p>
        </w:tc>
        <w:tc>
          <w:tcPr>
            <w:tcW w:w="2640" w:type="dxa"/>
          </w:tcPr>
          <w:p w14:paraId="30C372F5" w14:textId="77777777" w:rsidR="002D56CE" w:rsidRDefault="0007245F">
            <w:pPr>
              <w:pStyle w:val="Compact"/>
            </w:pPr>
            <w:r>
              <w:t>What it signals</w:t>
            </w:r>
          </w:p>
        </w:tc>
        <w:tc>
          <w:tcPr>
            <w:tcW w:w="2640" w:type="dxa"/>
          </w:tcPr>
          <w:p w14:paraId="551DE75C" w14:textId="77777777" w:rsidR="002D56CE" w:rsidRDefault="0007245F">
            <w:pPr>
              <w:pStyle w:val="Compact"/>
            </w:pPr>
            <w:r>
              <w:t>Notes</w:t>
            </w:r>
          </w:p>
        </w:tc>
      </w:tr>
      <w:tr w:rsidR="002D56CE" w14:paraId="6B8E4530" w14:textId="77777777">
        <w:tc>
          <w:tcPr>
            <w:tcW w:w="2640" w:type="dxa"/>
          </w:tcPr>
          <w:p w14:paraId="2C346CE6" w14:textId="77777777" w:rsidR="002D56CE" w:rsidRDefault="0007245F">
            <w:pPr>
              <w:pStyle w:val="Compact"/>
            </w:pPr>
            <w:r>
              <w:rPr>
                <w:b/>
                <w:bCs/>
              </w:rPr>
              <w:t>Brook Trout</w:t>
            </w:r>
            <w:r>
              <w:t xml:space="preserve"> (</w:t>
            </w:r>
            <w:r>
              <w:rPr>
                <w:i/>
                <w:iCs/>
              </w:rPr>
              <w:t>Salvelinus</w:t>
            </w:r>
            <w:r>
              <w:t xml:space="preserve"> spp.)</w:t>
            </w:r>
          </w:p>
        </w:tc>
        <w:tc>
          <w:tcPr>
            <w:tcW w:w="2640" w:type="dxa"/>
          </w:tcPr>
          <w:p w14:paraId="72426D2C" w14:textId="77777777" w:rsidR="002D56CE" w:rsidRDefault="0007245F">
            <w:pPr>
              <w:pStyle w:val="Compact"/>
            </w:pPr>
            <w:r>
              <w:t>Cold, clean, well-oxygenat</w:t>
            </w:r>
            <w:r>
              <w:t>ed water</w:t>
            </w:r>
          </w:p>
        </w:tc>
        <w:tc>
          <w:tcPr>
            <w:tcW w:w="2640" w:type="dxa"/>
          </w:tcPr>
          <w:p w14:paraId="796324F8" w14:textId="77777777" w:rsidR="002D56CE" w:rsidRDefault="0007245F">
            <w:pPr>
              <w:pStyle w:val="Compact"/>
            </w:pPr>
            <w:r>
              <w:t>Native; primary monitoring target</w:t>
            </w:r>
          </w:p>
        </w:tc>
      </w:tr>
      <w:tr w:rsidR="002D56CE" w14:paraId="0D65DECA" w14:textId="77777777">
        <w:tc>
          <w:tcPr>
            <w:tcW w:w="2640" w:type="dxa"/>
          </w:tcPr>
          <w:p w14:paraId="4C012F75" w14:textId="77777777" w:rsidR="002D56CE" w:rsidRDefault="0007245F">
            <w:pPr>
              <w:pStyle w:val="Compact"/>
            </w:pPr>
            <w:r>
              <w:rPr>
                <w:b/>
                <w:bCs/>
              </w:rPr>
              <w:t>Sculpin</w:t>
            </w:r>
            <w:r>
              <w:t xml:space="preserve"> (Cottidae)</w:t>
            </w:r>
          </w:p>
        </w:tc>
        <w:tc>
          <w:tcPr>
            <w:tcW w:w="2640" w:type="dxa"/>
          </w:tcPr>
          <w:p w14:paraId="6486806E" w14:textId="77777777" w:rsidR="002D56CE" w:rsidRDefault="0007245F">
            <w:pPr>
              <w:pStyle w:val="Compact"/>
            </w:pPr>
            <w:r>
              <w:t>Cold benthic habitat; structurally complex substrate</w:t>
            </w:r>
          </w:p>
        </w:tc>
        <w:tc>
          <w:tcPr>
            <w:tcW w:w="2640" w:type="dxa"/>
          </w:tcPr>
          <w:p w14:paraId="16F9EF81" w14:textId="77777777" w:rsidR="002D56CE" w:rsidRDefault="0007245F">
            <w:pPr>
              <w:pStyle w:val="Compact"/>
            </w:pPr>
            <w:r>
              <w:t>Same requirements as Brook Trout</w:t>
            </w:r>
          </w:p>
        </w:tc>
      </w:tr>
      <w:tr w:rsidR="002D56CE" w14:paraId="7B0314B2" w14:textId="77777777">
        <w:tc>
          <w:tcPr>
            <w:tcW w:w="2640" w:type="dxa"/>
          </w:tcPr>
          <w:p w14:paraId="1820A455" w14:textId="77777777" w:rsidR="002D56CE" w:rsidRDefault="0007245F">
            <w:pPr>
              <w:pStyle w:val="Compact"/>
            </w:pPr>
            <w:r>
              <w:rPr>
                <w:b/>
                <w:bCs/>
              </w:rPr>
              <w:t>American Eel</w:t>
            </w:r>
          </w:p>
        </w:tc>
        <w:tc>
          <w:tcPr>
            <w:tcW w:w="2640" w:type="dxa"/>
          </w:tcPr>
          <w:p w14:paraId="374D0627" w14:textId="77777777" w:rsidR="002D56CE" w:rsidRDefault="0007245F">
            <w:pPr>
              <w:pStyle w:val="Compact"/>
            </w:pPr>
            <w:r>
              <w:t>Catadromous connectivity — ocean to headwaters</w:t>
            </w:r>
          </w:p>
        </w:tc>
        <w:tc>
          <w:tcPr>
            <w:tcW w:w="2640" w:type="dxa"/>
          </w:tcPr>
          <w:p w14:paraId="20F1E5A1" w14:textId="77777777" w:rsidR="002D56CE" w:rsidRDefault="0007245F">
            <w:pPr>
              <w:pStyle w:val="Compact"/>
            </w:pPr>
            <w:r>
              <w:t>Wide tolerance; confirms no impassable barriers</w:t>
            </w:r>
          </w:p>
        </w:tc>
      </w:tr>
      <w:tr w:rsidR="002D56CE" w14:paraId="771B68D6" w14:textId="77777777">
        <w:tc>
          <w:tcPr>
            <w:tcW w:w="2640" w:type="dxa"/>
          </w:tcPr>
          <w:p w14:paraId="403DEE3F" w14:textId="77777777" w:rsidR="002D56CE" w:rsidRDefault="0007245F">
            <w:pPr>
              <w:pStyle w:val="Compact"/>
            </w:pPr>
            <w:r>
              <w:rPr>
                <w:b/>
                <w:bCs/>
              </w:rPr>
              <w:t>Mummichog</w:t>
            </w:r>
          </w:p>
        </w:tc>
        <w:tc>
          <w:tcPr>
            <w:tcW w:w="2640" w:type="dxa"/>
          </w:tcPr>
          <w:p w14:paraId="22E9AAD9" w14:textId="77777777" w:rsidR="002D56CE" w:rsidRDefault="0007245F">
            <w:pPr>
              <w:pStyle w:val="Compact"/>
            </w:pPr>
            <w:r>
              <w:t>Tidal/estuarine influence</w:t>
            </w:r>
          </w:p>
        </w:tc>
        <w:tc>
          <w:tcPr>
            <w:tcW w:w="2640" w:type="dxa"/>
          </w:tcPr>
          <w:p w14:paraId="794C1701" w14:textId="77777777" w:rsidR="002D56CE" w:rsidRDefault="0007245F">
            <w:pPr>
              <w:pStyle w:val="Compact"/>
            </w:pPr>
            <w:r>
              <w:t>Marks tidal penetration limit</w:t>
            </w:r>
          </w:p>
        </w:tc>
      </w:tr>
      <w:tr w:rsidR="002D56CE" w14:paraId="67CA6746" w14:textId="77777777">
        <w:tc>
          <w:tcPr>
            <w:tcW w:w="2640" w:type="dxa"/>
          </w:tcPr>
          <w:p w14:paraId="7191D419" w14:textId="77777777" w:rsidR="002D56CE" w:rsidRDefault="0007245F">
            <w:pPr>
              <w:pStyle w:val="Compact"/>
            </w:pPr>
            <w:r>
              <w:rPr>
                <w:b/>
                <w:bCs/>
              </w:rPr>
              <w:t>Fourspine Stickleback</w:t>
            </w:r>
          </w:p>
        </w:tc>
        <w:tc>
          <w:tcPr>
            <w:tcW w:w="2640" w:type="dxa"/>
          </w:tcPr>
          <w:p w14:paraId="0282B4C1" w14:textId="77777777" w:rsidR="002D56CE" w:rsidRDefault="0007245F">
            <w:pPr>
              <w:pStyle w:val="Compact"/>
            </w:pPr>
            <w:r>
              <w:t>Brackish-water; tidal transition</w:t>
            </w:r>
          </w:p>
        </w:tc>
        <w:tc>
          <w:tcPr>
            <w:tcW w:w="2640" w:type="dxa"/>
          </w:tcPr>
          <w:p w14:paraId="6B5CF25A" w14:textId="77777777" w:rsidR="002D56CE" w:rsidRDefault="0007245F">
            <w:pPr>
              <w:pStyle w:val="Compact"/>
            </w:pPr>
            <w:r>
              <w:t>Confirms estuarine zone</w:t>
            </w:r>
          </w:p>
        </w:tc>
      </w:tr>
      <w:tr w:rsidR="002D56CE" w14:paraId="44AD8DC5" w14:textId="77777777">
        <w:tc>
          <w:tcPr>
            <w:tcW w:w="2640" w:type="dxa"/>
          </w:tcPr>
          <w:p w14:paraId="5AE8CDA8" w14:textId="77777777" w:rsidR="002D56CE" w:rsidRDefault="0007245F">
            <w:pPr>
              <w:pStyle w:val="Compact"/>
            </w:pPr>
            <w:r>
              <w:rPr>
                <w:b/>
                <w:bCs/>
              </w:rPr>
              <w:t>Golden Shiner</w:t>
            </w:r>
            <w:r>
              <w:t xml:space="preserve"> (dominant)</w:t>
            </w:r>
          </w:p>
        </w:tc>
        <w:tc>
          <w:tcPr>
            <w:tcW w:w="2640" w:type="dxa"/>
          </w:tcPr>
          <w:p w14:paraId="30268F15" w14:textId="77777777" w:rsidR="002D56CE" w:rsidRDefault="0007245F">
            <w:pPr>
              <w:pStyle w:val="Compact"/>
            </w:pPr>
            <w:r>
              <w:t>Slow warm water; may be from upstream pond</w:t>
            </w:r>
          </w:p>
        </w:tc>
        <w:tc>
          <w:tcPr>
            <w:tcW w:w="2640" w:type="dxa"/>
          </w:tcPr>
          <w:p w14:paraId="524BE56E" w14:textId="77777777" w:rsidR="002D56CE" w:rsidRDefault="0007245F">
            <w:pPr>
              <w:pStyle w:val="Compact"/>
            </w:pPr>
            <w:r>
              <w:t>Common in lentic/semi-lentic reaches</w:t>
            </w:r>
          </w:p>
        </w:tc>
      </w:tr>
      <w:tr w:rsidR="002D56CE" w14:paraId="63CA1461" w14:textId="77777777">
        <w:tc>
          <w:tcPr>
            <w:tcW w:w="2640" w:type="dxa"/>
          </w:tcPr>
          <w:p w14:paraId="51248C1E" w14:textId="77777777" w:rsidR="002D56CE" w:rsidRDefault="0007245F">
            <w:pPr>
              <w:pStyle w:val="Compact"/>
            </w:pPr>
            <w:r>
              <w:rPr>
                <w:b/>
                <w:bCs/>
                <w:i/>
                <w:iCs/>
              </w:rPr>
              <w:t>Esox</w:t>
            </w:r>
            <w:r>
              <w:rPr>
                <w:b/>
                <w:bCs/>
              </w:rPr>
              <w:t xml:space="preserve"> spp.</w:t>
            </w:r>
          </w:p>
        </w:tc>
        <w:tc>
          <w:tcPr>
            <w:tcW w:w="2640" w:type="dxa"/>
          </w:tcPr>
          <w:p w14:paraId="022034AB" w14:textId="77777777" w:rsidR="002D56CE" w:rsidRDefault="0007245F">
            <w:pPr>
              <w:pStyle w:val="Compact"/>
            </w:pPr>
            <w:r>
              <w:t>Native pickerel — 100% ESV match</w:t>
            </w:r>
          </w:p>
        </w:tc>
        <w:tc>
          <w:tcPr>
            <w:tcW w:w="2640" w:type="dxa"/>
          </w:tcPr>
          <w:p w14:paraId="28912877" w14:textId="77777777" w:rsidR="002D56CE" w:rsidRDefault="0007245F">
            <w:pPr>
              <w:pStyle w:val="Compact"/>
            </w:pPr>
            <w:r>
              <w:rPr>
                <w:i/>
                <w:iCs/>
              </w:rPr>
              <w:t>E. niger</w:t>
            </w:r>
            <w:r>
              <w:t xml:space="preserve"> or </w:t>
            </w:r>
            <w:r>
              <w:rPr>
                <w:i/>
                <w:iCs/>
              </w:rPr>
              <w:t>E. americanus</w:t>
            </w:r>
            <w:r>
              <w:t>; species-level unresolvable from this barcode [T2]</w:t>
            </w:r>
          </w:p>
        </w:tc>
      </w:tr>
      <w:tr w:rsidR="002D56CE" w14:paraId="07722CCD" w14:textId="77777777">
        <w:tc>
          <w:tcPr>
            <w:tcW w:w="2640" w:type="dxa"/>
          </w:tcPr>
          <w:p w14:paraId="5A7CB217" w14:textId="77777777" w:rsidR="002D56CE" w:rsidRDefault="0007245F">
            <w:pPr>
              <w:pStyle w:val="Compact"/>
            </w:pPr>
            <w:r>
              <w:rPr>
                <w:b/>
                <w:bCs/>
              </w:rPr>
              <w:t>Alewife</w:t>
            </w:r>
          </w:p>
        </w:tc>
        <w:tc>
          <w:tcPr>
            <w:tcW w:w="2640" w:type="dxa"/>
          </w:tcPr>
          <w:p w14:paraId="7CC908EC" w14:textId="77777777" w:rsidR="002D56CE" w:rsidRDefault="0007245F">
            <w:pPr>
              <w:pStyle w:val="Compact"/>
            </w:pPr>
            <w:r>
              <w:t>Anadromous connectivity; landlocked if no down</w:t>
            </w:r>
            <w:r>
              <w:t>stream signal</w:t>
            </w:r>
          </w:p>
        </w:tc>
        <w:tc>
          <w:tcPr>
            <w:tcW w:w="2640" w:type="dxa"/>
          </w:tcPr>
          <w:p w14:paraId="47684D81" w14:textId="77777777" w:rsidR="002D56CE" w:rsidRDefault="0007245F">
            <w:pPr>
              <w:pStyle w:val="Compact"/>
            </w:pPr>
            <w:r>
              <w:t>Only at Second Pond — fishway investigation required</w:t>
            </w:r>
          </w:p>
        </w:tc>
      </w:tr>
      <w:tr w:rsidR="002D56CE" w14:paraId="15B959BF" w14:textId="77777777">
        <w:tc>
          <w:tcPr>
            <w:tcW w:w="2640" w:type="dxa"/>
          </w:tcPr>
          <w:p w14:paraId="422D6D45" w14:textId="77777777" w:rsidR="002D56CE" w:rsidRDefault="0007245F">
            <w:pPr>
              <w:pStyle w:val="Compact"/>
            </w:pPr>
            <w:r>
              <w:rPr>
                <w:b/>
                <w:bCs/>
                <w:i/>
                <w:iCs/>
              </w:rPr>
              <w:t>Synura</w:t>
            </w:r>
            <w:r>
              <w:rPr>
                <w:b/>
                <w:bCs/>
              </w:rPr>
              <w:t xml:space="preserve"> / Chrysophytes</w:t>
            </w:r>
          </w:p>
        </w:tc>
        <w:tc>
          <w:tcPr>
            <w:tcW w:w="2640" w:type="dxa"/>
          </w:tcPr>
          <w:p w14:paraId="63C5BDC4" w14:textId="77777777" w:rsidR="002D56CE" w:rsidRDefault="0007245F">
            <w:pPr>
              <w:pStyle w:val="Compact"/>
            </w:pPr>
            <w:r>
              <w:t>Cold, clean, phosphorus-limited soft water</w:t>
            </w:r>
          </w:p>
        </w:tc>
        <w:tc>
          <w:tcPr>
            <w:tcW w:w="2640" w:type="dxa"/>
          </w:tcPr>
          <w:p w14:paraId="340DEFE8" w14:textId="77777777" w:rsidR="002D56CE" w:rsidRDefault="0007245F">
            <w:pPr>
              <w:pStyle w:val="Compact"/>
            </w:pPr>
            <w:r>
              <w:t>Indicates high-quality coldwater headwater conditions</w:t>
            </w:r>
          </w:p>
        </w:tc>
      </w:tr>
      <w:tr w:rsidR="002D56CE" w14:paraId="0096BDE3" w14:textId="77777777">
        <w:tc>
          <w:tcPr>
            <w:tcW w:w="2640" w:type="dxa"/>
          </w:tcPr>
          <w:p w14:paraId="02B4AC4A" w14:textId="77777777" w:rsidR="002D56CE" w:rsidRDefault="0007245F">
            <w:pPr>
              <w:pStyle w:val="Compact"/>
            </w:pPr>
            <w:r>
              <w:rPr>
                <w:b/>
                <w:bCs/>
              </w:rPr>
              <w:t>Charophytes (Stoneworts)</w:t>
            </w:r>
          </w:p>
        </w:tc>
        <w:tc>
          <w:tcPr>
            <w:tcW w:w="2640" w:type="dxa"/>
          </w:tcPr>
          <w:p w14:paraId="68423353" w14:textId="77777777" w:rsidR="002D56CE" w:rsidRDefault="0007245F">
            <w:pPr>
              <w:pStyle w:val="Compact"/>
            </w:pPr>
            <w:r>
              <w:t>Calcium-rich, clear, low-turbidity groundwater input</w:t>
            </w:r>
          </w:p>
        </w:tc>
        <w:tc>
          <w:tcPr>
            <w:tcW w:w="2640" w:type="dxa"/>
          </w:tcPr>
          <w:p w14:paraId="4EB7E9F2" w14:textId="77777777" w:rsidR="002D56CE" w:rsidRDefault="0007245F">
            <w:pPr>
              <w:pStyle w:val="Compact"/>
            </w:pPr>
            <w:r>
              <w:t xml:space="preserve">Field ID required — invasive </w:t>
            </w:r>
            <w:r>
              <w:rPr>
                <w:i/>
                <w:iCs/>
              </w:rPr>
              <w:t>Nitellopsis obtusa</w:t>
            </w:r>
            <w:r>
              <w:t xml:space="preserve"> cannot be ruled out [T6]</w:t>
            </w:r>
          </w:p>
        </w:tc>
      </w:tr>
      <w:tr w:rsidR="002D56CE" w14:paraId="6747826D" w14:textId="77777777">
        <w:tc>
          <w:tcPr>
            <w:tcW w:w="2640" w:type="dxa"/>
          </w:tcPr>
          <w:p w14:paraId="31FF6031" w14:textId="77777777" w:rsidR="002D56CE" w:rsidRDefault="0007245F">
            <w:pPr>
              <w:pStyle w:val="Compact"/>
            </w:pPr>
            <w:r>
              <w:rPr>
                <w:b/>
                <w:bCs/>
              </w:rPr>
              <w:t>Marine estuarine diatoms</w:t>
            </w:r>
          </w:p>
        </w:tc>
        <w:tc>
          <w:tcPr>
            <w:tcW w:w="2640" w:type="dxa"/>
          </w:tcPr>
          <w:p w14:paraId="2D1A1085" w14:textId="77777777" w:rsidR="002D56CE" w:rsidRDefault="0007245F">
            <w:pPr>
              <w:pStyle w:val="Compact"/>
            </w:pPr>
            <w:r>
              <w:t>Tidal penetration</w:t>
            </w:r>
          </w:p>
        </w:tc>
        <w:tc>
          <w:tcPr>
            <w:tcW w:w="2640" w:type="dxa"/>
          </w:tcPr>
          <w:p w14:paraId="5BF87FB1" w14:textId="77777777" w:rsidR="002D56CE" w:rsidRDefault="0007245F">
            <w:pPr>
              <w:pStyle w:val="Compact"/>
            </w:pPr>
            <w:r>
              <w:t xml:space="preserve">At School St = normal; further upstream = </w:t>
            </w:r>
            <w:r>
              <w:lastRenderedPageBreak/>
              <w:t>anomalous</w:t>
            </w:r>
          </w:p>
        </w:tc>
      </w:tr>
    </w:tbl>
    <w:p w14:paraId="3D637EF1" w14:textId="0DA8AA19" w:rsidR="002D56CE" w:rsidRDefault="0007245F">
      <w:r>
        <w:lastRenderedPageBreak/>
        <w:pict w14:anchorId="0E3AAF03">
          <v:rect id="_x0000_i1030" style="width:0;height:1.5pt" o:hralign="center" o:hrstd="t" o:hr="t"/>
        </w:pict>
      </w:r>
      <w:ins w:id="65" w:author="Geoffrey Day" w:date="2026-04-28T15:25:00Z">
        <w:r w:rsidR="000A0F4D">
          <w:br/>
        </w:r>
        <w:r w:rsidR="000A0F4D">
          <w:br/>
          <w:t xml:space="preserve">Alewife, eel and sculpin prove “access to the sea” </w:t>
        </w:r>
      </w:ins>
      <w:ins w:id="66" w:author="Geoffrey Day" w:date="2026-04-28T15:26:00Z">
        <w:r w:rsidR="000A0F4D">
          <w:t>which enables anadromy for brook trout is possible. As eDNA has</w:t>
        </w:r>
      </w:ins>
      <w:ins w:id="67" w:author="Geoffrey Day" w:date="2026-04-28T15:27:00Z">
        <w:r w:rsidR="000A0F4D">
          <w:t xml:space="preserve"> not detected brook trout in full-strength salt water, there is no direct proof that Sawmill Brook’s “salters” are truly that.</w:t>
        </w:r>
      </w:ins>
      <w:ins w:id="68" w:author="Geoffrey Day" w:date="2026-04-28T15:26:00Z">
        <w:r w:rsidR="000A0F4D">
          <w:t xml:space="preserve"> </w:t>
        </w:r>
      </w:ins>
      <w:ins w:id="69" w:author="Geoffrey Day" w:date="2026-04-28T15:31:00Z">
        <w:r w:rsidR="009436CA">
          <w:br/>
        </w:r>
        <w:r w:rsidR="009436CA">
          <w:br/>
        </w:r>
      </w:ins>
      <w:ins w:id="70" w:author="Geoffrey Day" w:date="2026-04-28T15:32:00Z">
        <w:r w:rsidR="009436CA">
          <w:t>KEY QUESTION – can conductivity be a proxy for brackish water?  How can this be quantified?  Do we find brookies in true salt water?</w:t>
        </w:r>
      </w:ins>
    </w:p>
    <w:p w14:paraId="2D09BA3F" w14:textId="77777777" w:rsidR="002D56CE" w:rsidRDefault="0007245F">
      <w:r>
        <w:pict w14:anchorId="7C58C28E">
          <v:rect id="_x0000_i1031" style="width:0;height:1.5pt" o:hralign="center" o:hrstd="t" o:hr="t"/>
        </w:pict>
      </w:r>
    </w:p>
    <w:p w14:paraId="693ABC6E" w14:textId="77777777" w:rsidR="002D56CE" w:rsidRDefault="0007245F">
      <w:pPr>
        <w:pStyle w:val="Heading1"/>
      </w:pPr>
      <w:bookmarkStart w:id="71" w:name="X326026bed7b57ac9041fcc3df6f548e4fd31847"/>
      <w:bookmarkEnd w:id="0"/>
      <w:bookmarkEnd w:id="64"/>
      <w:r>
        <w:t>5. MBTS / Manchester-by-the-S</w:t>
      </w:r>
      <w:r>
        <w:t>ea, MA — Sawmill Brook System</w:t>
      </w:r>
    </w:p>
    <w:p w14:paraId="0D5BB4FC" w14:textId="77777777" w:rsidR="002D56CE" w:rsidRDefault="0007245F">
      <w:pPr>
        <w:pStyle w:val="FirstParagraph"/>
      </w:pPr>
      <w:r>
        <w:rPr>
          <w:b/>
          <w:bCs/>
        </w:rPr>
        <w:t>Manchester-by-the-Sea, MA · November 2023 — June 2025</w:t>
      </w:r>
    </w:p>
    <w:p w14:paraId="123AE60A" w14:textId="77777777" w:rsidR="002D56CE" w:rsidRDefault="0007245F">
      <w:pPr>
        <w:pStyle w:val="BodyText"/>
      </w:pPr>
      <w:r>
        <w:rPr>
          <w:i/>
          <w:iCs/>
        </w:rPr>
        <w:t>Assay: Fish (MiFish 12S) + Algae (23S rRNA, Nov 2023 &amp; Aug 2024) · Fish only (Oct 2024–Jun 2025)</w:t>
      </w:r>
    </w:p>
    <w:p w14:paraId="7897D3D6" w14:textId="4DCA5303" w:rsidR="002D56CE" w:rsidRDefault="0007245F">
      <w:pPr>
        <w:pStyle w:val="BodyText"/>
      </w:pPr>
      <w:r>
        <w:t>The Sawmill Brook system in Manchester</w:t>
      </w:r>
      <w:del w:id="72" w:author="Geoffrey Day" w:date="2026-04-28T15:28:00Z">
        <w:r w:rsidDel="009436CA">
          <w:delText>-by-the-Sea is the most intensively m</w:delText>
        </w:r>
        <w:r w:rsidDel="009436CA">
          <w:delText xml:space="preserve">onitored watershed in Massachusetts in this study </w:delText>
        </w:r>
      </w:del>
      <w:ins w:id="73" w:author="Geoffrey Day" w:date="2026-04-28T15:28:00Z">
        <w:r w:rsidR="009436CA">
          <w:t xml:space="preserve"> can’t say that!  Revise!! </w:t>
        </w:r>
      </w:ins>
      <w:r>
        <w:t>— thirteen samples across nineteen months at multiple reaches from Cat Brook headwaters and Second Pond through the mainstem to the tidal mouth at School Street, draining southwest into Manchester Harbor. T</w:t>
      </w:r>
      <w:r>
        <w:t>he Manchester-by-the-Sea Brook Trout monitoring program (MBTS) tracks the health and status of a suburban coastal stream. Early samples (November 2023, August 2024) carry both fish and algal data; later samples are fish-only.</w:t>
      </w:r>
    </w:p>
    <w:p w14:paraId="73A6C082" w14:textId="6622F1CC" w:rsidR="002D56CE" w:rsidRDefault="009436CA">
      <w:pPr>
        <w:pStyle w:val="BodyText"/>
      </w:pPr>
      <w:ins w:id="74" w:author="Geoffrey Day" w:date="2026-04-28T15:28:00Z">
        <w:r>
          <w:t xml:space="preserve">Unusual Finding: </w:t>
        </w:r>
      </w:ins>
      <w:r w:rsidR="0007245F">
        <w:t>Second Pond is a headwater imp</w:t>
      </w:r>
      <w:r w:rsidR="0007245F">
        <w:t xml:space="preserve">oundment feeding into Cat Brook, which drains to Sawmill Brook. </w:t>
      </w:r>
      <w:r w:rsidR="0007245F">
        <w:rPr>
          <w:b/>
          <w:bCs/>
        </w:rPr>
        <w:t>Alewife at 63% at Second Pond in October is an exceptional finding</w:t>
      </w:r>
      <w:r w:rsidR="0007245F">
        <w:t xml:space="preserve"> — Alewife are essentially absent from the rest of the MBTS system, making this the only confirmed Alewife presence in the ent</w:t>
      </w:r>
      <w:r w:rsidR="0007245F">
        <w:t>ire watershed. This signals a direct ocean connectivity pathway through Second Pond and Cat Brook that may be available only seasonally or at specific water levels.</w:t>
      </w:r>
    </w:p>
    <w:p w14:paraId="5F344086" w14:textId="7240B693" w:rsidR="002D56CE" w:rsidRDefault="0007245F">
      <w:pPr>
        <w:pStyle w:val="BodyText"/>
      </w:pPr>
      <w:r>
        <w:rPr>
          <w:b/>
          <w:bCs/>
          <w:i/>
          <w:iCs/>
        </w:rPr>
        <w:t>Esox</w:t>
      </w:r>
      <w:r>
        <w:rPr>
          <w:b/>
          <w:bCs/>
        </w:rPr>
        <w:t xml:space="preserve"> spp. detected at Second Pond (October 2024) — native pickerel; </w:t>
      </w:r>
      <w:r>
        <w:rPr>
          <w:b/>
          <w:bCs/>
          <w:i/>
          <w:iCs/>
        </w:rPr>
        <w:t>Esox lucius</w:t>
      </w:r>
      <w:r>
        <w:rPr>
          <w:b/>
          <w:bCs/>
        </w:rPr>
        <w:t xml:space="preserve"> database as</w:t>
      </w:r>
      <w:r>
        <w:rPr>
          <w:b/>
          <w:bCs/>
        </w:rPr>
        <w:t>signment is an artifact [T2].</w:t>
      </w:r>
      <w:ins w:id="75" w:author="Geoffrey Day" w:date="2026-04-28T15:29:00Z">
        <w:r w:rsidR="009436CA">
          <w:rPr>
            <w:b/>
            <w:bCs/>
          </w:rPr>
          <w:t xml:space="preserve">  Remove this ambiguity!</w:t>
        </w:r>
      </w:ins>
    </w:p>
    <w:p w14:paraId="729C33E9" w14:textId="77777777" w:rsidR="002D56CE" w:rsidRDefault="0007245F">
      <w:pPr>
        <w:pStyle w:val="BodyText"/>
      </w:pPr>
      <w:r>
        <w:rPr>
          <w:b/>
          <w:bCs/>
        </w:rPr>
        <w:t>Brook Trout status: Detected (Lower Golf Course reach, Nov 2023; Atwater site, Jun 2025).</w:t>
      </w:r>
      <w:r>
        <w:t xml:space="preserve"> </w:t>
      </w:r>
      <w:r>
        <w:rPr>
          <w:b/>
          <w:bCs/>
        </w:rPr>
        <w:t>March 2025 samples (School Street, Elm Street) returned minimal fish reads</w:t>
      </w:r>
      <w:r>
        <w:t xml:space="preserve"> — expected for cold winter water, not a sample failure.</w:t>
      </w:r>
    </w:p>
    <w:p w14:paraId="6D806CAD" w14:textId="77777777" w:rsidR="002D56CE" w:rsidRDefault="0007245F">
      <w:r>
        <w:pict w14:anchorId="742CB1D3">
          <v:rect id="_x0000_i1032" style="width:0;height:1.5pt" o:hralign="center" o:hrstd="t" o:hr="t"/>
        </w:pict>
      </w:r>
    </w:p>
    <w:p w14:paraId="72D60C93" w14:textId="77777777" w:rsidR="002D56CE" w:rsidRDefault="0007245F">
      <w:pPr>
        <w:pStyle w:val="Heading2"/>
      </w:pPr>
      <w:bookmarkStart w:id="76" w:name="upper-sawmill-jvb5776-cvvu52a9.1"/>
      <w:r>
        <w:t>Upp</w:t>
      </w:r>
      <w:r>
        <w:t>er Sawmill | JVB5776 / CVVU52A9.1</w:t>
      </w:r>
    </w:p>
    <w:p w14:paraId="18AD5A9E" w14:textId="77777777" w:rsidR="002D56CE" w:rsidRDefault="0007245F">
      <w:pPr>
        <w:pStyle w:val="FirstParagraph"/>
      </w:pPr>
      <w:r>
        <w:rPr>
          <w:b/>
          <w:bCs/>
        </w:rPr>
        <w:t>Fish: 5 species, H(f) = 0.87 | Algae: 151 ESVs, H(a) = 4.20 | Date: unknown</w:t>
      </w:r>
    </w:p>
    <w:p w14:paraId="4D7A1293" w14:textId="77777777" w:rsidR="002D56CE" w:rsidRDefault="0007245F">
      <w:pPr>
        <w:pStyle w:val="Heading3"/>
      </w:pPr>
      <w:bookmarkStart w:id="77" w:name="sentinel-signal"/>
      <w:r>
        <w:lastRenderedPageBreak/>
        <w:t>Sentinel Signal</w:t>
      </w:r>
    </w:p>
    <w:p w14:paraId="5F276D90" w14:textId="77777777" w:rsidR="002D56CE" w:rsidRDefault="0007245F">
      <w:pPr>
        <w:pStyle w:val="FirstParagraph"/>
      </w:pPr>
      <w:r>
        <w:t xml:space="preserve">Golden Shiner + Sunfish sp. dominant + Cryptomonas + Mallomonas = </w:t>
      </w:r>
      <w:r>
        <w:rPr>
          <w:b/>
          <w:bCs/>
        </w:rPr>
        <w:t>pond/impoundment signal, soft water, slightly acid to neutral, no tidal influence, no impairment</w:t>
      </w:r>
      <w:r>
        <w:t>. Low fish H(f) reflects habitat type, not stress.</w:t>
      </w:r>
    </w:p>
    <w:p w14:paraId="06A31731" w14:textId="77777777" w:rsidR="002D56CE" w:rsidRDefault="0007245F">
      <w:pPr>
        <w:pStyle w:val="Heading3"/>
      </w:pPr>
      <w:bookmarkStart w:id="78" w:name="inferred-water-chemistry"/>
      <w:bookmarkEnd w:id="77"/>
      <w:r>
        <w:t>Inferred Water Chemistry</w:t>
      </w:r>
    </w:p>
    <w:tbl>
      <w:tblPr>
        <w:tblStyle w:val="Table"/>
        <w:tblW w:w="5000" w:type="pct"/>
        <w:tblLayout w:type="fixed"/>
        <w:tblLook w:val="0020" w:firstRow="1" w:lastRow="0" w:firstColumn="0" w:lastColumn="0" w:noHBand="0" w:noVBand="0"/>
      </w:tblPr>
      <w:tblGrid>
        <w:gridCol w:w="3192"/>
        <w:gridCol w:w="3192"/>
        <w:gridCol w:w="3192"/>
      </w:tblGrid>
      <w:tr w:rsidR="002D56CE" w14:paraId="4E21DF81"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2640" w:type="dxa"/>
          </w:tcPr>
          <w:p w14:paraId="39BD592A" w14:textId="77777777" w:rsidR="002D56CE" w:rsidRDefault="0007245F">
            <w:pPr>
              <w:pStyle w:val="Compact"/>
            </w:pPr>
            <w:r>
              <w:t>Parameter</w:t>
            </w:r>
          </w:p>
        </w:tc>
        <w:tc>
          <w:tcPr>
            <w:tcW w:w="2640" w:type="dxa"/>
          </w:tcPr>
          <w:p w14:paraId="30127A19" w14:textId="77777777" w:rsidR="002D56CE" w:rsidRDefault="0007245F">
            <w:pPr>
              <w:pStyle w:val="Compact"/>
            </w:pPr>
            <w:r>
              <w:t>Inferred value</w:t>
            </w:r>
          </w:p>
        </w:tc>
        <w:tc>
          <w:tcPr>
            <w:tcW w:w="2640" w:type="dxa"/>
          </w:tcPr>
          <w:p w14:paraId="4FE2E2C1" w14:textId="77777777" w:rsidR="002D56CE" w:rsidRDefault="0007245F">
            <w:pPr>
              <w:pStyle w:val="Compact"/>
            </w:pPr>
            <w:r>
              <w:t>Basis</w:t>
            </w:r>
          </w:p>
        </w:tc>
      </w:tr>
      <w:tr w:rsidR="002D56CE" w14:paraId="3BD244D6" w14:textId="77777777">
        <w:tc>
          <w:tcPr>
            <w:tcW w:w="2640" w:type="dxa"/>
          </w:tcPr>
          <w:p w14:paraId="04882618" w14:textId="77777777" w:rsidR="002D56CE" w:rsidRDefault="0007245F">
            <w:pPr>
              <w:pStyle w:val="Compact"/>
            </w:pPr>
            <w:r>
              <w:t>pH</w:t>
            </w:r>
          </w:p>
        </w:tc>
        <w:tc>
          <w:tcPr>
            <w:tcW w:w="2640" w:type="dxa"/>
          </w:tcPr>
          <w:p w14:paraId="762A0C1B" w14:textId="77777777" w:rsidR="002D56CE" w:rsidRDefault="0007245F">
            <w:pPr>
              <w:pStyle w:val="Compact"/>
            </w:pPr>
            <w:r>
              <w:t>5.5–6.5</w:t>
            </w:r>
          </w:p>
        </w:tc>
        <w:tc>
          <w:tcPr>
            <w:tcW w:w="2640" w:type="dxa"/>
          </w:tcPr>
          <w:p w14:paraId="461F5A26" w14:textId="77777777" w:rsidR="002D56CE" w:rsidRDefault="0007245F">
            <w:pPr>
              <w:pStyle w:val="Compact"/>
            </w:pPr>
            <w:r>
              <w:t>Cryptomonas + Mallomonas assemblage</w:t>
            </w:r>
          </w:p>
        </w:tc>
      </w:tr>
      <w:tr w:rsidR="002D56CE" w14:paraId="0936C8D5" w14:textId="77777777">
        <w:tc>
          <w:tcPr>
            <w:tcW w:w="2640" w:type="dxa"/>
          </w:tcPr>
          <w:p w14:paraId="0CA7A834" w14:textId="77777777" w:rsidR="002D56CE" w:rsidRDefault="0007245F">
            <w:pPr>
              <w:pStyle w:val="Compact"/>
            </w:pPr>
            <w:r>
              <w:t>Conductivity</w:t>
            </w:r>
          </w:p>
        </w:tc>
        <w:tc>
          <w:tcPr>
            <w:tcW w:w="2640" w:type="dxa"/>
          </w:tcPr>
          <w:p w14:paraId="16EC79EE" w14:textId="77777777" w:rsidR="002D56CE" w:rsidRDefault="0007245F">
            <w:pPr>
              <w:pStyle w:val="Compact"/>
            </w:pPr>
            <w:r>
              <w:t>20–50 μS/cm</w:t>
            </w:r>
          </w:p>
        </w:tc>
        <w:tc>
          <w:tcPr>
            <w:tcW w:w="2640" w:type="dxa"/>
          </w:tcPr>
          <w:p w14:paraId="090E6B4B" w14:textId="77777777" w:rsidR="002D56CE" w:rsidRDefault="0007245F">
            <w:pPr>
              <w:pStyle w:val="Compact"/>
            </w:pPr>
            <w:r>
              <w:t>Soft water, cryptophyte/synurophyte indicators</w:t>
            </w:r>
          </w:p>
        </w:tc>
      </w:tr>
      <w:tr w:rsidR="002D56CE" w14:paraId="7D79EDC8" w14:textId="77777777">
        <w:tc>
          <w:tcPr>
            <w:tcW w:w="2640" w:type="dxa"/>
          </w:tcPr>
          <w:p w14:paraId="15C349C8" w14:textId="77777777" w:rsidR="002D56CE" w:rsidRDefault="0007245F">
            <w:pPr>
              <w:pStyle w:val="Compact"/>
            </w:pPr>
            <w:r>
              <w:t>Total phosphorus</w:t>
            </w:r>
          </w:p>
        </w:tc>
        <w:tc>
          <w:tcPr>
            <w:tcW w:w="2640" w:type="dxa"/>
          </w:tcPr>
          <w:p w14:paraId="7FF22C2F" w14:textId="77777777" w:rsidR="002D56CE" w:rsidRDefault="0007245F">
            <w:pPr>
              <w:pStyle w:val="Compact"/>
            </w:pPr>
            <w:r>
              <w:t>Low–moderate</w:t>
            </w:r>
          </w:p>
        </w:tc>
        <w:tc>
          <w:tcPr>
            <w:tcW w:w="2640" w:type="dxa"/>
          </w:tcPr>
          <w:p w14:paraId="0895FF90" w14:textId="77777777" w:rsidR="002D56CE" w:rsidRDefault="0007245F">
            <w:pPr>
              <w:pStyle w:val="Compact"/>
            </w:pPr>
            <w:r>
              <w:t>Productive enough for 151 ESVs, not eutrophic</w:t>
            </w:r>
          </w:p>
        </w:tc>
      </w:tr>
      <w:tr w:rsidR="002D56CE" w14:paraId="3242BE27" w14:textId="77777777">
        <w:tc>
          <w:tcPr>
            <w:tcW w:w="2640" w:type="dxa"/>
          </w:tcPr>
          <w:p w14:paraId="49A413E2" w14:textId="77777777" w:rsidR="002D56CE" w:rsidRDefault="0007245F">
            <w:pPr>
              <w:pStyle w:val="Compact"/>
            </w:pPr>
            <w:r>
              <w:t>Dissolved organic carbon</w:t>
            </w:r>
          </w:p>
        </w:tc>
        <w:tc>
          <w:tcPr>
            <w:tcW w:w="2640" w:type="dxa"/>
          </w:tcPr>
          <w:p w14:paraId="369B9341" w14:textId="77777777" w:rsidR="002D56CE" w:rsidRDefault="0007245F">
            <w:pPr>
              <w:pStyle w:val="Compact"/>
            </w:pPr>
            <w:r>
              <w:t>Moderate–high</w:t>
            </w:r>
          </w:p>
        </w:tc>
        <w:tc>
          <w:tcPr>
            <w:tcW w:w="2640" w:type="dxa"/>
          </w:tcPr>
          <w:p w14:paraId="096CE967" w14:textId="77777777" w:rsidR="002D56CE" w:rsidRDefault="0007245F">
            <w:pPr>
              <w:pStyle w:val="Compact"/>
            </w:pPr>
            <w:r>
              <w:t>Humic signal from cryptophytes</w:t>
            </w:r>
            <w:r>
              <w:t xml:space="preserve"> and Mallomonas</w:t>
            </w:r>
          </w:p>
        </w:tc>
      </w:tr>
      <w:tr w:rsidR="002D56CE" w14:paraId="10B945B0" w14:textId="77777777">
        <w:tc>
          <w:tcPr>
            <w:tcW w:w="2640" w:type="dxa"/>
          </w:tcPr>
          <w:p w14:paraId="4585BEAD" w14:textId="77777777" w:rsidR="002D56CE" w:rsidRDefault="0007245F">
            <w:pPr>
              <w:pStyle w:val="Compact"/>
            </w:pPr>
            <w:r>
              <w:t>Stratification</w:t>
            </w:r>
          </w:p>
        </w:tc>
        <w:tc>
          <w:tcPr>
            <w:tcW w:w="2640" w:type="dxa"/>
          </w:tcPr>
          <w:p w14:paraId="36F0CAE4" w14:textId="77777777" w:rsidR="002D56CE" w:rsidRDefault="0007245F">
            <w:pPr>
              <w:pStyle w:val="Compact"/>
            </w:pPr>
            <w:r>
              <w:t>Likely seasonal</w:t>
            </w:r>
          </w:p>
        </w:tc>
        <w:tc>
          <w:tcPr>
            <w:tcW w:w="2640" w:type="dxa"/>
          </w:tcPr>
          <w:p w14:paraId="4EA450B6" w14:textId="77777777" w:rsidR="002D56CE" w:rsidRDefault="0007245F">
            <w:pPr>
              <w:pStyle w:val="Compact"/>
            </w:pPr>
            <w:r>
              <w:t>Cryptomonas competitive under stratified conditions</w:t>
            </w:r>
          </w:p>
        </w:tc>
      </w:tr>
      <w:tr w:rsidR="002D56CE" w14:paraId="3D2401BA" w14:textId="77777777">
        <w:tc>
          <w:tcPr>
            <w:tcW w:w="2640" w:type="dxa"/>
          </w:tcPr>
          <w:p w14:paraId="2EB3362C" w14:textId="77777777" w:rsidR="002D56CE" w:rsidRDefault="0007245F">
            <w:pPr>
              <w:pStyle w:val="Compact"/>
            </w:pPr>
            <w:r>
              <w:t>Salinity</w:t>
            </w:r>
          </w:p>
        </w:tc>
        <w:tc>
          <w:tcPr>
            <w:tcW w:w="2640" w:type="dxa"/>
          </w:tcPr>
          <w:p w14:paraId="2C320988" w14:textId="77777777" w:rsidR="002D56CE" w:rsidRDefault="0007245F">
            <w:pPr>
              <w:pStyle w:val="Compact"/>
            </w:pPr>
            <w:r>
              <w:t>Freshwater</w:t>
            </w:r>
          </w:p>
        </w:tc>
        <w:tc>
          <w:tcPr>
            <w:tcW w:w="2640" w:type="dxa"/>
          </w:tcPr>
          <w:p w14:paraId="16A46E31" w14:textId="77777777" w:rsidR="002D56CE" w:rsidRDefault="0007245F">
            <w:pPr>
              <w:pStyle w:val="Compact"/>
            </w:pPr>
            <w:r>
              <w:t>No estuarine species in fish community</w:t>
            </w:r>
          </w:p>
        </w:tc>
      </w:tr>
    </w:tbl>
    <w:p w14:paraId="296311B1" w14:textId="77777777" w:rsidR="002D56CE" w:rsidRDefault="0007245F">
      <w:pPr>
        <w:pStyle w:val="Heading3"/>
      </w:pPr>
      <w:bookmarkStart w:id="79" w:name="narrative"/>
      <w:bookmarkEnd w:id="78"/>
      <w:r>
        <w:t>Narrative</w:t>
      </w:r>
    </w:p>
    <w:p w14:paraId="58AA73F6" w14:textId="77777777" w:rsidR="002D56CE" w:rsidRDefault="0007245F">
      <w:pPr>
        <w:pStyle w:val="FirstParagraph"/>
      </w:pPr>
      <w:r>
        <w:t>The fish community — Golden Shiner (58.3%), Sunfish sp. (36.8%), Bass sp. (2.1%), American Eel (2.6%), Bullhead sp. (0.2%) — is definitively a warm-water, still-water assemblage. Golden Shiner and Sunfish are pond and backwater specialists. Their dominance</w:t>
      </w:r>
      <w:r>
        <w:t xml:space="preserve"> indicates a lentic environment: a pond, reservoir, or slow-moving impoundment upstream of tidal influence. No estuarine species. No anadromous species except Eel. H(f) = 0.87 reflects the naturally limited fish diversity of a small pond, not chemical impa</w:t>
      </w:r>
      <w:r>
        <w:t>irment.</w:t>
      </w:r>
    </w:p>
    <w:p w14:paraId="1E2F9B35" w14:textId="77777777" w:rsidR="002D56CE" w:rsidRDefault="0007245F">
      <w:pPr>
        <w:pStyle w:val="BodyText"/>
      </w:pPr>
      <w:r>
        <w:t xml:space="preserve">The algal community is ecologically informative: H(a) = 4.20, 151 ESVs. Cryptomonas (26.1%) and </w:t>
      </w:r>
      <w:r>
        <w:rPr>
          <w:i/>
          <w:iCs/>
        </w:rPr>
        <w:t>Cryptomonas obovoidea</w:t>
      </w:r>
      <w:r>
        <w:t xml:space="preserve"> (8.7%) — cryptophytes competitive in stratified, humic, slightly acidic conditions. Mallomonas (9.7%) — a scaled synurophyte indic</w:t>
      </w:r>
      <w:r>
        <w:t>ating soft, slightly acidic, oligotrophic water. This is the algal community of a small softwater pond: productive enough to support 151 ESVs, but chemically soft and likely seasonally stratified.</w:t>
      </w:r>
    </w:p>
    <w:p w14:paraId="2361F6E1" w14:textId="77777777" w:rsidR="002D56CE" w:rsidRDefault="0007245F">
      <w:pPr>
        <w:pStyle w:val="Heading3"/>
      </w:pPr>
      <w:bookmarkStart w:id="80" w:name="native-vs.-non-native"/>
      <w:bookmarkEnd w:id="79"/>
      <w:r>
        <w:t>Native vs. Non-Native</w:t>
      </w:r>
    </w:p>
    <w:p w14:paraId="0048D92E" w14:textId="77777777" w:rsidR="002D56CE" w:rsidRDefault="0007245F">
      <w:pPr>
        <w:pStyle w:val="FirstParagraph"/>
      </w:pPr>
      <w:r>
        <w:t>American Eel is native. Golden Shiner</w:t>
      </w:r>
      <w:r>
        <w:t xml:space="preserve"> (</w:t>
      </w:r>
      <w:r>
        <w:rPr>
          <w:i/>
          <w:iCs/>
        </w:rPr>
        <w:t>Notemigonus crysoleucas</w:t>
      </w:r>
      <w:r>
        <w:t>) is native to eastern North America but is a common pond-stocking species in Massachusetts — its dominance here may reflect artificial introduction rather than natural recruitment. Sunfish sp. and Bass sp. detections (likely Pumpk</w:t>
      </w:r>
      <w:r>
        <w:t xml:space="preserve">inseed or Bluegill; Largemouth Bass) are native to eastern NA but </w:t>
      </w:r>
      <w:r>
        <w:lastRenderedPageBreak/>
        <w:t xml:space="preserve">are routinely stocked in MA ponds. Bullhead sp. (likely Brown Bullhead, </w:t>
      </w:r>
      <w:r>
        <w:rPr>
          <w:i/>
          <w:iCs/>
        </w:rPr>
        <w:t>Ameiurus nebulosus</w:t>
      </w:r>
      <w:r>
        <w:t>) is native. The Eel’s presence confirms that some downstream connectivity to tidal water exists eve</w:t>
      </w:r>
      <w:r>
        <w:t>n from this pond habitat.</w:t>
      </w:r>
    </w:p>
    <w:p w14:paraId="05C0591C" w14:textId="77777777" w:rsidR="002D56CE" w:rsidRDefault="0007245F">
      <w:r>
        <w:pict w14:anchorId="71AEEFC0">
          <v:rect id="_x0000_i1033" style="width:0;height:1.5pt" o:hralign="center" o:hrstd="t" o:hr="t"/>
        </w:pict>
      </w:r>
    </w:p>
    <w:p w14:paraId="3F273EC5" w14:textId="77777777" w:rsidR="002D56CE" w:rsidRDefault="0007245F">
      <w:pPr>
        <w:pStyle w:val="Heading2"/>
      </w:pPr>
      <w:bookmarkStart w:id="81" w:name="below-school-st-jvb5776-cdwd42kp.1"/>
      <w:bookmarkEnd w:id="76"/>
      <w:bookmarkEnd w:id="80"/>
      <w:r>
        <w:t>Below School St | JVB5776 / CDWD42KP.1</w:t>
      </w:r>
    </w:p>
    <w:p w14:paraId="5F9FEB3C" w14:textId="77777777" w:rsidR="002D56CE" w:rsidRDefault="0007245F">
      <w:pPr>
        <w:pStyle w:val="FirstParagraph"/>
      </w:pPr>
      <w:r>
        <w:rPr>
          <w:b/>
          <w:bCs/>
        </w:rPr>
        <w:t>Fish: 9 species, H(f) = 1.40 | Algae: 178 ESVs, H(a) = 4.43 (second highest in dataset)</w:t>
      </w:r>
    </w:p>
    <w:p w14:paraId="1510446D" w14:textId="77777777" w:rsidR="002D56CE" w:rsidRDefault="0007245F">
      <w:pPr>
        <w:pStyle w:val="Heading3"/>
      </w:pPr>
      <w:bookmarkStart w:id="82" w:name="sentinel-signal-1"/>
      <w:r>
        <w:t>Sentinel Signal</w:t>
      </w:r>
    </w:p>
    <w:p w14:paraId="2C1DC518" w14:textId="77777777" w:rsidR="002D56CE" w:rsidRDefault="0007245F">
      <w:pPr>
        <w:pStyle w:val="FirstParagraph"/>
      </w:pPr>
      <w:r>
        <w:t xml:space="preserve">Mummichog + Fourspine Stickleback + American Eel + estuarine diatoms = </w:t>
      </w:r>
      <w:r>
        <w:rPr>
          <w:b/>
          <w:bCs/>
        </w:rPr>
        <w:t>tidal freshwat</w:t>
      </w:r>
      <w:r>
        <w:rPr>
          <w:b/>
          <w:bCs/>
        </w:rPr>
        <w:t>er-to-oligohaline transition, fully functional, native coastal assemblage</w:t>
      </w:r>
      <w:r>
        <w:t>. This two-species sentinel pair (Mummichog + Fourspine Stickleback) alone defines the habitat type unambiguously.</w:t>
      </w:r>
    </w:p>
    <w:p w14:paraId="0D1EE5BD" w14:textId="77777777" w:rsidR="002D56CE" w:rsidRDefault="0007245F">
      <w:pPr>
        <w:pStyle w:val="Heading3"/>
      </w:pPr>
      <w:bookmarkStart w:id="83" w:name="inferred-water-chemistry-1"/>
      <w:bookmarkEnd w:id="82"/>
      <w:r>
        <w:t>Inferred Water Chemistry</w:t>
      </w:r>
    </w:p>
    <w:tbl>
      <w:tblPr>
        <w:tblStyle w:val="Table"/>
        <w:tblW w:w="5000" w:type="pct"/>
        <w:tblLayout w:type="fixed"/>
        <w:tblLook w:val="0020" w:firstRow="1" w:lastRow="0" w:firstColumn="0" w:lastColumn="0" w:noHBand="0" w:noVBand="0"/>
      </w:tblPr>
      <w:tblGrid>
        <w:gridCol w:w="3192"/>
        <w:gridCol w:w="3192"/>
        <w:gridCol w:w="3192"/>
      </w:tblGrid>
      <w:tr w:rsidR="002D56CE" w14:paraId="2468CA75"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2640" w:type="dxa"/>
          </w:tcPr>
          <w:p w14:paraId="75604A17" w14:textId="77777777" w:rsidR="002D56CE" w:rsidRDefault="0007245F">
            <w:pPr>
              <w:pStyle w:val="Compact"/>
            </w:pPr>
            <w:r>
              <w:t>Parameter</w:t>
            </w:r>
          </w:p>
        </w:tc>
        <w:tc>
          <w:tcPr>
            <w:tcW w:w="2640" w:type="dxa"/>
          </w:tcPr>
          <w:p w14:paraId="0A074AAC" w14:textId="77777777" w:rsidR="002D56CE" w:rsidRDefault="0007245F">
            <w:pPr>
              <w:pStyle w:val="Compact"/>
            </w:pPr>
            <w:r>
              <w:t>Inferred value</w:t>
            </w:r>
          </w:p>
        </w:tc>
        <w:tc>
          <w:tcPr>
            <w:tcW w:w="2640" w:type="dxa"/>
          </w:tcPr>
          <w:p w14:paraId="54C854C4" w14:textId="77777777" w:rsidR="002D56CE" w:rsidRDefault="0007245F">
            <w:pPr>
              <w:pStyle w:val="Compact"/>
            </w:pPr>
            <w:r>
              <w:t>Basis</w:t>
            </w:r>
          </w:p>
        </w:tc>
      </w:tr>
      <w:tr w:rsidR="002D56CE" w14:paraId="4F3CA8BA" w14:textId="77777777">
        <w:tc>
          <w:tcPr>
            <w:tcW w:w="2640" w:type="dxa"/>
          </w:tcPr>
          <w:p w14:paraId="632BA984" w14:textId="77777777" w:rsidR="002D56CE" w:rsidRDefault="0007245F">
            <w:pPr>
              <w:pStyle w:val="Compact"/>
            </w:pPr>
            <w:r>
              <w:t>pH</w:t>
            </w:r>
          </w:p>
        </w:tc>
        <w:tc>
          <w:tcPr>
            <w:tcW w:w="2640" w:type="dxa"/>
          </w:tcPr>
          <w:p w14:paraId="1D1323F1" w14:textId="77777777" w:rsidR="002D56CE" w:rsidRDefault="0007245F">
            <w:pPr>
              <w:pStyle w:val="Compact"/>
            </w:pPr>
            <w:r>
              <w:t>6.5–7.5</w:t>
            </w:r>
          </w:p>
        </w:tc>
        <w:tc>
          <w:tcPr>
            <w:tcW w:w="2640" w:type="dxa"/>
          </w:tcPr>
          <w:p w14:paraId="0256991D" w14:textId="77777777" w:rsidR="002D56CE" w:rsidRDefault="0007245F">
            <w:pPr>
              <w:pStyle w:val="Compact"/>
            </w:pPr>
            <w:r>
              <w:t>Tidal influence; diatom-rich community</w:t>
            </w:r>
          </w:p>
        </w:tc>
      </w:tr>
      <w:tr w:rsidR="002D56CE" w14:paraId="08A39A97" w14:textId="77777777">
        <w:tc>
          <w:tcPr>
            <w:tcW w:w="2640" w:type="dxa"/>
          </w:tcPr>
          <w:p w14:paraId="6521D471" w14:textId="77777777" w:rsidR="002D56CE" w:rsidRDefault="0007245F">
            <w:pPr>
              <w:pStyle w:val="Compact"/>
            </w:pPr>
            <w:r>
              <w:t>Salinity</w:t>
            </w:r>
          </w:p>
        </w:tc>
        <w:tc>
          <w:tcPr>
            <w:tcW w:w="2640" w:type="dxa"/>
          </w:tcPr>
          <w:p w14:paraId="5DDFE0F8" w14:textId="77777777" w:rsidR="002D56CE" w:rsidRDefault="0007245F">
            <w:pPr>
              <w:pStyle w:val="Compact"/>
            </w:pPr>
            <w:r>
              <w:t>0.5–5 ppt (tidal cycles)</w:t>
            </w:r>
          </w:p>
        </w:tc>
        <w:tc>
          <w:tcPr>
            <w:tcW w:w="2640" w:type="dxa"/>
          </w:tcPr>
          <w:p w14:paraId="70C675D7" w14:textId="77777777" w:rsidR="002D56CE" w:rsidRDefault="0007245F">
            <w:pPr>
              <w:pStyle w:val="Compact"/>
            </w:pPr>
            <w:r>
              <w:t>Mummichog + Fourspine Stickleback co-dominance</w:t>
            </w:r>
          </w:p>
        </w:tc>
      </w:tr>
      <w:tr w:rsidR="002D56CE" w14:paraId="2CA0C41C" w14:textId="77777777">
        <w:tc>
          <w:tcPr>
            <w:tcW w:w="2640" w:type="dxa"/>
          </w:tcPr>
          <w:p w14:paraId="076E5279" w14:textId="77777777" w:rsidR="002D56CE" w:rsidRDefault="0007245F">
            <w:pPr>
              <w:pStyle w:val="Compact"/>
            </w:pPr>
            <w:r>
              <w:t>Conductivity</w:t>
            </w:r>
          </w:p>
        </w:tc>
        <w:tc>
          <w:tcPr>
            <w:tcW w:w="2640" w:type="dxa"/>
          </w:tcPr>
          <w:p w14:paraId="2E5EA79A" w14:textId="77777777" w:rsidR="002D56CE" w:rsidRDefault="0007245F">
            <w:pPr>
              <w:pStyle w:val="Compact"/>
            </w:pPr>
            <w:r>
              <w:t>100–500 μS/cm (variable)</w:t>
            </w:r>
          </w:p>
        </w:tc>
        <w:tc>
          <w:tcPr>
            <w:tcW w:w="2640" w:type="dxa"/>
          </w:tcPr>
          <w:p w14:paraId="005088E7" w14:textId="77777777" w:rsidR="002D56CE" w:rsidRDefault="0007245F">
            <w:pPr>
              <w:pStyle w:val="Compact"/>
            </w:pPr>
            <w:r>
              <w:t>Tidal mixing with marine water</w:t>
            </w:r>
          </w:p>
        </w:tc>
      </w:tr>
      <w:tr w:rsidR="002D56CE" w14:paraId="79EB0600" w14:textId="77777777">
        <w:tc>
          <w:tcPr>
            <w:tcW w:w="2640" w:type="dxa"/>
          </w:tcPr>
          <w:p w14:paraId="2E9036DF" w14:textId="77777777" w:rsidR="002D56CE" w:rsidRDefault="0007245F">
            <w:pPr>
              <w:pStyle w:val="Compact"/>
            </w:pPr>
            <w:r>
              <w:t>Total phosphorus</w:t>
            </w:r>
          </w:p>
        </w:tc>
        <w:tc>
          <w:tcPr>
            <w:tcW w:w="2640" w:type="dxa"/>
          </w:tcPr>
          <w:p w14:paraId="6D95E2EC" w14:textId="77777777" w:rsidR="002D56CE" w:rsidRDefault="0007245F">
            <w:pPr>
              <w:pStyle w:val="Compact"/>
            </w:pPr>
            <w:r>
              <w:t>Moderate</w:t>
            </w:r>
          </w:p>
        </w:tc>
        <w:tc>
          <w:tcPr>
            <w:tcW w:w="2640" w:type="dxa"/>
          </w:tcPr>
          <w:p w14:paraId="2A2F76BD" w14:textId="77777777" w:rsidR="002D56CE" w:rsidRDefault="0007245F">
            <w:pPr>
              <w:pStyle w:val="Compact"/>
            </w:pPr>
            <w:r>
              <w:t>Tidal nutrient flux; high diatom diversity</w:t>
            </w:r>
          </w:p>
        </w:tc>
      </w:tr>
      <w:tr w:rsidR="002D56CE" w14:paraId="194BBAD8" w14:textId="77777777">
        <w:tc>
          <w:tcPr>
            <w:tcW w:w="2640" w:type="dxa"/>
          </w:tcPr>
          <w:p w14:paraId="485229EE" w14:textId="77777777" w:rsidR="002D56CE" w:rsidRDefault="0007245F">
            <w:pPr>
              <w:pStyle w:val="Compact"/>
            </w:pPr>
            <w:r>
              <w:t>Silica</w:t>
            </w:r>
          </w:p>
        </w:tc>
        <w:tc>
          <w:tcPr>
            <w:tcW w:w="2640" w:type="dxa"/>
          </w:tcPr>
          <w:p w14:paraId="131F7A16" w14:textId="77777777" w:rsidR="002D56CE" w:rsidRDefault="0007245F">
            <w:pPr>
              <w:pStyle w:val="Compact"/>
            </w:pPr>
            <w:r>
              <w:t>Moderate–high</w:t>
            </w:r>
          </w:p>
        </w:tc>
        <w:tc>
          <w:tcPr>
            <w:tcW w:w="2640" w:type="dxa"/>
          </w:tcPr>
          <w:p w14:paraId="399B63AD" w14:textId="77777777" w:rsidR="002D56CE" w:rsidRDefault="0007245F">
            <w:pPr>
              <w:pStyle w:val="Compact"/>
            </w:pPr>
            <w:r>
              <w:t>Diatoms 23% of algal community</w:t>
            </w:r>
          </w:p>
        </w:tc>
      </w:tr>
      <w:tr w:rsidR="002D56CE" w14:paraId="529C035D" w14:textId="77777777">
        <w:tc>
          <w:tcPr>
            <w:tcW w:w="2640" w:type="dxa"/>
          </w:tcPr>
          <w:p w14:paraId="094B9F87" w14:textId="77777777" w:rsidR="002D56CE" w:rsidRDefault="0007245F">
            <w:pPr>
              <w:pStyle w:val="Compact"/>
            </w:pPr>
            <w:r>
              <w:t>Dissolved oxygen</w:t>
            </w:r>
          </w:p>
        </w:tc>
        <w:tc>
          <w:tcPr>
            <w:tcW w:w="2640" w:type="dxa"/>
          </w:tcPr>
          <w:p w14:paraId="3533B438" w14:textId="77777777" w:rsidR="002D56CE" w:rsidRDefault="0007245F">
            <w:pPr>
              <w:pStyle w:val="Compact"/>
            </w:pPr>
            <w:r>
              <w:t>Variable but adequate</w:t>
            </w:r>
          </w:p>
        </w:tc>
        <w:tc>
          <w:tcPr>
            <w:tcW w:w="2640" w:type="dxa"/>
          </w:tcPr>
          <w:p w14:paraId="1B958856" w14:textId="77777777" w:rsidR="002D56CE" w:rsidRDefault="0007245F">
            <w:pPr>
              <w:pStyle w:val="Compact"/>
            </w:pPr>
            <w:r>
              <w:t>Tidal mixing maintains oxygenation</w:t>
            </w:r>
          </w:p>
        </w:tc>
      </w:tr>
      <w:tr w:rsidR="002D56CE" w14:paraId="631F73CB" w14:textId="77777777">
        <w:tc>
          <w:tcPr>
            <w:tcW w:w="2640" w:type="dxa"/>
          </w:tcPr>
          <w:p w14:paraId="4639E27F" w14:textId="77777777" w:rsidR="002D56CE" w:rsidRDefault="0007245F">
            <w:pPr>
              <w:pStyle w:val="Compact"/>
            </w:pPr>
            <w:r>
              <w:t>Turbidity</w:t>
            </w:r>
          </w:p>
        </w:tc>
        <w:tc>
          <w:tcPr>
            <w:tcW w:w="2640" w:type="dxa"/>
          </w:tcPr>
          <w:p w14:paraId="35B30891" w14:textId="77777777" w:rsidR="002D56CE" w:rsidRDefault="0007245F">
            <w:pPr>
              <w:pStyle w:val="Compact"/>
            </w:pPr>
            <w:r>
              <w:t>Moderate</w:t>
            </w:r>
          </w:p>
        </w:tc>
        <w:tc>
          <w:tcPr>
            <w:tcW w:w="2640" w:type="dxa"/>
          </w:tcPr>
          <w:p w14:paraId="305C61C4" w14:textId="77777777" w:rsidR="002D56CE" w:rsidRDefault="0007245F">
            <w:pPr>
              <w:pStyle w:val="Compact"/>
            </w:pPr>
            <w:r>
              <w:t>Tidal resuspension; cryptophytes competitive</w:t>
            </w:r>
          </w:p>
        </w:tc>
      </w:tr>
    </w:tbl>
    <w:p w14:paraId="48AA198C" w14:textId="77777777" w:rsidR="002D56CE" w:rsidRDefault="0007245F">
      <w:pPr>
        <w:pStyle w:val="Heading3"/>
      </w:pPr>
      <w:bookmarkStart w:id="84" w:name="narrative-1"/>
      <w:bookmarkEnd w:id="83"/>
      <w:r>
        <w:t>Narrative</w:t>
      </w:r>
    </w:p>
    <w:p w14:paraId="40A2F1CA" w14:textId="77777777" w:rsidR="002D56CE" w:rsidRDefault="0007245F">
      <w:pPr>
        <w:pStyle w:val="FirstParagraph"/>
      </w:pPr>
      <w:r>
        <w:t>The fish community names this site’s character plainly: Mummichog (42.1%), Fourspine Stickleback (31.6%), American Eel (15.6%).</w:t>
      </w:r>
    </w:p>
    <w:p w14:paraId="4622BBBB" w14:textId="77777777" w:rsidR="002D56CE" w:rsidRDefault="0007245F">
      <w:pPr>
        <w:pStyle w:val="BodyText"/>
      </w:pPr>
      <w:r>
        <w:t>Mummichog (</w:t>
      </w:r>
      <w:r>
        <w:rPr>
          <w:i/>
          <w:iCs/>
        </w:rPr>
        <w:t>Fundulus heteroclitus</w:t>
      </w:r>
      <w:r>
        <w:t>) is the quintessential salt marsh and t</w:t>
      </w:r>
      <w:r>
        <w:t>idal creek fish of the northeast coast — native, tolerant of salinity from fresh to full seawater, and adapted to the biological extremes of tidal dynamics. Fourspine Stickleback (</w:t>
      </w:r>
      <w:r>
        <w:rPr>
          <w:i/>
          <w:iCs/>
        </w:rPr>
        <w:t>Apeltes quadracus</w:t>
      </w:r>
      <w:r>
        <w:t>) is a brackish-water specialist found throughout coastal N</w:t>
      </w:r>
      <w:r>
        <w:t xml:space="preserve">ew England tidal creeks. These two species together define the tidal freshwater-to-oligohaline transition zone with a specificity that no chemical measurement could better. American Eel confirms ocean connectivity. </w:t>
      </w:r>
      <w:r>
        <w:lastRenderedPageBreak/>
        <w:t xml:space="preserve">White Perch (5.3%) — a euryhaline native </w:t>
      </w:r>
      <w:r>
        <w:t>of coastal New England — reinforces the estuarine character.</w:t>
      </w:r>
    </w:p>
    <w:p w14:paraId="3D88DD9C" w14:textId="77777777" w:rsidR="002D56CE" w:rsidRDefault="0007245F">
      <w:pPr>
        <w:pStyle w:val="BodyText"/>
      </w:pPr>
      <w:r>
        <w:t>The algal community is the second most diverse in the entire dataset: 178 ESVs, H(a) = 4.43. Tidal systems receive regular nutrient pulses from marine water, decomposing organic matter, and sedim</w:t>
      </w:r>
      <w:r>
        <w:t>ent resuspension — conditions that support high algal diversity. Diatoms (23.1%) are classic estuarine primary producers, renewed by tidal flux of silica, nitrogen, and phosphorus. Cryptomonas (22.0%) is competitive in the low-light, mixed-salinity conditi</w:t>
      </w:r>
      <w:r>
        <w:t>ons of a tidal fringe.</w:t>
      </w:r>
    </w:p>
    <w:p w14:paraId="46AA79FF" w14:textId="77777777" w:rsidR="002D56CE" w:rsidRDefault="0007245F">
      <w:pPr>
        <w:pStyle w:val="Heading3"/>
      </w:pPr>
      <w:bookmarkStart w:id="85" w:name="native-vs.-non-native-1"/>
      <w:bookmarkEnd w:id="84"/>
      <w:r>
        <w:t>Native vs. Non-Native</w:t>
      </w:r>
    </w:p>
    <w:p w14:paraId="1516FAB0" w14:textId="77777777" w:rsidR="002D56CE" w:rsidRDefault="0007245F">
      <w:pPr>
        <w:pStyle w:val="FirstParagraph"/>
      </w:pPr>
      <w:r>
        <w:t>All detected fish are native to the coastal New England estuarine environment. Mummichog, Fourspine Stickleback, White Perch, and American Eel are among the most characteristic native species of this habitat typ</w:t>
      </w:r>
      <w:r>
        <w:t>e. There is no non-native fish signal at this site.</w:t>
      </w:r>
    </w:p>
    <w:p w14:paraId="2D9BFD9E" w14:textId="77777777" w:rsidR="002D56CE" w:rsidRDefault="0007245F">
      <w:pPr>
        <w:pStyle w:val="BodyText"/>
      </w:pPr>
      <w:r>
        <w:t>Below School St is a functioning tidal transition ecosystem. Brook Trout consistently detected at this site indicate upstream refugia in the watershed. eDNA degrades faster in saline water than in freshwa</w:t>
      </w:r>
      <w:r>
        <w:t>ter [T7]; the true Brook Trout signal from upstream reaches may be understated at this tidal sampling point. Moving the sampling location further upstream is worth considering.</w:t>
      </w:r>
    </w:p>
    <w:p w14:paraId="545D5B68" w14:textId="77777777" w:rsidR="002D56CE" w:rsidRDefault="0007245F">
      <w:r>
        <w:pict w14:anchorId="5F307B94">
          <v:rect id="_x0000_i1034" style="width:0;height:1.5pt" o:hralign="center" o:hrstd="t" o:hr="t"/>
        </w:pict>
      </w:r>
    </w:p>
    <w:p w14:paraId="1C8889C9" w14:textId="77777777" w:rsidR="002D56CE" w:rsidRDefault="0007245F">
      <w:pPr>
        <w:pStyle w:val="Heading2"/>
      </w:pPr>
      <w:bookmarkStart w:id="86" w:name="X055f5458b6a71e4fc612ad09de4d1b4dce39fce"/>
      <w:bookmarkEnd w:id="81"/>
      <w:bookmarkEnd w:id="85"/>
      <w:r>
        <w:t>Lower Golf Course / Sawmill Brook | JVB5776 / C4SUMTFY.1</w:t>
      </w:r>
    </w:p>
    <w:p w14:paraId="3D1AB82A" w14:textId="77777777" w:rsidR="002D56CE" w:rsidRDefault="0007245F">
      <w:pPr>
        <w:pStyle w:val="FirstParagraph"/>
      </w:pPr>
      <w:r>
        <w:rPr>
          <w:i/>
          <w:iCs/>
        </w:rPr>
        <w:t>This site was select</w:t>
      </w:r>
      <w:r>
        <w:rPr>
          <w:i/>
          <w:iCs/>
        </w:rPr>
        <w:t>ed to determine whether Brook Trout were accessing the Golf Course reach during fall spawning season (November 2023).</w:t>
      </w:r>
    </w:p>
    <w:p w14:paraId="4517FC6C" w14:textId="77777777" w:rsidR="002D56CE" w:rsidRDefault="0007245F">
      <w:pPr>
        <w:pStyle w:val="BodyText"/>
      </w:pPr>
      <w:r>
        <w:rPr>
          <w:b/>
          <w:bCs/>
        </w:rPr>
        <w:t>Fish: 9 species, H(f) = 1.62 | Algae: 140 ESVs, H(a) = 3.57</w:t>
      </w:r>
    </w:p>
    <w:p w14:paraId="443B9AEB" w14:textId="77777777" w:rsidR="002D56CE" w:rsidRDefault="0007245F">
      <w:pPr>
        <w:pStyle w:val="Heading3"/>
      </w:pPr>
      <w:bookmarkStart w:id="87" w:name="sentinel-signal-2"/>
      <w:r>
        <w:t>Sentinel Signal</w:t>
      </w:r>
    </w:p>
    <w:p w14:paraId="3DB3017D" w14:textId="77777777" w:rsidR="002D56CE" w:rsidRDefault="0007245F">
      <w:pPr>
        <w:pStyle w:val="FirstParagraph"/>
      </w:pPr>
      <w:r>
        <w:t>Charophytes (Stonewort class) at 35% + Mummichog/Fourspine Sti</w:t>
      </w:r>
      <w:r>
        <w:t xml:space="preserve">ckleback + Golden Shiner/Sunfish = </w:t>
      </w:r>
      <w:r>
        <w:rPr>
          <w:b/>
          <w:bCs/>
        </w:rPr>
        <w:t>ecotone signal: calcium-rich clean groundwater input meeting tidal backwater</w:t>
      </w:r>
      <w:r>
        <w:t xml:space="preserve">. The Charophyte signal is ecologically significant — but </w:t>
      </w:r>
      <w:r>
        <w:rPr>
          <w:b/>
          <w:bCs/>
        </w:rPr>
        <w:t>genus was not resolved in the 23S rRNA data</w:t>
      </w:r>
      <w:r>
        <w:t>, and in-situ verification is required befor</w:t>
      </w:r>
      <w:r>
        <w:t>e species identity and invasive status can be confirmed (see note below).</w:t>
      </w:r>
    </w:p>
    <w:p w14:paraId="174CE344" w14:textId="77777777" w:rsidR="002D56CE" w:rsidRDefault="0007245F">
      <w:pPr>
        <w:pStyle w:val="Heading3"/>
      </w:pPr>
      <w:bookmarkStart w:id="88" w:name="inferred-water-chemistry-2"/>
      <w:bookmarkEnd w:id="87"/>
      <w:r>
        <w:t>Inferred Water Chemistry</w:t>
      </w:r>
    </w:p>
    <w:tbl>
      <w:tblPr>
        <w:tblStyle w:val="Table"/>
        <w:tblW w:w="5000" w:type="pct"/>
        <w:tblLayout w:type="fixed"/>
        <w:tblLook w:val="0020" w:firstRow="1" w:lastRow="0" w:firstColumn="0" w:lastColumn="0" w:noHBand="0" w:noVBand="0"/>
      </w:tblPr>
      <w:tblGrid>
        <w:gridCol w:w="3192"/>
        <w:gridCol w:w="3192"/>
        <w:gridCol w:w="3192"/>
      </w:tblGrid>
      <w:tr w:rsidR="002D56CE" w14:paraId="55F87305"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2640" w:type="dxa"/>
          </w:tcPr>
          <w:p w14:paraId="7BB76CC9" w14:textId="77777777" w:rsidR="002D56CE" w:rsidRDefault="0007245F">
            <w:pPr>
              <w:pStyle w:val="Compact"/>
            </w:pPr>
            <w:r>
              <w:t>Parameter</w:t>
            </w:r>
          </w:p>
        </w:tc>
        <w:tc>
          <w:tcPr>
            <w:tcW w:w="2640" w:type="dxa"/>
          </w:tcPr>
          <w:p w14:paraId="46D546FE" w14:textId="77777777" w:rsidR="002D56CE" w:rsidRDefault="0007245F">
            <w:pPr>
              <w:pStyle w:val="Compact"/>
            </w:pPr>
            <w:r>
              <w:t>Inferred value</w:t>
            </w:r>
          </w:p>
        </w:tc>
        <w:tc>
          <w:tcPr>
            <w:tcW w:w="2640" w:type="dxa"/>
          </w:tcPr>
          <w:p w14:paraId="7F114E5E" w14:textId="77777777" w:rsidR="002D56CE" w:rsidRDefault="0007245F">
            <w:pPr>
              <w:pStyle w:val="Compact"/>
            </w:pPr>
            <w:r>
              <w:t>Basis</w:t>
            </w:r>
          </w:p>
        </w:tc>
      </w:tr>
      <w:tr w:rsidR="002D56CE" w14:paraId="39E7DA04" w14:textId="77777777">
        <w:tc>
          <w:tcPr>
            <w:tcW w:w="2640" w:type="dxa"/>
          </w:tcPr>
          <w:p w14:paraId="37615EDC" w14:textId="77777777" w:rsidR="002D56CE" w:rsidRDefault="0007245F">
            <w:pPr>
              <w:pStyle w:val="Compact"/>
            </w:pPr>
            <w:r>
              <w:t>pH</w:t>
            </w:r>
          </w:p>
        </w:tc>
        <w:tc>
          <w:tcPr>
            <w:tcW w:w="2640" w:type="dxa"/>
          </w:tcPr>
          <w:p w14:paraId="2D80E1CF" w14:textId="77777777" w:rsidR="002D56CE" w:rsidRDefault="0007245F">
            <w:pPr>
              <w:pStyle w:val="Compact"/>
            </w:pPr>
            <w:r>
              <w:t>6.5–8.0</w:t>
            </w:r>
          </w:p>
        </w:tc>
        <w:tc>
          <w:tcPr>
            <w:tcW w:w="2640" w:type="dxa"/>
          </w:tcPr>
          <w:p w14:paraId="44638B67" w14:textId="77777777" w:rsidR="002D56CE" w:rsidRDefault="0007245F">
            <w:pPr>
              <w:pStyle w:val="Compact"/>
            </w:pPr>
            <w:r>
              <w:t>Stonewort optimal range; alkaline to neutral</w:t>
            </w:r>
          </w:p>
        </w:tc>
      </w:tr>
      <w:tr w:rsidR="002D56CE" w14:paraId="2448BD09" w14:textId="77777777">
        <w:tc>
          <w:tcPr>
            <w:tcW w:w="2640" w:type="dxa"/>
          </w:tcPr>
          <w:p w14:paraId="0EA39F00" w14:textId="77777777" w:rsidR="002D56CE" w:rsidRDefault="0007245F">
            <w:pPr>
              <w:pStyle w:val="Compact"/>
            </w:pPr>
            <w:r>
              <w:t>Calcium</w:t>
            </w:r>
          </w:p>
        </w:tc>
        <w:tc>
          <w:tcPr>
            <w:tcW w:w="2640" w:type="dxa"/>
          </w:tcPr>
          <w:p w14:paraId="36178AC8" w14:textId="77777777" w:rsidR="002D56CE" w:rsidRDefault="0007245F">
            <w:pPr>
              <w:pStyle w:val="Compact"/>
            </w:pPr>
            <w:r>
              <w:t>&gt;15–20 mg/L</w:t>
            </w:r>
          </w:p>
        </w:tc>
        <w:tc>
          <w:tcPr>
            <w:tcW w:w="2640" w:type="dxa"/>
          </w:tcPr>
          <w:p w14:paraId="4033F4F2" w14:textId="77777777" w:rsidR="002D56CE" w:rsidRDefault="0007245F">
            <w:pPr>
              <w:pStyle w:val="Compact"/>
            </w:pPr>
            <w:r>
              <w:t>Stoneworts require Ca²⁺ for cell wall calcification</w:t>
            </w:r>
          </w:p>
        </w:tc>
      </w:tr>
      <w:tr w:rsidR="002D56CE" w14:paraId="14BA2405" w14:textId="77777777">
        <w:tc>
          <w:tcPr>
            <w:tcW w:w="2640" w:type="dxa"/>
          </w:tcPr>
          <w:p w14:paraId="1588C2F0" w14:textId="77777777" w:rsidR="002D56CE" w:rsidRDefault="0007245F">
            <w:pPr>
              <w:pStyle w:val="Compact"/>
            </w:pPr>
            <w:r>
              <w:t>Conductivity</w:t>
            </w:r>
          </w:p>
        </w:tc>
        <w:tc>
          <w:tcPr>
            <w:tcW w:w="2640" w:type="dxa"/>
          </w:tcPr>
          <w:p w14:paraId="3AAB1B4C" w14:textId="77777777" w:rsidR="002D56CE" w:rsidRDefault="0007245F">
            <w:pPr>
              <w:pStyle w:val="Compact"/>
            </w:pPr>
            <w:r>
              <w:t>80–200 μS/cm</w:t>
            </w:r>
          </w:p>
        </w:tc>
        <w:tc>
          <w:tcPr>
            <w:tcW w:w="2640" w:type="dxa"/>
          </w:tcPr>
          <w:p w14:paraId="51430F98" w14:textId="77777777" w:rsidR="002D56CE" w:rsidRDefault="0007245F">
            <w:pPr>
              <w:pStyle w:val="Compact"/>
            </w:pPr>
            <w:r>
              <w:t>Harder than ME sites; groundwater + tidal mix</w:t>
            </w:r>
          </w:p>
        </w:tc>
      </w:tr>
      <w:tr w:rsidR="002D56CE" w14:paraId="5F83E99D" w14:textId="77777777">
        <w:tc>
          <w:tcPr>
            <w:tcW w:w="2640" w:type="dxa"/>
          </w:tcPr>
          <w:p w14:paraId="44049993" w14:textId="77777777" w:rsidR="002D56CE" w:rsidRDefault="0007245F">
            <w:pPr>
              <w:pStyle w:val="Compact"/>
            </w:pPr>
            <w:r>
              <w:lastRenderedPageBreak/>
              <w:t>Total phosphorus</w:t>
            </w:r>
          </w:p>
        </w:tc>
        <w:tc>
          <w:tcPr>
            <w:tcW w:w="2640" w:type="dxa"/>
          </w:tcPr>
          <w:p w14:paraId="7F847A5C" w14:textId="77777777" w:rsidR="002D56CE" w:rsidRDefault="0007245F">
            <w:pPr>
              <w:pStyle w:val="Compact"/>
            </w:pPr>
            <w:r>
              <w:t>Low–moderate</w:t>
            </w:r>
          </w:p>
        </w:tc>
        <w:tc>
          <w:tcPr>
            <w:tcW w:w="2640" w:type="dxa"/>
          </w:tcPr>
          <w:p w14:paraId="18571316" w14:textId="77777777" w:rsidR="002D56CE" w:rsidRDefault="0007245F">
            <w:pPr>
              <w:pStyle w:val="Compact"/>
            </w:pPr>
            <w:r>
              <w:t>Stoneworts outcompeted by phytoplankton above ~20 μg/L TP</w:t>
            </w:r>
          </w:p>
        </w:tc>
      </w:tr>
      <w:tr w:rsidR="002D56CE" w14:paraId="0E21142B" w14:textId="77777777">
        <w:tc>
          <w:tcPr>
            <w:tcW w:w="2640" w:type="dxa"/>
          </w:tcPr>
          <w:p w14:paraId="62A615D5" w14:textId="77777777" w:rsidR="002D56CE" w:rsidRDefault="0007245F">
            <w:pPr>
              <w:pStyle w:val="Compact"/>
            </w:pPr>
            <w:r>
              <w:t>Turbidity</w:t>
            </w:r>
          </w:p>
        </w:tc>
        <w:tc>
          <w:tcPr>
            <w:tcW w:w="2640" w:type="dxa"/>
          </w:tcPr>
          <w:p w14:paraId="18A07881" w14:textId="77777777" w:rsidR="002D56CE" w:rsidRDefault="0007245F">
            <w:pPr>
              <w:pStyle w:val="Compact"/>
            </w:pPr>
            <w:r>
              <w:t>Low</w:t>
            </w:r>
          </w:p>
        </w:tc>
        <w:tc>
          <w:tcPr>
            <w:tcW w:w="2640" w:type="dxa"/>
          </w:tcPr>
          <w:p w14:paraId="5F3BA475" w14:textId="77777777" w:rsidR="002D56CE" w:rsidRDefault="0007245F">
            <w:pPr>
              <w:pStyle w:val="Compact"/>
            </w:pPr>
            <w:r>
              <w:t>Stoneworts cannot photosynthesize in turbid water</w:t>
            </w:r>
          </w:p>
        </w:tc>
      </w:tr>
      <w:tr w:rsidR="002D56CE" w14:paraId="7169A966" w14:textId="77777777">
        <w:tc>
          <w:tcPr>
            <w:tcW w:w="2640" w:type="dxa"/>
          </w:tcPr>
          <w:p w14:paraId="260F6C2C" w14:textId="77777777" w:rsidR="002D56CE" w:rsidRDefault="0007245F">
            <w:pPr>
              <w:pStyle w:val="Compact"/>
            </w:pPr>
            <w:r>
              <w:t>Salinity</w:t>
            </w:r>
          </w:p>
        </w:tc>
        <w:tc>
          <w:tcPr>
            <w:tcW w:w="2640" w:type="dxa"/>
          </w:tcPr>
          <w:p w14:paraId="38B59074" w14:textId="77777777" w:rsidR="002D56CE" w:rsidRDefault="0007245F">
            <w:pPr>
              <w:pStyle w:val="Compact"/>
            </w:pPr>
            <w:r>
              <w:t>0–5 ppt (variable)</w:t>
            </w:r>
          </w:p>
        </w:tc>
        <w:tc>
          <w:tcPr>
            <w:tcW w:w="2640" w:type="dxa"/>
          </w:tcPr>
          <w:p w14:paraId="28737C06" w14:textId="77777777" w:rsidR="002D56CE" w:rsidRDefault="0007245F">
            <w:pPr>
              <w:pStyle w:val="Compact"/>
            </w:pPr>
            <w:r>
              <w:t>Estuarine fish present; freshwater lens from groundwater</w:t>
            </w:r>
          </w:p>
        </w:tc>
      </w:tr>
      <w:tr w:rsidR="002D56CE" w14:paraId="4DA8152D" w14:textId="77777777">
        <w:tc>
          <w:tcPr>
            <w:tcW w:w="2640" w:type="dxa"/>
          </w:tcPr>
          <w:p w14:paraId="7D94A93C" w14:textId="77777777" w:rsidR="002D56CE" w:rsidRDefault="0007245F">
            <w:pPr>
              <w:pStyle w:val="Compact"/>
            </w:pPr>
            <w:r>
              <w:t>Groundwater input</w:t>
            </w:r>
          </w:p>
        </w:tc>
        <w:tc>
          <w:tcPr>
            <w:tcW w:w="2640" w:type="dxa"/>
          </w:tcPr>
          <w:p w14:paraId="4B2D5450" w14:textId="77777777" w:rsidR="002D56CE" w:rsidRDefault="0007245F">
            <w:pPr>
              <w:pStyle w:val="Compact"/>
            </w:pPr>
            <w:r>
              <w:t>Significant</w:t>
            </w:r>
          </w:p>
        </w:tc>
        <w:tc>
          <w:tcPr>
            <w:tcW w:w="2640" w:type="dxa"/>
          </w:tcPr>
          <w:p w14:paraId="25086219" w14:textId="77777777" w:rsidR="002D56CE" w:rsidRDefault="0007245F">
            <w:pPr>
              <w:pStyle w:val="Compact"/>
            </w:pPr>
            <w:r>
              <w:t>Only explanation for Ca-rich signal at tidal interface</w:t>
            </w:r>
          </w:p>
        </w:tc>
      </w:tr>
    </w:tbl>
    <w:p w14:paraId="44412CC0" w14:textId="77777777" w:rsidR="002D56CE" w:rsidRDefault="0007245F">
      <w:pPr>
        <w:pStyle w:val="Heading3"/>
      </w:pPr>
      <w:bookmarkStart w:id="89" w:name="narrative-2"/>
      <w:bookmarkEnd w:id="88"/>
      <w:r>
        <w:t>Narrative</w:t>
      </w:r>
    </w:p>
    <w:p w14:paraId="135E8D95" w14:textId="77777777" w:rsidR="002D56CE" w:rsidRDefault="0007245F">
      <w:pPr>
        <w:pStyle w:val="FirstParagraph"/>
      </w:pPr>
      <w:r>
        <w:t>This is the most ecologically complex and most ecologically hopeful site in the Massachusetts dataset.</w:t>
      </w:r>
    </w:p>
    <w:p w14:paraId="2D6A39B6" w14:textId="77777777" w:rsidR="002D56CE" w:rsidRDefault="0007245F">
      <w:pPr>
        <w:pStyle w:val="BodyText"/>
      </w:pPr>
      <w:r>
        <w:t>The fish community straddles two worlds: Fourspine Stickleback (32.4%) and Mummichog (8.5%) signal tidal/estuarine influence; Golden Shiner (14.9%) and Sunfish sp. (24.5%) are freshwater warm-water taxa. American Eel (17.3%) bridges both. Yellow Perch (1.</w:t>
      </w:r>
      <w:r>
        <w:t>4%) adds tolerant generalist presence. Rainbow Smelt (0.2%) is an anomalous detection — not documented in this system; unconfirmed pending ESV review [T9]. This is a mixing zone — freshwater meeting tidal backwater — and the fish community reflects that ec</w:t>
      </w:r>
      <w:r>
        <w:t>otone exactly. Ecotones are often biodiversity hotspots precisely because they receive inputs from both adjacent systems simultaneously. H(f) = 1.62 is the highest in the Massachusetts dataset.</w:t>
      </w:r>
    </w:p>
    <w:p w14:paraId="5F34D7E0" w14:textId="77777777" w:rsidR="002D56CE" w:rsidRDefault="0007245F">
      <w:pPr>
        <w:pStyle w:val="BodyText"/>
      </w:pPr>
      <w:r>
        <w:t>The algal signal here is the most striking in the Massachusett</w:t>
      </w:r>
      <w:r>
        <w:t xml:space="preserve">s data, and arguably the most important single finding in the batch: </w:t>
      </w:r>
      <w:r>
        <w:rPr>
          <w:b/>
          <w:bCs/>
        </w:rPr>
        <w:t>Charophytes (Stoneworts) at 35.0%</w:t>
      </w:r>
      <w:r>
        <w:t>.</w:t>
      </w:r>
    </w:p>
    <w:p w14:paraId="094AA7A3" w14:textId="77777777" w:rsidR="002D56CE" w:rsidRDefault="0007245F">
      <w:pPr>
        <w:pStyle w:val="BodyText"/>
      </w:pPr>
      <w:r>
        <w:t>Stoneworts (</w:t>
      </w:r>
      <w:r>
        <w:rPr>
          <w:i/>
          <w:iCs/>
        </w:rPr>
        <w:t>Chara</w:t>
      </w:r>
      <w:r>
        <w:t xml:space="preserve">, </w:t>
      </w:r>
      <w:r>
        <w:rPr>
          <w:i/>
          <w:iCs/>
        </w:rPr>
        <w:t>Nitella</w:t>
      </w:r>
      <w:r>
        <w:t>, and related genera) are macrophytic charophytes — structurally complex plants that anchor to the substrate in shallow, clear</w:t>
      </w:r>
      <w:r>
        <w:t>, well-lit water. They are exquisitely sensitive to conditions:</w:t>
      </w:r>
    </w:p>
    <w:p w14:paraId="100DC3FA" w14:textId="77777777" w:rsidR="002D56CE" w:rsidRDefault="0007245F">
      <w:pPr>
        <w:pStyle w:val="Compact"/>
        <w:numPr>
          <w:ilvl w:val="0"/>
          <w:numId w:val="2"/>
        </w:numPr>
      </w:pPr>
      <w:r>
        <w:rPr>
          <w:b/>
          <w:bCs/>
        </w:rPr>
        <w:t>Water clarity</w:t>
      </w:r>
      <w:r>
        <w:t>: Stoneworts cannot photosynthesize in turbid water. Their dominance means low suspended sediment and good light penetration to the substrate.</w:t>
      </w:r>
    </w:p>
    <w:p w14:paraId="7B24044A" w14:textId="77777777" w:rsidR="002D56CE" w:rsidRDefault="0007245F">
      <w:pPr>
        <w:pStyle w:val="Compact"/>
        <w:numPr>
          <w:ilvl w:val="0"/>
          <w:numId w:val="2"/>
        </w:numPr>
      </w:pPr>
      <w:r>
        <w:rPr>
          <w:b/>
          <w:bCs/>
        </w:rPr>
        <w:t>Calcium</w:t>
      </w:r>
      <w:r>
        <w:t xml:space="preserve">: Stoneworts require calcium </w:t>
      </w:r>
      <w:r>
        <w:t>to build their calcareous cell walls and encrustations. Their 35% dominance at this site signals Ca²⁺ concentrations well above what the granite-derived Maine sites could support — almost certainly a groundwater or spring input.</w:t>
      </w:r>
    </w:p>
    <w:p w14:paraId="2FC58D1C" w14:textId="77777777" w:rsidR="002D56CE" w:rsidRDefault="0007245F">
      <w:pPr>
        <w:pStyle w:val="Compact"/>
        <w:numPr>
          <w:ilvl w:val="0"/>
          <w:numId w:val="2"/>
        </w:numPr>
      </w:pPr>
      <w:r>
        <w:rPr>
          <w:b/>
          <w:bCs/>
        </w:rPr>
        <w:t>pH</w:t>
      </w:r>
      <w:r>
        <w:t>: Stoneworts grow optimal</w:t>
      </w:r>
      <w:r>
        <w:t>ly between pH 6.5 and 8.0. This is alkaline relative to the Maine watershed and to the MA soft-water pond site upstream.</w:t>
      </w:r>
    </w:p>
    <w:p w14:paraId="48C33952" w14:textId="77777777" w:rsidR="002D56CE" w:rsidRDefault="0007245F">
      <w:pPr>
        <w:pStyle w:val="Compact"/>
        <w:numPr>
          <w:ilvl w:val="0"/>
          <w:numId w:val="2"/>
        </w:numPr>
      </w:pPr>
      <w:r>
        <w:rPr>
          <w:b/>
          <w:bCs/>
        </w:rPr>
        <w:lastRenderedPageBreak/>
        <w:t>Nutrient status</w:t>
      </w:r>
      <w:r>
        <w:t xml:space="preserve">: Stoneworts are outcompeted by filamentous algae and cyanobacteria under nutrient-enriched conditions. Their dominance </w:t>
      </w:r>
      <w:r>
        <w:t>here indicates oligotrophic to mesotrophic, unimpaired water quality.</w:t>
      </w:r>
    </w:p>
    <w:p w14:paraId="047AE9F1" w14:textId="77777777" w:rsidR="002D56CE" w:rsidRDefault="0007245F">
      <w:pPr>
        <w:pStyle w:val="Compact"/>
        <w:numPr>
          <w:ilvl w:val="0"/>
          <w:numId w:val="2"/>
        </w:numPr>
      </w:pPr>
      <w:r>
        <w:rPr>
          <w:b/>
          <w:bCs/>
        </w:rPr>
        <w:t>Habitat value</w:t>
      </w:r>
      <w:r>
        <w:t>: Stonewort beds are structural aquatic habitat — fish and invertebrates use them for cover, spawning substrate, and foraging.</w:t>
      </w:r>
    </w:p>
    <w:p w14:paraId="7A6D6C48" w14:textId="77777777" w:rsidR="002D56CE" w:rsidRDefault="0007245F">
      <w:pPr>
        <w:pStyle w:val="FirstParagraph"/>
      </w:pPr>
      <w:r>
        <w:t>A 35% Charophyte signal at a tidal interface s</w:t>
      </w:r>
      <w:r>
        <w:t>ite in a developed coastal town is ecologically significant regardless of species identity — it confirms calcium-rich, clear, low-turbidity groundwater input that is maintaining conditions suitable for a sensitive, structurally complex aquatic macrophyte a</w:t>
      </w:r>
      <w:r>
        <w:t>gainst the backdrop of development pressure and tidal dynamics.</w:t>
      </w:r>
    </w:p>
    <w:p w14:paraId="52E00D07" w14:textId="77777777" w:rsidR="002D56CE" w:rsidRDefault="0007245F">
      <w:pPr>
        <w:pStyle w:val="BodyText"/>
      </w:pPr>
      <w:r>
        <w:rPr>
          <w:b/>
          <w:bCs/>
        </w:rPr>
        <w:t>Invasive species flag [T6].</w:t>
      </w:r>
      <w:r>
        <w:t xml:space="preserve"> The 23S rRNA resolves this signal to class (Charophyceae) only — native </w:t>
      </w:r>
      <w:r>
        <w:rPr>
          <w:i/>
          <w:iCs/>
        </w:rPr>
        <w:t>Chara</w:t>
      </w:r>
      <w:r>
        <w:t>/</w:t>
      </w:r>
      <w:r>
        <w:rPr>
          <w:i/>
          <w:iCs/>
        </w:rPr>
        <w:t>Nitella</w:t>
      </w:r>
      <w:r>
        <w:t xml:space="preserve"> and invasive </w:t>
      </w:r>
      <w:r>
        <w:rPr>
          <w:i/>
          <w:iCs/>
        </w:rPr>
        <w:t>Nitellopsis obtusa</w:t>
      </w:r>
      <w:r>
        <w:t xml:space="preserve"> (Starry Stonewort) cannot be distinguished fro</w:t>
      </w:r>
      <w:r>
        <w:t>m this data. Field morphological identification or species-specific PCR is required before this signal can be interpreted as native or invasive. Do not treat as a confirmed positive indicator until field-verified.</w:t>
      </w:r>
    </w:p>
    <w:p w14:paraId="78609D95" w14:textId="77777777" w:rsidR="002D56CE" w:rsidRDefault="0007245F">
      <w:pPr>
        <w:pStyle w:val="Heading3"/>
      </w:pPr>
      <w:bookmarkStart w:id="90" w:name="native-vs.-non-native-2"/>
      <w:bookmarkEnd w:id="89"/>
      <w:r>
        <w:t>Native vs. Non-Native</w:t>
      </w:r>
    </w:p>
    <w:p w14:paraId="2D8A4761" w14:textId="77777777" w:rsidR="002D56CE" w:rsidRDefault="0007245F">
      <w:pPr>
        <w:pStyle w:val="FirstParagraph"/>
      </w:pPr>
      <w:r>
        <w:t>All detected fish species are native to eastern North America in this habitat type. Golden Shiner and Sunfish spp. may reflect upstream pond stocking, but they are native species. Fourspine Stickleback, Mummichog, American Eel, Rainbow Smelt, and Yellow Pe</w:t>
      </w:r>
      <w:r>
        <w:t>rch are all wild, native coastal New England fish. No non-native fish signal detected.</w:t>
      </w:r>
    </w:p>
    <w:p w14:paraId="2CE11D98" w14:textId="77777777" w:rsidR="002D56CE" w:rsidRDefault="0007245F">
      <w:pPr>
        <w:pStyle w:val="BodyText"/>
      </w:pPr>
      <w:r>
        <w:t>Lower Golf Course / Sawmill Brook sits at the intersection of productive tidal ecology and a clean, calcium-rich freshwater input. The Charophyte signal is the most ecol</w:t>
      </w:r>
      <w:r>
        <w:t>ogically complex finding in the Massachusetts dataset — and its true character (native indicator vs. invasive alert) is the most important unanswered question in the batch. It warrants immediate field verification.</w:t>
      </w:r>
    </w:p>
    <w:p w14:paraId="53392363" w14:textId="77777777" w:rsidR="002D56CE" w:rsidRDefault="0007245F">
      <w:r>
        <w:pict w14:anchorId="6201CD15">
          <v:rect id="_x0000_i1035" style="width:0;height:1.5pt" o:hralign="center" o:hrstd="t" o:hr="t"/>
        </w:pict>
      </w:r>
    </w:p>
    <w:p w14:paraId="520F7EA1" w14:textId="77777777" w:rsidR="002D56CE" w:rsidRDefault="0007245F">
      <w:r>
        <w:pict w14:anchorId="7A25832E">
          <v:rect id="_x0000_i1036" style="width:0;height:1.5pt" o:hralign="center" o:hrstd="t" o:hr="t"/>
        </w:pict>
      </w:r>
    </w:p>
    <w:p w14:paraId="3779D562" w14:textId="77777777" w:rsidR="002D56CE" w:rsidRDefault="0007245F">
      <w:pPr>
        <w:pStyle w:val="Heading2"/>
      </w:pPr>
      <w:bookmarkStart w:id="91" w:name="massachusetts-summary"/>
      <w:bookmarkEnd w:id="86"/>
      <w:bookmarkEnd w:id="90"/>
      <w:r>
        <w:t>Massachusetts Summary</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2D56CE" w14:paraId="59B0ADCF"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1131" w:type="dxa"/>
          </w:tcPr>
          <w:p w14:paraId="57FBE3D9" w14:textId="77777777" w:rsidR="002D56CE" w:rsidRDefault="0007245F">
            <w:pPr>
              <w:pStyle w:val="Compact"/>
            </w:pPr>
            <w:r>
              <w:t>Site</w:t>
            </w:r>
          </w:p>
        </w:tc>
        <w:tc>
          <w:tcPr>
            <w:tcW w:w="1131" w:type="dxa"/>
          </w:tcPr>
          <w:p w14:paraId="7560CE1A" w14:textId="77777777" w:rsidR="002D56CE" w:rsidRDefault="0007245F">
            <w:pPr>
              <w:pStyle w:val="Compact"/>
            </w:pPr>
            <w:r>
              <w:t>Fish spp.</w:t>
            </w:r>
          </w:p>
        </w:tc>
        <w:tc>
          <w:tcPr>
            <w:tcW w:w="1131" w:type="dxa"/>
          </w:tcPr>
          <w:p w14:paraId="1DCFA638" w14:textId="77777777" w:rsidR="002D56CE" w:rsidRDefault="0007245F">
            <w:pPr>
              <w:pStyle w:val="Compact"/>
            </w:pPr>
            <w:r>
              <w:t>H(f)</w:t>
            </w:r>
          </w:p>
        </w:tc>
        <w:tc>
          <w:tcPr>
            <w:tcW w:w="1131" w:type="dxa"/>
          </w:tcPr>
          <w:p w14:paraId="4228860A" w14:textId="77777777" w:rsidR="002D56CE" w:rsidRDefault="0007245F">
            <w:pPr>
              <w:pStyle w:val="Compact"/>
            </w:pPr>
            <w:r>
              <w:t>Algae ESVs</w:t>
            </w:r>
          </w:p>
        </w:tc>
        <w:tc>
          <w:tcPr>
            <w:tcW w:w="1131" w:type="dxa"/>
          </w:tcPr>
          <w:p w14:paraId="27AB035A" w14:textId="77777777" w:rsidR="002D56CE" w:rsidRDefault="0007245F">
            <w:pPr>
              <w:pStyle w:val="Compact"/>
            </w:pPr>
            <w:r>
              <w:t>H(a)</w:t>
            </w:r>
          </w:p>
        </w:tc>
        <w:tc>
          <w:tcPr>
            <w:tcW w:w="1131" w:type="dxa"/>
          </w:tcPr>
          <w:p w14:paraId="66AC65BD" w14:textId="77777777" w:rsidR="002D56CE" w:rsidRDefault="0007245F">
            <w:pPr>
              <w:pStyle w:val="Compact"/>
            </w:pPr>
            <w:r>
              <w:t>Key Sentinel Complex</w:t>
            </w:r>
          </w:p>
        </w:tc>
        <w:tc>
          <w:tcPr>
            <w:tcW w:w="1131" w:type="dxa"/>
          </w:tcPr>
          <w:p w14:paraId="7EC7FFE3" w14:textId="77777777" w:rsidR="002D56CE" w:rsidRDefault="0007245F">
            <w:pPr>
              <w:pStyle w:val="Compact"/>
            </w:pPr>
            <w:r>
              <w:t>Character</w:t>
            </w:r>
          </w:p>
        </w:tc>
      </w:tr>
      <w:tr w:rsidR="002D56CE" w14:paraId="02819EAF" w14:textId="77777777">
        <w:tc>
          <w:tcPr>
            <w:tcW w:w="1131" w:type="dxa"/>
          </w:tcPr>
          <w:p w14:paraId="6A08D243" w14:textId="77777777" w:rsidR="002D56CE" w:rsidRDefault="0007245F">
            <w:pPr>
              <w:pStyle w:val="Compact"/>
            </w:pPr>
            <w:r>
              <w:t>Lower Golf Course / Sawmill</w:t>
            </w:r>
          </w:p>
        </w:tc>
        <w:tc>
          <w:tcPr>
            <w:tcW w:w="1131" w:type="dxa"/>
          </w:tcPr>
          <w:p w14:paraId="6F773C0A" w14:textId="77777777" w:rsidR="002D56CE" w:rsidRDefault="0007245F">
            <w:pPr>
              <w:pStyle w:val="Compact"/>
            </w:pPr>
            <w:r>
              <w:t>9</w:t>
            </w:r>
          </w:p>
        </w:tc>
        <w:tc>
          <w:tcPr>
            <w:tcW w:w="1131" w:type="dxa"/>
          </w:tcPr>
          <w:p w14:paraId="4C473475" w14:textId="77777777" w:rsidR="002D56CE" w:rsidRDefault="0007245F">
            <w:pPr>
              <w:pStyle w:val="Compact"/>
            </w:pPr>
            <w:r>
              <w:t>1.62</w:t>
            </w:r>
          </w:p>
        </w:tc>
        <w:tc>
          <w:tcPr>
            <w:tcW w:w="1131" w:type="dxa"/>
          </w:tcPr>
          <w:p w14:paraId="62B44AD6" w14:textId="77777777" w:rsidR="002D56CE" w:rsidRDefault="0007245F">
            <w:pPr>
              <w:pStyle w:val="Compact"/>
            </w:pPr>
            <w:r>
              <w:t>140</w:t>
            </w:r>
          </w:p>
        </w:tc>
        <w:tc>
          <w:tcPr>
            <w:tcW w:w="1131" w:type="dxa"/>
          </w:tcPr>
          <w:p w14:paraId="39A7E7E2" w14:textId="77777777" w:rsidR="002D56CE" w:rsidRDefault="0007245F">
            <w:pPr>
              <w:pStyle w:val="Compact"/>
            </w:pPr>
            <w:r>
              <w:t>3.57</w:t>
            </w:r>
          </w:p>
        </w:tc>
        <w:tc>
          <w:tcPr>
            <w:tcW w:w="1131" w:type="dxa"/>
          </w:tcPr>
          <w:p w14:paraId="79779167" w14:textId="77777777" w:rsidR="002D56CE" w:rsidRDefault="0007245F">
            <w:pPr>
              <w:pStyle w:val="Compact"/>
            </w:pPr>
            <w:r>
              <w:t>Stoneworts 35% + estuarine-freshwater ecotone fish</w:t>
            </w:r>
          </w:p>
        </w:tc>
        <w:tc>
          <w:tcPr>
            <w:tcW w:w="1131" w:type="dxa"/>
          </w:tcPr>
          <w:p w14:paraId="7B12277B" w14:textId="77777777" w:rsidR="002D56CE" w:rsidRDefault="0007245F">
            <w:pPr>
              <w:pStyle w:val="Compact"/>
            </w:pPr>
            <w:r>
              <w:rPr>
                <w:b/>
                <w:bCs/>
              </w:rPr>
              <w:t>Ecotone — Ca-rich groundwater meets tidal</w:t>
            </w:r>
          </w:p>
        </w:tc>
      </w:tr>
      <w:tr w:rsidR="002D56CE" w14:paraId="69CA2419" w14:textId="77777777">
        <w:tc>
          <w:tcPr>
            <w:tcW w:w="1131" w:type="dxa"/>
          </w:tcPr>
          <w:p w14:paraId="41B162EF" w14:textId="77777777" w:rsidR="002D56CE" w:rsidRDefault="0007245F">
            <w:pPr>
              <w:pStyle w:val="Compact"/>
            </w:pPr>
            <w:r>
              <w:t>Below School St</w:t>
            </w:r>
          </w:p>
        </w:tc>
        <w:tc>
          <w:tcPr>
            <w:tcW w:w="1131" w:type="dxa"/>
          </w:tcPr>
          <w:p w14:paraId="4D2D4FFB" w14:textId="77777777" w:rsidR="002D56CE" w:rsidRDefault="0007245F">
            <w:pPr>
              <w:pStyle w:val="Compact"/>
            </w:pPr>
            <w:r>
              <w:t>9</w:t>
            </w:r>
          </w:p>
        </w:tc>
        <w:tc>
          <w:tcPr>
            <w:tcW w:w="1131" w:type="dxa"/>
          </w:tcPr>
          <w:p w14:paraId="5E6222E7" w14:textId="77777777" w:rsidR="002D56CE" w:rsidRDefault="0007245F">
            <w:pPr>
              <w:pStyle w:val="Compact"/>
            </w:pPr>
            <w:r>
              <w:t>1.40</w:t>
            </w:r>
          </w:p>
        </w:tc>
        <w:tc>
          <w:tcPr>
            <w:tcW w:w="1131" w:type="dxa"/>
          </w:tcPr>
          <w:p w14:paraId="75E1E622" w14:textId="77777777" w:rsidR="002D56CE" w:rsidRDefault="0007245F">
            <w:pPr>
              <w:pStyle w:val="Compact"/>
            </w:pPr>
            <w:r>
              <w:t>178</w:t>
            </w:r>
          </w:p>
        </w:tc>
        <w:tc>
          <w:tcPr>
            <w:tcW w:w="1131" w:type="dxa"/>
          </w:tcPr>
          <w:p w14:paraId="7646ADF8" w14:textId="77777777" w:rsidR="002D56CE" w:rsidRDefault="0007245F">
            <w:pPr>
              <w:pStyle w:val="Compact"/>
            </w:pPr>
            <w:r>
              <w:t>4.43</w:t>
            </w:r>
          </w:p>
        </w:tc>
        <w:tc>
          <w:tcPr>
            <w:tcW w:w="1131" w:type="dxa"/>
          </w:tcPr>
          <w:p w14:paraId="108CFA9C" w14:textId="77777777" w:rsidR="002D56CE" w:rsidRDefault="0007245F">
            <w:pPr>
              <w:pStyle w:val="Compact"/>
            </w:pPr>
            <w:r>
              <w:t xml:space="preserve">Mummichog + </w:t>
            </w:r>
            <w:r>
              <w:lastRenderedPageBreak/>
              <w:t>Fourspine Stickleback + estuarine diatoms</w:t>
            </w:r>
          </w:p>
        </w:tc>
        <w:tc>
          <w:tcPr>
            <w:tcW w:w="1131" w:type="dxa"/>
          </w:tcPr>
          <w:p w14:paraId="0B76DB5D" w14:textId="77777777" w:rsidR="002D56CE" w:rsidRDefault="0007245F">
            <w:pPr>
              <w:pStyle w:val="Compact"/>
            </w:pPr>
            <w:r>
              <w:rPr>
                <w:b/>
                <w:bCs/>
              </w:rPr>
              <w:lastRenderedPageBreak/>
              <w:t xml:space="preserve">Tidal transition </w:t>
            </w:r>
            <w:r>
              <w:rPr>
                <w:b/>
                <w:bCs/>
              </w:rPr>
              <w:lastRenderedPageBreak/>
              <w:t>— fully functional</w:t>
            </w:r>
          </w:p>
        </w:tc>
      </w:tr>
      <w:tr w:rsidR="002D56CE" w14:paraId="5F21ABDA" w14:textId="77777777">
        <w:tc>
          <w:tcPr>
            <w:tcW w:w="1131" w:type="dxa"/>
          </w:tcPr>
          <w:p w14:paraId="0AD7BE75" w14:textId="77777777" w:rsidR="002D56CE" w:rsidRDefault="0007245F">
            <w:pPr>
              <w:pStyle w:val="Compact"/>
            </w:pPr>
            <w:r>
              <w:lastRenderedPageBreak/>
              <w:t>Upper Sawmill</w:t>
            </w:r>
          </w:p>
        </w:tc>
        <w:tc>
          <w:tcPr>
            <w:tcW w:w="1131" w:type="dxa"/>
          </w:tcPr>
          <w:p w14:paraId="11B24D26" w14:textId="77777777" w:rsidR="002D56CE" w:rsidRDefault="0007245F">
            <w:pPr>
              <w:pStyle w:val="Compact"/>
            </w:pPr>
            <w:r>
              <w:t>5</w:t>
            </w:r>
          </w:p>
        </w:tc>
        <w:tc>
          <w:tcPr>
            <w:tcW w:w="1131" w:type="dxa"/>
          </w:tcPr>
          <w:p w14:paraId="00465897" w14:textId="77777777" w:rsidR="002D56CE" w:rsidRDefault="0007245F">
            <w:pPr>
              <w:pStyle w:val="Compact"/>
            </w:pPr>
            <w:r>
              <w:t>0.87</w:t>
            </w:r>
          </w:p>
        </w:tc>
        <w:tc>
          <w:tcPr>
            <w:tcW w:w="1131" w:type="dxa"/>
          </w:tcPr>
          <w:p w14:paraId="25C14BA9" w14:textId="77777777" w:rsidR="002D56CE" w:rsidRDefault="0007245F">
            <w:pPr>
              <w:pStyle w:val="Compact"/>
            </w:pPr>
            <w:r>
              <w:t>151</w:t>
            </w:r>
          </w:p>
        </w:tc>
        <w:tc>
          <w:tcPr>
            <w:tcW w:w="1131" w:type="dxa"/>
          </w:tcPr>
          <w:p w14:paraId="03804BB8" w14:textId="77777777" w:rsidR="002D56CE" w:rsidRDefault="0007245F">
            <w:pPr>
              <w:pStyle w:val="Compact"/>
            </w:pPr>
            <w:r>
              <w:t>4.20</w:t>
            </w:r>
          </w:p>
        </w:tc>
        <w:tc>
          <w:tcPr>
            <w:tcW w:w="1131" w:type="dxa"/>
          </w:tcPr>
          <w:p w14:paraId="6BE591FB" w14:textId="77777777" w:rsidR="002D56CE" w:rsidRDefault="0007245F">
            <w:pPr>
              <w:pStyle w:val="Compact"/>
            </w:pPr>
            <w:r>
              <w:t>Golden Shiner + Cryptomonas + Mallomonas</w:t>
            </w:r>
          </w:p>
        </w:tc>
        <w:tc>
          <w:tcPr>
            <w:tcW w:w="1131" w:type="dxa"/>
          </w:tcPr>
          <w:p w14:paraId="611E369A" w14:textId="77777777" w:rsidR="002D56CE" w:rsidRDefault="0007245F">
            <w:pPr>
              <w:pStyle w:val="Compact"/>
            </w:pPr>
            <w:r>
              <w:t>Pond habitat — soft water, not impaired</w:t>
            </w:r>
          </w:p>
        </w:tc>
      </w:tr>
    </w:tbl>
    <w:p w14:paraId="29CAB857" w14:textId="77777777" w:rsidR="002D56CE" w:rsidRDefault="0007245F">
      <w:pPr>
        <w:pStyle w:val="BodyText"/>
      </w:pPr>
      <w:r>
        <w:t>No impairment signals in Manchester-by-the-Sea. The t</w:t>
      </w:r>
      <w:r>
        <w:t>hree sites represent a downstream gradient from soft-water pond to tidal transition, with the ecotone at Golf Course/Sawmill Brook the most ecologically complex and most conservation-valuable of the three.</w:t>
      </w:r>
    </w:p>
    <w:p w14:paraId="610EBBE4" w14:textId="77777777" w:rsidR="002D56CE" w:rsidRDefault="0007245F">
      <w:r>
        <w:pict w14:anchorId="0C2672C7">
          <v:rect id="_x0000_i1037" style="width:0;height:1.5pt" o:hralign="center" o:hrstd="t" o:hr="t"/>
        </w:pict>
      </w:r>
    </w:p>
    <w:p w14:paraId="0D4B1550" w14:textId="77777777" w:rsidR="002D56CE" w:rsidRDefault="0007245F">
      <w:pPr>
        <w:pStyle w:val="Heading2"/>
      </w:pPr>
      <w:bookmarkStart w:id="92" w:name="X5b8f638f8cf74c8533972122a274082540184d9"/>
      <w:bookmarkEnd w:id="91"/>
      <w:r>
        <w:t>Sawmill Brook — Three Sites (Manchester-by-the-S</w:t>
      </w:r>
      <w:r>
        <w:t>ea, MA)</w:t>
      </w:r>
    </w:p>
    <w:p w14:paraId="147D5EBB" w14:textId="77777777" w:rsidR="002D56CE" w:rsidRDefault="0007245F">
      <w:pPr>
        <w:pStyle w:val="Heading3"/>
      </w:pPr>
      <w:bookmarkStart w:id="93" w:name="X154b2650e2b2d38ffa6d8c3a28b28270ed6c1da"/>
      <w:r>
        <w:t>August 28, 2024 · Below School St · Fire Station · Sawmill Swamp</w:t>
      </w:r>
    </w:p>
    <w:p w14:paraId="28A7D60C" w14:textId="77777777" w:rsidR="002D56CE" w:rsidRDefault="0007245F">
      <w:r>
        <w:pict w14:anchorId="3A0DE188">
          <v:rect id="_x0000_i1038" style="width:0;height:1.5pt" o:hralign="center" o:hrstd="t" o:hr="t"/>
        </w:pict>
      </w:r>
    </w:p>
    <w:p w14:paraId="49CB40FB" w14:textId="77777777" w:rsidR="002D56CE" w:rsidRDefault="0007245F">
      <w:pPr>
        <w:pStyle w:val="Heading3"/>
      </w:pPr>
      <w:bookmarkStart w:id="94" w:name="X60f69abf9dede4374af9fd6793558fde2bd9fba"/>
      <w:bookmarkEnd w:id="93"/>
      <w:r>
        <w:t>Sawmill Swamp | JVB3787 / 5K41GBHR.1 | Aug 28, 2024</w:t>
      </w:r>
    </w:p>
    <w:p w14:paraId="1588C6FC" w14:textId="77777777" w:rsidR="002D56CE" w:rsidRDefault="0007245F">
      <w:pPr>
        <w:pStyle w:val="FirstParagraph"/>
      </w:pPr>
      <w:r>
        <w:rPr>
          <w:b/>
          <w:bCs/>
        </w:rPr>
        <w:t>Fish:</w:t>
      </w:r>
      <w:r>
        <w:t xml:space="preserve"> H(f) = 0.65 · 5 species | </w:t>
      </w:r>
      <w:r>
        <w:rPr>
          <w:b/>
          <w:bCs/>
        </w:rPr>
        <w:t>Algae:</w:t>
      </w:r>
      <w:r>
        <w:t xml:space="preserve"> H(a) = 4.24 · 4,259 reads</w:t>
      </w:r>
    </w:p>
    <w:p w14:paraId="3B46774E" w14:textId="77777777" w:rsidR="002D56CE" w:rsidRDefault="0007245F">
      <w:pPr>
        <w:pStyle w:val="Heading4"/>
      </w:pPr>
      <w:bookmarkStart w:id="95" w:name="sentinel-signal-3"/>
      <w:r>
        <w:t>Sentinel Signal</w:t>
      </w:r>
    </w:p>
    <w:p w14:paraId="195BC94C" w14:textId="77777777" w:rsidR="002D56CE" w:rsidRDefault="0007245F">
      <w:pPr>
        <w:pStyle w:val="FirstParagraph"/>
      </w:pPr>
      <w:r>
        <w:t>Brook Trout 1.0% in a swamp in August = cold groundwater upwelling sustaining a thermal refugium. Cryptophytes 47.3% + Synurophytes 26.0% = clean, soft, peat-influenced water independently confirming Brook Trout-compatible chemistry.</w:t>
      </w:r>
    </w:p>
    <w:p w14:paraId="714639E7" w14:textId="77777777" w:rsidR="002D56CE" w:rsidRDefault="0007245F">
      <w:pPr>
        <w:pStyle w:val="Heading4"/>
      </w:pPr>
      <w:bookmarkStart w:id="96" w:name="inferred-water-chemistry-3"/>
      <w:bookmarkEnd w:id="95"/>
      <w:r>
        <w:t>Inferred Water Chemist</w:t>
      </w:r>
      <w:r>
        <w:t>ry</w:t>
      </w:r>
    </w:p>
    <w:tbl>
      <w:tblPr>
        <w:tblStyle w:val="Table"/>
        <w:tblW w:w="5000" w:type="pct"/>
        <w:tblLayout w:type="fixed"/>
        <w:tblLook w:val="0020" w:firstRow="1" w:lastRow="0" w:firstColumn="0" w:lastColumn="0" w:noHBand="0" w:noVBand="0"/>
      </w:tblPr>
      <w:tblGrid>
        <w:gridCol w:w="3192"/>
        <w:gridCol w:w="3192"/>
        <w:gridCol w:w="3192"/>
      </w:tblGrid>
      <w:tr w:rsidR="002D56CE" w14:paraId="3BACEB85"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2640" w:type="dxa"/>
          </w:tcPr>
          <w:p w14:paraId="2E285632" w14:textId="77777777" w:rsidR="002D56CE" w:rsidRDefault="0007245F">
            <w:pPr>
              <w:pStyle w:val="Compact"/>
            </w:pPr>
            <w:r>
              <w:t>Parameter</w:t>
            </w:r>
          </w:p>
        </w:tc>
        <w:tc>
          <w:tcPr>
            <w:tcW w:w="2640" w:type="dxa"/>
          </w:tcPr>
          <w:p w14:paraId="5C7F78A1" w14:textId="77777777" w:rsidR="002D56CE" w:rsidRDefault="0007245F">
            <w:pPr>
              <w:pStyle w:val="Compact"/>
            </w:pPr>
            <w:r>
              <w:t>Estimate</w:t>
            </w:r>
          </w:p>
        </w:tc>
        <w:tc>
          <w:tcPr>
            <w:tcW w:w="2640" w:type="dxa"/>
          </w:tcPr>
          <w:p w14:paraId="2143A8BC" w14:textId="77777777" w:rsidR="002D56CE" w:rsidRDefault="0007245F">
            <w:pPr>
              <w:pStyle w:val="Compact"/>
            </w:pPr>
            <w:r>
              <w:t>Basis</w:t>
            </w:r>
          </w:p>
        </w:tc>
      </w:tr>
      <w:tr w:rsidR="002D56CE" w14:paraId="20EB21AB" w14:textId="77777777">
        <w:tc>
          <w:tcPr>
            <w:tcW w:w="2640" w:type="dxa"/>
          </w:tcPr>
          <w:p w14:paraId="73D42222" w14:textId="77777777" w:rsidR="002D56CE" w:rsidRDefault="0007245F">
            <w:pPr>
              <w:pStyle w:val="Compact"/>
            </w:pPr>
            <w:r>
              <w:t>Temperature</w:t>
            </w:r>
          </w:p>
        </w:tc>
        <w:tc>
          <w:tcPr>
            <w:tcW w:w="2640" w:type="dxa"/>
          </w:tcPr>
          <w:p w14:paraId="2C2E63DF" w14:textId="77777777" w:rsidR="002D56CE" w:rsidRDefault="0007245F">
            <w:pPr>
              <w:pStyle w:val="Compact"/>
            </w:pPr>
            <w:r>
              <w:t>Cool (cold groundwater influence)</w:t>
            </w:r>
          </w:p>
        </w:tc>
        <w:tc>
          <w:tcPr>
            <w:tcW w:w="2640" w:type="dxa"/>
          </w:tcPr>
          <w:p w14:paraId="0ABA1CAF" w14:textId="77777777" w:rsidR="002D56CE" w:rsidRDefault="0007245F">
            <w:pPr>
              <w:pStyle w:val="Compact"/>
            </w:pPr>
            <w:r>
              <w:t>Brook Trout present in August</w:t>
            </w:r>
          </w:p>
        </w:tc>
      </w:tr>
      <w:tr w:rsidR="002D56CE" w14:paraId="71B8BCBE" w14:textId="77777777">
        <w:tc>
          <w:tcPr>
            <w:tcW w:w="2640" w:type="dxa"/>
          </w:tcPr>
          <w:p w14:paraId="77776A85" w14:textId="77777777" w:rsidR="002D56CE" w:rsidRDefault="0007245F">
            <w:pPr>
              <w:pStyle w:val="Compact"/>
            </w:pPr>
            <w:r>
              <w:t>pH</w:t>
            </w:r>
          </w:p>
        </w:tc>
        <w:tc>
          <w:tcPr>
            <w:tcW w:w="2640" w:type="dxa"/>
          </w:tcPr>
          <w:p w14:paraId="3B3E6282" w14:textId="77777777" w:rsidR="002D56CE" w:rsidRDefault="0007245F">
            <w:pPr>
              <w:pStyle w:val="Compact"/>
            </w:pPr>
            <w:r>
              <w:t>Slightly acidic (5.5–6.5)</w:t>
            </w:r>
          </w:p>
        </w:tc>
        <w:tc>
          <w:tcPr>
            <w:tcW w:w="2640" w:type="dxa"/>
          </w:tcPr>
          <w:p w14:paraId="6355E82C" w14:textId="77777777" w:rsidR="002D56CE" w:rsidRDefault="0007245F">
            <w:pPr>
              <w:pStyle w:val="Compact"/>
            </w:pPr>
            <w:r>
              <w:t xml:space="preserve">Synurophytes + Euglenoids + </w:t>
            </w:r>
            <w:r>
              <w:rPr>
                <w:i/>
                <w:iCs/>
              </w:rPr>
              <w:t>Chroomonas</w:t>
            </w:r>
          </w:p>
        </w:tc>
      </w:tr>
      <w:tr w:rsidR="002D56CE" w14:paraId="278F223E" w14:textId="77777777">
        <w:tc>
          <w:tcPr>
            <w:tcW w:w="2640" w:type="dxa"/>
          </w:tcPr>
          <w:p w14:paraId="572DC048" w14:textId="77777777" w:rsidR="002D56CE" w:rsidRDefault="0007245F">
            <w:pPr>
              <w:pStyle w:val="Compact"/>
            </w:pPr>
            <w:r>
              <w:t>Phosphorus</w:t>
            </w:r>
          </w:p>
        </w:tc>
        <w:tc>
          <w:tcPr>
            <w:tcW w:w="2640" w:type="dxa"/>
          </w:tcPr>
          <w:p w14:paraId="11365C5B" w14:textId="77777777" w:rsidR="002D56CE" w:rsidRDefault="0007245F">
            <w:pPr>
              <w:pStyle w:val="Compact"/>
            </w:pPr>
            <w:r>
              <w:t>Very low (oligotrophic)</w:t>
            </w:r>
          </w:p>
        </w:tc>
        <w:tc>
          <w:tcPr>
            <w:tcW w:w="2640" w:type="dxa"/>
          </w:tcPr>
          <w:p w14:paraId="6D81CC7F" w14:textId="77777777" w:rsidR="002D56CE" w:rsidRDefault="0007245F">
            <w:pPr>
              <w:pStyle w:val="Compact"/>
            </w:pPr>
            <w:r>
              <w:t>Synurophyte/Cryptophyte dominance</w:t>
            </w:r>
          </w:p>
        </w:tc>
      </w:tr>
      <w:tr w:rsidR="002D56CE" w14:paraId="2BE4BC99" w14:textId="77777777">
        <w:tc>
          <w:tcPr>
            <w:tcW w:w="2640" w:type="dxa"/>
          </w:tcPr>
          <w:p w14:paraId="392172F9" w14:textId="77777777" w:rsidR="002D56CE" w:rsidRDefault="0007245F">
            <w:pPr>
              <w:pStyle w:val="Compact"/>
            </w:pPr>
            <w:r>
              <w:t>Dissolved oxygen</w:t>
            </w:r>
          </w:p>
        </w:tc>
        <w:tc>
          <w:tcPr>
            <w:tcW w:w="2640" w:type="dxa"/>
          </w:tcPr>
          <w:p w14:paraId="53449B1D" w14:textId="77777777" w:rsidR="002D56CE" w:rsidRDefault="0007245F">
            <w:pPr>
              <w:pStyle w:val="Compact"/>
            </w:pPr>
            <w:r>
              <w:t>Adequate</w:t>
            </w:r>
          </w:p>
        </w:tc>
        <w:tc>
          <w:tcPr>
            <w:tcW w:w="2640" w:type="dxa"/>
          </w:tcPr>
          <w:p w14:paraId="09FF8D84" w14:textId="77777777" w:rsidR="002D56CE" w:rsidRDefault="0007245F">
            <w:pPr>
              <w:pStyle w:val="Compact"/>
            </w:pPr>
            <w:r>
              <w:t>Brook Trout presence</w:t>
            </w:r>
          </w:p>
        </w:tc>
      </w:tr>
      <w:tr w:rsidR="002D56CE" w14:paraId="61DF9D2F" w14:textId="77777777">
        <w:tc>
          <w:tcPr>
            <w:tcW w:w="2640" w:type="dxa"/>
          </w:tcPr>
          <w:p w14:paraId="0124038A" w14:textId="77777777" w:rsidR="002D56CE" w:rsidRDefault="0007245F">
            <w:pPr>
              <w:pStyle w:val="Compact"/>
            </w:pPr>
            <w:r>
              <w:t>Brook Trout habitat</w:t>
            </w:r>
          </w:p>
        </w:tc>
        <w:tc>
          <w:tcPr>
            <w:tcW w:w="2640" w:type="dxa"/>
          </w:tcPr>
          <w:p w14:paraId="5DA88352" w14:textId="77777777" w:rsidR="002D56CE" w:rsidRDefault="0007245F">
            <w:pPr>
              <w:pStyle w:val="Compact"/>
            </w:pPr>
            <w:r>
              <w:t xml:space="preserve">Present — cold groundwater </w:t>
            </w:r>
            <w:r>
              <w:lastRenderedPageBreak/>
              <w:t>refugium</w:t>
            </w:r>
          </w:p>
        </w:tc>
        <w:tc>
          <w:tcPr>
            <w:tcW w:w="2640" w:type="dxa"/>
          </w:tcPr>
          <w:p w14:paraId="24C2D7DA" w14:textId="77777777" w:rsidR="002D56CE" w:rsidRDefault="0007245F">
            <w:pPr>
              <w:pStyle w:val="Compact"/>
            </w:pPr>
            <w:r>
              <w:lastRenderedPageBreak/>
              <w:t xml:space="preserve">Strong corroboration from </w:t>
            </w:r>
            <w:r>
              <w:lastRenderedPageBreak/>
              <w:t>algal community</w:t>
            </w:r>
          </w:p>
        </w:tc>
      </w:tr>
    </w:tbl>
    <w:p w14:paraId="5A9E0FDB" w14:textId="77777777" w:rsidR="002D56CE" w:rsidRDefault="0007245F">
      <w:pPr>
        <w:pStyle w:val="Heading4"/>
      </w:pPr>
      <w:bookmarkStart w:id="97" w:name="narrative-3"/>
      <w:bookmarkEnd w:id="96"/>
      <w:r>
        <w:lastRenderedPageBreak/>
        <w:t>Narrative</w:t>
      </w:r>
    </w:p>
    <w:p w14:paraId="7CD32117" w14:textId="77777777" w:rsidR="002D56CE" w:rsidRDefault="0007245F">
      <w:pPr>
        <w:pStyle w:val="FirstParagraph"/>
      </w:pPr>
      <w:r>
        <w:t>Brook Trout present at 1.0% in August in a swamp is a meaningful ecological signal. Swampy headwater reaches can retain cold groundwater upwelling even when surface water warms — it is precisely these hidden thermal refugia where Brook Trout survive Massac</w:t>
      </w:r>
      <w:r>
        <w:t>husetts summers. This is one of the most encouraging findings in the batch: the worst-case sampling season (August), the most hydrologically challenged site type (swamp), and Brook Trout are still here.</w:t>
      </w:r>
    </w:p>
    <w:p w14:paraId="4AA97C12" w14:textId="77777777" w:rsidR="002D56CE" w:rsidRDefault="0007245F">
      <w:pPr>
        <w:pStyle w:val="BodyText"/>
      </w:pPr>
      <w:r>
        <w:t>The Cryptophyte/Synurophyte algal community (H(a) = 4</w:t>
      </w:r>
      <w:r>
        <w:t>.24) independently confirms cool, clean, low-nutrient conditions. The Eel dominance (74%) is consistent with a pool-heavy, low-gradient reach that Eels favor. Bass at 24% is the concern — Largemouth Bass in a headwater swamp are competing with, and potenti</w:t>
      </w:r>
      <w:r>
        <w:t>ally predating, the Brook Trout population.</w:t>
      </w:r>
    </w:p>
    <w:p w14:paraId="63099D2C" w14:textId="77777777" w:rsidR="002D56CE" w:rsidRDefault="0007245F">
      <w:pPr>
        <w:pStyle w:val="BodyText"/>
      </w:pPr>
      <w:r>
        <w:rPr>
          <w:b/>
          <w:bCs/>
        </w:rPr>
        <w:t>This is a cold-water refuge worth protecting.</w:t>
      </w:r>
      <w:r>
        <w:t xml:space="preserve"> The source of the cold groundwater should be identified and protected from any activity (impervious surface, groundwater withdrawal, thermal discharge) that would war</w:t>
      </w:r>
      <w:r>
        <w:t>m or reduce it.</w:t>
      </w:r>
    </w:p>
    <w:p w14:paraId="02DF8AA3" w14:textId="77777777" w:rsidR="002D56CE" w:rsidRDefault="0007245F">
      <w:pPr>
        <w:pStyle w:val="Heading4"/>
      </w:pPr>
      <w:bookmarkStart w:id="98" w:name="algal-community"/>
      <w:bookmarkEnd w:id="97"/>
      <w:r>
        <w:t>Algal Community</w:t>
      </w:r>
    </w:p>
    <w:p w14:paraId="54D64709" w14:textId="77777777" w:rsidR="002D56CE" w:rsidRDefault="0007245F">
      <w:pPr>
        <w:pStyle w:val="FirstParagraph"/>
      </w:pPr>
      <w:r>
        <w:t>Cryptophytes 47.3% (</w:t>
      </w:r>
      <w:r>
        <w:rPr>
          <w:i/>
          <w:iCs/>
        </w:rPr>
        <w:t>Synura</w:t>
      </w:r>
      <w:r>
        <w:t xml:space="preserve"> + </w:t>
      </w:r>
      <w:r>
        <w:rPr>
          <w:i/>
          <w:iCs/>
        </w:rPr>
        <w:t>Chroomonas</w:t>
      </w:r>
      <w:r>
        <w:t xml:space="preserve"> + </w:t>
      </w:r>
      <w:r>
        <w:rPr>
          <w:i/>
          <w:iCs/>
        </w:rPr>
        <w:t>Cryptomonas</w:t>
      </w:r>
      <w:r>
        <w:t>) + Synurophytes 26.0% + Euglenoids 8.1%. H(a) = 4.24.</w:t>
      </w:r>
    </w:p>
    <w:p w14:paraId="3B700A7A" w14:textId="77777777" w:rsidR="002D56CE" w:rsidRDefault="0007245F">
      <w:pPr>
        <w:pStyle w:val="Heading4"/>
      </w:pPr>
      <w:bookmarkStart w:id="99" w:name="native-vs.-non-native-3"/>
      <w:bookmarkEnd w:id="98"/>
      <w:r>
        <w:t>Native vs. Non-Native</w:t>
      </w:r>
    </w:p>
    <w:tbl>
      <w:tblPr>
        <w:tblStyle w:val="Table"/>
        <w:tblW w:w="5000" w:type="pct"/>
        <w:tblLayout w:type="fixed"/>
        <w:tblLook w:val="0020" w:firstRow="1" w:lastRow="0" w:firstColumn="0" w:lastColumn="0" w:noHBand="0" w:noVBand="0"/>
      </w:tblPr>
      <w:tblGrid>
        <w:gridCol w:w="4788"/>
        <w:gridCol w:w="4788"/>
      </w:tblGrid>
      <w:tr w:rsidR="002D56CE" w14:paraId="1D97C00A"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3960" w:type="dxa"/>
          </w:tcPr>
          <w:p w14:paraId="544EAB82" w14:textId="77777777" w:rsidR="002D56CE" w:rsidRDefault="0007245F">
            <w:pPr>
              <w:pStyle w:val="Compact"/>
            </w:pPr>
            <w:r>
              <w:t>Species</w:t>
            </w:r>
          </w:p>
        </w:tc>
        <w:tc>
          <w:tcPr>
            <w:tcW w:w="3960" w:type="dxa"/>
          </w:tcPr>
          <w:p w14:paraId="6916751D" w14:textId="77777777" w:rsidR="002D56CE" w:rsidRDefault="0007245F">
            <w:pPr>
              <w:pStyle w:val="Compact"/>
            </w:pPr>
            <w:r>
              <w:t>Status</w:t>
            </w:r>
          </w:p>
        </w:tc>
      </w:tr>
      <w:tr w:rsidR="002D56CE" w14:paraId="73C7AEBD" w14:textId="77777777">
        <w:tc>
          <w:tcPr>
            <w:tcW w:w="3960" w:type="dxa"/>
          </w:tcPr>
          <w:p w14:paraId="61AF05B0" w14:textId="77777777" w:rsidR="002D56CE" w:rsidRDefault="0007245F">
            <w:pPr>
              <w:pStyle w:val="Compact"/>
            </w:pPr>
            <w:r>
              <w:t>Brook Trout, American Eel</w:t>
            </w:r>
          </w:p>
        </w:tc>
        <w:tc>
          <w:tcPr>
            <w:tcW w:w="3960" w:type="dxa"/>
          </w:tcPr>
          <w:p w14:paraId="127A2AC6" w14:textId="77777777" w:rsidR="002D56CE" w:rsidRDefault="0007245F">
            <w:pPr>
              <w:pStyle w:val="Compact"/>
            </w:pPr>
            <w:r>
              <w:t>Native</w:t>
            </w:r>
          </w:p>
        </w:tc>
      </w:tr>
      <w:tr w:rsidR="002D56CE" w14:paraId="42F466B9" w14:textId="77777777">
        <w:tc>
          <w:tcPr>
            <w:tcW w:w="3960" w:type="dxa"/>
          </w:tcPr>
          <w:p w14:paraId="4E878D6F" w14:textId="77777777" w:rsidR="002D56CE" w:rsidRDefault="0007245F">
            <w:pPr>
              <w:pStyle w:val="Compact"/>
            </w:pPr>
            <w:r>
              <w:rPr>
                <w:i/>
                <w:iCs/>
              </w:rPr>
              <w:t>Micropterus</w:t>
            </w:r>
            <w:r>
              <w:t xml:space="preserve"> sp. — Bass</w:t>
            </w:r>
          </w:p>
        </w:tc>
        <w:tc>
          <w:tcPr>
            <w:tcW w:w="3960" w:type="dxa"/>
          </w:tcPr>
          <w:p w14:paraId="4149B012" w14:textId="77777777" w:rsidR="002D56CE" w:rsidRDefault="0007245F">
            <w:pPr>
              <w:pStyle w:val="Compact"/>
            </w:pPr>
            <w:r>
              <w:t>Non-native — competing with Brook Trout</w:t>
            </w:r>
          </w:p>
        </w:tc>
      </w:tr>
      <w:tr w:rsidR="002D56CE" w14:paraId="7CEBE6E4" w14:textId="77777777">
        <w:tc>
          <w:tcPr>
            <w:tcW w:w="3960" w:type="dxa"/>
          </w:tcPr>
          <w:p w14:paraId="3515AC49" w14:textId="77777777" w:rsidR="002D56CE" w:rsidRDefault="0007245F">
            <w:pPr>
              <w:pStyle w:val="Compact"/>
            </w:pPr>
            <w:r>
              <w:rPr>
                <w:i/>
                <w:iCs/>
              </w:rPr>
              <w:t>Ameiurus</w:t>
            </w:r>
            <w:r>
              <w:t xml:space="preserve"> sp. — Bullhead</w:t>
            </w:r>
          </w:p>
        </w:tc>
        <w:tc>
          <w:tcPr>
            <w:tcW w:w="3960" w:type="dxa"/>
          </w:tcPr>
          <w:p w14:paraId="1B7F47A3" w14:textId="77777777" w:rsidR="002D56CE" w:rsidRDefault="0007245F">
            <w:pPr>
              <w:pStyle w:val="Compact"/>
            </w:pPr>
            <w:r>
              <w:t xml:space="preserve">Native (Brown Bullhead, </w:t>
            </w:r>
            <w:r>
              <w:rPr>
                <w:i/>
                <w:iCs/>
              </w:rPr>
              <w:t>A. nebulosus</w:t>
            </w:r>
            <w:r>
              <w:t>, is native to New England)</w:t>
            </w:r>
          </w:p>
        </w:tc>
      </w:tr>
    </w:tbl>
    <w:p w14:paraId="0105BF41" w14:textId="77777777" w:rsidR="002D56CE" w:rsidRDefault="0007245F">
      <w:r>
        <w:pict w14:anchorId="419202CF">
          <v:rect id="_x0000_i1039" style="width:0;height:1.5pt" o:hralign="center" o:hrstd="t" o:hr="t"/>
        </w:pict>
      </w:r>
    </w:p>
    <w:p w14:paraId="5486CEFE" w14:textId="77777777" w:rsidR="002D56CE" w:rsidRDefault="0007245F">
      <w:pPr>
        <w:pStyle w:val="Heading3"/>
      </w:pPr>
      <w:bookmarkStart w:id="100" w:name="Xbcd0a888e511a3e577985e3c63df27896d3cc1d"/>
      <w:bookmarkEnd w:id="94"/>
      <w:bookmarkEnd w:id="99"/>
      <w:r>
        <w:t>Sawmill Brook — Below School St | JVB3787 / UG79PNJS.1 | Aug 28, 2024</w:t>
      </w:r>
    </w:p>
    <w:p w14:paraId="52BFD0D2" w14:textId="77777777" w:rsidR="002D56CE" w:rsidRDefault="0007245F">
      <w:pPr>
        <w:pStyle w:val="FirstParagraph"/>
      </w:pPr>
      <w:r>
        <w:rPr>
          <w:b/>
          <w:bCs/>
        </w:rPr>
        <w:t>Fish:</w:t>
      </w:r>
      <w:r>
        <w:t xml:space="preserve"> H(f) = 1.05 · 8 species | </w:t>
      </w:r>
      <w:r>
        <w:rPr>
          <w:b/>
          <w:bCs/>
        </w:rPr>
        <w:t>Algae:</w:t>
      </w:r>
      <w:r>
        <w:t xml:space="preserve"> H(a) = 3.06 · 3</w:t>
      </w:r>
      <w:r>
        <w:t>,724 reads</w:t>
      </w:r>
    </w:p>
    <w:p w14:paraId="23BAF8D5" w14:textId="77777777" w:rsidR="002D56CE" w:rsidRDefault="0007245F">
      <w:pPr>
        <w:pStyle w:val="BodyText"/>
      </w:pPr>
      <w:r>
        <w:rPr>
          <w:i/>
          <w:iCs/>
        </w:rPr>
        <w:t>Note: Same site as JVB5776 “Below School St” (November 2023). Two seasonal time points now available.</w:t>
      </w:r>
    </w:p>
    <w:p w14:paraId="56E8D679" w14:textId="77777777" w:rsidR="002D56CE" w:rsidRDefault="0007245F">
      <w:pPr>
        <w:pStyle w:val="Heading4"/>
      </w:pPr>
      <w:bookmarkStart w:id="101" w:name="sentinel-signal-4"/>
      <w:r>
        <w:t>Sentinel Signal</w:t>
      </w:r>
    </w:p>
    <w:p w14:paraId="3D78CAA8" w14:textId="116FFCB9" w:rsidR="002D56CE" w:rsidRDefault="0007245F">
      <w:pPr>
        <w:pStyle w:val="FirstParagraph"/>
      </w:pPr>
      <w:r>
        <w:t xml:space="preserve">Brook Trout 2.5% — identical to November 2023 (JVB5776). </w:t>
      </w:r>
      <w:r>
        <w:rPr>
          <w:b/>
          <w:bCs/>
        </w:rPr>
        <w:t>Two seasons, same answer: Brook Trout are stable residents through thi</w:t>
      </w:r>
      <w:r>
        <w:rPr>
          <w:b/>
          <w:bCs/>
        </w:rPr>
        <w:t>s reach of Sawmill Brook.</w:t>
      </w:r>
      <w:r>
        <w:t xml:space="preserve"> American Eel 66.5% confirms tidal connectivity.</w:t>
      </w:r>
      <w:ins w:id="102" w:author="Geoffrey Day" w:date="2026-04-28T15:35:00Z">
        <w:r w:rsidR="009436CA">
          <w:br/>
        </w:r>
        <w:r w:rsidR="009436CA">
          <w:br/>
        </w:r>
        <w:r w:rsidR="009436CA">
          <w:lastRenderedPageBreak/>
          <w:t>Where is inferred conductivity?  Are these fish in salt water – or simply tidal?  What is the estimated salinity when compar</w:t>
        </w:r>
      </w:ins>
      <w:ins w:id="103" w:author="Geoffrey Day" w:date="2026-04-28T15:36:00Z">
        <w:r w:rsidR="009436CA">
          <w:t xml:space="preserve">ed with full strength? </w:t>
        </w:r>
      </w:ins>
    </w:p>
    <w:p w14:paraId="5E035BAE" w14:textId="77777777" w:rsidR="002D56CE" w:rsidRDefault="0007245F">
      <w:pPr>
        <w:pStyle w:val="Heading4"/>
      </w:pPr>
      <w:bookmarkStart w:id="104" w:name="inferred-water-chemistry-4"/>
      <w:bookmarkEnd w:id="101"/>
      <w:r>
        <w:t>Inferred Water Chemistry</w:t>
      </w:r>
    </w:p>
    <w:tbl>
      <w:tblPr>
        <w:tblStyle w:val="Table"/>
        <w:tblW w:w="5000" w:type="pct"/>
        <w:tblLayout w:type="fixed"/>
        <w:tblLook w:val="0020" w:firstRow="1" w:lastRow="0" w:firstColumn="0" w:lastColumn="0" w:noHBand="0" w:noVBand="0"/>
      </w:tblPr>
      <w:tblGrid>
        <w:gridCol w:w="3192"/>
        <w:gridCol w:w="3192"/>
        <w:gridCol w:w="3192"/>
      </w:tblGrid>
      <w:tr w:rsidR="002D56CE" w14:paraId="251A94D1"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2640" w:type="dxa"/>
          </w:tcPr>
          <w:p w14:paraId="41E11B72" w14:textId="77777777" w:rsidR="002D56CE" w:rsidRDefault="0007245F">
            <w:pPr>
              <w:pStyle w:val="Compact"/>
            </w:pPr>
            <w:r>
              <w:t>Parameter</w:t>
            </w:r>
          </w:p>
        </w:tc>
        <w:tc>
          <w:tcPr>
            <w:tcW w:w="2640" w:type="dxa"/>
          </w:tcPr>
          <w:p w14:paraId="73E6BA34" w14:textId="77777777" w:rsidR="002D56CE" w:rsidRDefault="0007245F">
            <w:pPr>
              <w:pStyle w:val="Compact"/>
            </w:pPr>
            <w:r>
              <w:t>Estimate</w:t>
            </w:r>
          </w:p>
        </w:tc>
        <w:tc>
          <w:tcPr>
            <w:tcW w:w="2640" w:type="dxa"/>
          </w:tcPr>
          <w:p w14:paraId="75825C44" w14:textId="77777777" w:rsidR="002D56CE" w:rsidRDefault="0007245F">
            <w:pPr>
              <w:pStyle w:val="Compact"/>
            </w:pPr>
            <w:r>
              <w:t>Basis</w:t>
            </w:r>
          </w:p>
        </w:tc>
      </w:tr>
      <w:tr w:rsidR="002D56CE" w14:paraId="28A13475" w14:textId="77777777">
        <w:tc>
          <w:tcPr>
            <w:tcW w:w="2640" w:type="dxa"/>
          </w:tcPr>
          <w:p w14:paraId="07CBD000" w14:textId="77777777" w:rsidR="002D56CE" w:rsidRDefault="0007245F">
            <w:pPr>
              <w:pStyle w:val="Compact"/>
            </w:pPr>
            <w:r>
              <w:t>Temperature</w:t>
            </w:r>
          </w:p>
        </w:tc>
        <w:tc>
          <w:tcPr>
            <w:tcW w:w="2640" w:type="dxa"/>
          </w:tcPr>
          <w:p w14:paraId="30F73AB6" w14:textId="77777777" w:rsidR="002D56CE" w:rsidRDefault="0007245F">
            <w:pPr>
              <w:pStyle w:val="Compact"/>
            </w:pPr>
            <w:r>
              <w:t>Mixed (tidal influence)</w:t>
            </w:r>
          </w:p>
        </w:tc>
        <w:tc>
          <w:tcPr>
            <w:tcW w:w="2640" w:type="dxa"/>
          </w:tcPr>
          <w:p w14:paraId="17942020" w14:textId="77777777" w:rsidR="002D56CE" w:rsidRDefault="0007245F">
            <w:pPr>
              <w:pStyle w:val="Compact"/>
            </w:pPr>
            <w:r>
              <w:t>Eel 66% + Stickleback 16% at sample point; Brook Trout upstream</w:t>
            </w:r>
          </w:p>
        </w:tc>
      </w:tr>
      <w:tr w:rsidR="002D56CE" w14:paraId="60B1ED16" w14:textId="77777777">
        <w:tc>
          <w:tcPr>
            <w:tcW w:w="2640" w:type="dxa"/>
          </w:tcPr>
          <w:p w14:paraId="4B663542" w14:textId="77777777" w:rsidR="002D56CE" w:rsidRDefault="0007245F">
            <w:pPr>
              <w:pStyle w:val="Compact"/>
            </w:pPr>
            <w:r>
              <w:t>pH</w:t>
            </w:r>
          </w:p>
        </w:tc>
        <w:tc>
          <w:tcPr>
            <w:tcW w:w="2640" w:type="dxa"/>
          </w:tcPr>
          <w:p w14:paraId="2B160D21" w14:textId="77777777" w:rsidR="002D56CE" w:rsidRDefault="0007245F">
            <w:pPr>
              <w:pStyle w:val="Compact"/>
            </w:pPr>
            <w:r>
              <w:t>Circumneutral at sample point</w:t>
            </w:r>
          </w:p>
        </w:tc>
        <w:tc>
          <w:tcPr>
            <w:tcW w:w="2640" w:type="dxa"/>
          </w:tcPr>
          <w:p w14:paraId="080270E6" w14:textId="77777777" w:rsidR="002D56CE" w:rsidRDefault="0007245F">
            <w:pPr>
              <w:pStyle w:val="Compact"/>
            </w:pPr>
            <w:r>
              <w:t>Mixed community</w:t>
            </w:r>
          </w:p>
        </w:tc>
      </w:tr>
      <w:tr w:rsidR="002D56CE" w14:paraId="0313183C" w14:textId="77777777">
        <w:tc>
          <w:tcPr>
            <w:tcW w:w="2640" w:type="dxa"/>
          </w:tcPr>
          <w:p w14:paraId="24E1546A" w14:textId="77777777" w:rsidR="002D56CE" w:rsidRDefault="0007245F">
            <w:pPr>
              <w:pStyle w:val="Compact"/>
            </w:pPr>
            <w:r>
              <w:t>Brook Trout habitat</w:t>
            </w:r>
          </w:p>
        </w:tc>
        <w:tc>
          <w:tcPr>
            <w:tcW w:w="2640" w:type="dxa"/>
          </w:tcPr>
          <w:p w14:paraId="73701DCD" w14:textId="77777777" w:rsidR="002D56CE" w:rsidRDefault="0007245F">
            <w:pPr>
              <w:pStyle w:val="Compact"/>
            </w:pPr>
            <w:r>
              <w:t>Present upstream</w:t>
            </w:r>
          </w:p>
        </w:tc>
        <w:tc>
          <w:tcPr>
            <w:tcW w:w="2640" w:type="dxa"/>
          </w:tcPr>
          <w:p w14:paraId="2F3443A0" w14:textId="77777777" w:rsidR="002D56CE" w:rsidRDefault="0007245F">
            <w:pPr>
              <w:pStyle w:val="Compact"/>
            </w:pPr>
            <w:r>
              <w:t>Stable two-season signal</w:t>
            </w:r>
          </w:p>
        </w:tc>
      </w:tr>
    </w:tbl>
    <w:p w14:paraId="0E9577BD" w14:textId="77777777" w:rsidR="002D56CE" w:rsidRDefault="0007245F">
      <w:pPr>
        <w:pStyle w:val="Heading4"/>
      </w:pPr>
      <w:bookmarkStart w:id="105" w:name="narrative-4"/>
      <w:bookmarkEnd w:id="104"/>
      <w:r>
        <w:t>Narrative</w:t>
      </w:r>
    </w:p>
    <w:p w14:paraId="171F3B26" w14:textId="77777777" w:rsidR="002D56CE" w:rsidRDefault="0007245F">
      <w:pPr>
        <w:pStyle w:val="FirstParagraph"/>
      </w:pPr>
      <w:r>
        <w:t xml:space="preserve">Brook Trout at 2.5% — consistent with November 2023 (JVB5776: also 2.5% at this same site). </w:t>
      </w:r>
      <w:r>
        <w:rPr>
          <w:b/>
          <w:bCs/>
        </w:rPr>
        <w:t>Two seasons, same answer: Brook Trout are stable residents in Sawmill Brook through this reach.</w:t>
      </w:r>
      <w:r>
        <w:t xml:space="preserve"> American Eel dominance (67%) and Fourspine Stickleback (16%) confirm</w:t>
      </w:r>
      <w:r>
        <w:t xml:space="preserve"> tidal influence at the sampling point, but Brook Trout DNA is persistent and repeatable across seasons. The tidal zone does not preclude trout occupying the brook immediately upstream.</w:t>
      </w:r>
    </w:p>
    <w:p w14:paraId="242CCEBD" w14:textId="77777777" w:rsidR="002D56CE" w:rsidRDefault="0007245F">
      <w:pPr>
        <w:pStyle w:val="BodyText"/>
      </w:pPr>
      <w:r>
        <w:t>Non-native Bass at 1.4% is present but not dominant — the native commu</w:t>
      </w:r>
      <w:r>
        <w:t xml:space="preserve">nity is holding. </w:t>
      </w:r>
      <w:r>
        <w:rPr>
          <w:i/>
          <w:iCs/>
        </w:rPr>
        <w:t>Lepomis</w:t>
      </w:r>
      <w:r>
        <w:t xml:space="preserve"> sp. at 11.8% likely includes both native Pumpkinseed and potentially introduced Bluegill; species resolution requires electrofishing.</w:t>
      </w:r>
    </w:p>
    <w:p w14:paraId="6603E965" w14:textId="77777777" w:rsidR="002D56CE" w:rsidRDefault="0007245F">
      <w:pPr>
        <w:pStyle w:val="BodyText"/>
      </w:pPr>
      <w:r>
        <w:rPr>
          <w:b/>
          <w:bCs/>
        </w:rPr>
        <w:t>Sawmill Brook priority:</w:t>
      </w:r>
      <w:r>
        <w:t xml:space="preserve"> Cross-batch data from this site (below), the Fire Station (tidal zone), a</w:t>
      </w:r>
      <w:r>
        <w:t>nd the Swamp (headwaters) now form a longitudinal profile. The Swamp holds the cold-water source; this reach holds a stable Brook Trout population; the Fire Station represents the tidal limit. All three data points together make the case for watershed-scal</w:t>
      </w:r>
      <w:r>
        <w:t>e management.</w:t>
      </w:r>
    </w:p>
    <w:p w14:paraId="3F1DC57F" w14:textId="77777777" w:rsidR="002D56CE" w:rsidRDefault="0007245F">
      <w:pPr>
        <w:pStyle w:val="Heading4"/>
      </w:pPr>
      <w:bookmarkStart w:id="106" w:name="native-vs.-non-native-4"/>
      <w:bookmarkEnd w:id="105"/>
      <w:r>
        <w:t>Native vs. Non-Native</w:t>
      </w:r>
    </w:p>
    <w:tbl>
      <w:tblPr>
        <w:tblStyle w:val="Table"/>
        <w:tblW w:w="0" w:type="auto"/>
        <w:tblLook w:val="0020" w:firstRow="1" w:lastRow="0" w:firstColumn="0" w:lastColumn="0" w:noHBand="0" w:noVBand="0"/>
      </w:tblPr>
      <w:tblGrid>
        <w:gridCol w:w="2943"/>
        <w:gridCol w:w="2085"/>
      </w:tblGrid>
      <w:tr w:rsidR="002D56CE" w14:paraId="6A2204A8"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0" w:type="auto"/>
          </w:tcPr>
          <w:p w14:paraId="742E7200" w14:textId="77777777" w:rsidR="002D56CE" w:rsidRDefault="0007245F">
            <w:pPr>
              <w:pStyle w:val="Compact"/>
            </w:pPr>
            <w:r>
              <w:t>Species</w:t>
            </w:r>
          </w:p>
        </w:tc>
        <w:tc>
          <w:tcPr>
            <w:tcW w:w="0" w:type="auto"/>
          </w:tcPr>
          <w:p w14:paraId="34D8542D" w14:textId="77777777" w:rsidR="002D56CE" w:rsidRDefault="0007245F">
            <w:pPr>
              <w:pStyle w:val="Compact"/>
            </w:pPr>
            <w:r>
              <w:t>Status</w:t>
            </w:r>
          </w:p>
        </w:tc>
      </w:tr>
      <w:tr w:rsidR="002D56CE" w14:paraId="7ED2E8DE" w14:textId="77777777">
        <w:tc>
          <w:tcPr>
            <w:tcW w:w="0" w:type="auto"/>
          </w:tcPr>
          <w:p w14:paraId="361997B8" w14:textId="77777777" w:rsidR="002D56CE" w:rsidRDefault="0007245F">
            <w:pPr>
              <w:pStyle w:val="Compact"/>
            </w:pPr>
            <w:r>
              <w:t>Brook Trout, American Eel</w:t>
            </w:r>
          </w:p>
        </w:tc>
        <w:tc>
          <w:tcPr>
            <w:tcW w:w="0" w:type="auto"/>
          </w:tcPr>
          <w:p w14:paraId="0EDE3CE5" w14:textId="77777777" w:rsidR="002D56CE" w:rsidRDefault="0007245F">
            <w:pPr>
              <w:pStyle w:val="Compact"/>
            </w:pPr>
            <w:r>
              <w:t>Native</w:t>
            </w:r>
          </w:p>
        </w:tc>
      </w:tr>
      <w:tr w:rsidR="002D56CE" w14:paraId="2D8DF861" w14:textId="77777777">
        <w:tc>
          <w:tcPr>
            <w:tcW w:w="0" w:type="auto"/>
          </w:tcPr>
          <w:p w14:paraId="7C3C7804" w14:textId="77777777" w:rsidR="002D56CE" w:rsidRDefault="0007245F">
            <w:pPr>
              <w:pStyle w:val="Compact"/>
            </w:pPr>
            <w:r>
              <w:t>Fourspine Stickleback</w:t>
            </w:r>
          </w:p>
        </w:tc>
        <w:tc>
          <w:tcPr>
            <w:tcW w:w="0" w:type="auto"/>
          </w:tcPr>
          <w:p w14:paraId="36D53CE5" w14:textId="77777777" w:rsidR="002D56CE" w:rsidRDefault="0007245F">
            <w:pPr>
              <w:pStyle w:val="Compact"/>
            </w:pPr>
            <w:r>
              <w:t>Native</w:t>
            </w:r>
          </w:p>
        </w:tc>
      </w:tr>
      <w:tr w:rsidR="002D56CE" w14:paraId="59E6F268" w14:textId="77777777">
        <w:tc>
          <w:tcPr>
            <w:tcW w:w="0" w:type="auto"/>
          </w:tcPr>
          <w:p w14:paraId="3A7E7D40" w14:textId="77777777" w:rsidR="002D56CE" w:rsidRDefault="0007245F">
            <w:pPr>
              <w:pStyle w:val="Compact"/>
            </w:pPr>
            <w:r>
              <w:rPr>
                <w:i/>
                <w:iCs/>
              </w:rPr>
              <w:t>Lepomis</w:t>
            </w:r>
            <w:r>
              <w:t xml:space="preserve"> sp.</w:t>
            </w:r>
          </w:p>
        </w:tc>
        <w:tc>
          <w:tcPr>
            <w:tcW w:w="0" w:type="auto"/>
          </w:tcPr>
          <w:p w14:paraId="2197DC30" w14:textId="77777777" w:rsidR="002D56CE" w:rsidRDefault="0007245F">
            <w:pPr>
              <w:pStyle w:val="Compact"/>
            </w:pPr>
            <w:r>
              <w:t>Mixed (see above)</w:t>
            </w:r>
          </w:p>
        </w:tc>
      </w:tr>
      <w:tr w:rsidR="002D56CE" w14:paraId="56042ACE" w14:textId="77777777">
        <w:tc>
          <w:tcPr>
            <w:tcW w:w="0" w:type="auto"/>
          </w:tcPr>
          <w:p w14:paraId="0BEE58E0" w14:textId="77777777" w:rsidR="002D56CE" w:rsidRDefault="0007245F">
            <w:pPr>
              <w:pStyle w:val="Compact"/>
            </w:pPr>
            <w:r>
              <w:rPr>
                <w:i/>
                <w:iCs/>
              </w:rPr>
              <w:t>Micropterus</w:t>
            </w:r>
            <w:r>
              <w:t xml:space="preserve"> sp. — Bass</w:t>
            </w:r>
          </w:p>
        </w:tc>
        <w:tc>
          <w:tcPr>
            <w:tcW w:w="0" w:type="auto"/>
          </w:tcPr>
          <w:p w14:paraId="51D43BBA" w14:textId="77777777" w:rsidR="002D56CE" w:rsidRDefault="0007245F">
            <w:pPr>
              <w:pStyle w:val="Compact"/>
            </w:pPr>
            <w:r>
              <w:t>Non-native</w:t>
            </w:r>
          </w:p>
        </w:tc>
      </w:tr>
      <w:tr w:rsidR="002D56CE" w14:paraId="67E91436" w14:textId="77777777">
        <w:tc>
          <w:tcPr>
            <w:tcW w:w="0" w:type="auto"/>
          </w:tcPr>
          <w:p w14:paraId="78EB11AD" w14:textId="77777777" w:rsidR="002D56CE" w:rsidRDefault="0007245F">
            <w:pPr>
              <w:pStyle w:val="Compact"/>
            </w:pPr>
            <w:r>
              <w:rPr>
                <w:i/>
                <w:iCs/>
              </w:rPr>
              <w:t>Ameiurus</w:t>
            </w:r>
            <w:r>
              <w:t xml:space="preserve"> sp. — Bullhead</w:t>
            </w:r>
          </w:p>
        </w:tc>
        <w:tc>
          <w:tcPr>
            <w:tcW w:w="0" w:type="auto"/>
          </w:tcPr>
          <w:p w14:paraId="6D1208D0" w14:textId="77777777" w:rsidR="002D56CE" w:rsidRDefault="0007245F">
            <w:pPr>
              <w:pStyle w:val="Compact"/>
            </w:pPr>
            <w:r>
              <w:t>Native</w:t>
            </w:r>
          </w:p>
        </w:tc>
      </w:tr>
    </w:tbl>
    <w:p w14:paraId="73B9572C" w14:textId="77777777" w:rsidR="002D56CE" w:rsidRDefault="0007245F">
      <w:r>
        <w:pict w14:anchorId="1982A854">
          <v:rect id="_x0000_i1040" style="width:0;height:1.5pt" o:hralign="center" o:hrstd="t" o:hr="t"/>
        </w:pict>
      </w:r>
    </w:p>
    <w:p w14:paraId="285220FB" w14:textId="77777777" w:rsidR="002D56CE" w:rsidRDefault="0007245F">
      <w:pPr>
        <w:pStyle w:val="Heading3"/>
      </w:pPr>
      <w:bookmarkStart w:id="107" w:name="X6c4793d42ea8104a20772b343134eb3b2cb6813"/>
      <w:bookmarkEnd w:id="100"/>
      <w:bookmarkEnd w:id="106"/>
      <w:r>
        <w:t>Field Measurements — Below School St / School St Reach (Vivosun pH meter†)</w:t>
      </w:r>
    </w:p>
    <w:tbl>
      <w:tblPr>
        <w:tblStyle w:val="Table"/>
        <w:tblW w:w="5000" w:type="pct"/>
        <w:tblLayout w:type="fixed"/>
        <w:tblLook w:val="0020" w:firstRow="1" w:lastRow="0" w:firstColumn="0" w:lastColumn="0" w:noHBand="0" w:noVBand="0"/>
      </w:tblPr>
      <w:tblGrid>
        <w:gridCol w:w="2394"/>
        <w:gridCol w:w="2394"/>
        <w:gridCol w:w="2394"/>
        <w:gridCol w:w="2394"/>
      </w:tblGrid>
      <w:tr w:rsidR="002D56CE" w14:paraId="2D27E9F6"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1980" w:type="dxa"/>
          </w:tcPr>
          <w:p w14:paraId="71C80988" w14:textId="77777777" w:rsidR="002D56CE" w:rsidRDefault="0007245F">
            <w:pPr>
              <w:pStyle w:val="Compact"/>
            </w:pPr>
            <w:r>
              <w:t>Date</w:t>
            </w:r>
          </w:p>
        </w:tc>
        <w:tc>
          <w:tcPr>
            <w:tcW w:w="1980" w:type="dxa"/>
          </w:tcPr>
          <w:p w14:paraId="2222AA22" w14:textId="77777777" w:rsidR="002D56CE" w:rsidRDefault="0007245F">
            <w:pPr>
              <w:pStyle w:val="Compact"/>
            </w:pPr>
            <w:r>
              <w:t>pH</w:t>
            </w:r>
          </w:p>
        </w:tc>
        <w:tc>
          <w:tcPr>
            <w:tcW w:w="1980" w:type="dxa"/>
          </w:tcPr>
          <w:p w14:paraId="26E59A6B" w14:textId="77777777" w:rsidR="002D56CE" w:rsidRDefault="0007245F">
            <w:pPr>
              <w:pStyle w:val="Compact"/>
            </w:pPr>
            <w:r>
              <w:t>Temp °F</w:t>
            </w:r>
          </w:p>
        </w:tc>
        <w:tc>
          <w:tcPr>
            <w:tcW w:w="1980" w:type="dxa"/>
          </w:tcPr>
          <w:p w14:paraId="5161B9F6" w14:textId="77777777" w:rsidR="002D56CE" w:rsidRDefault="0007245F">
            <w:pPr>
              <w:pStyle w:val="Compact"/>
            </w:pPr>
            <w:r>
              <w:t>Note</w:t>
            </w:r>
          </w:p>
        </w:tc>
      </w:tr>
      <w:tr w:rsidR="002D56CE" w14:paraId="701920C4" w14:textId="77777777">
        <w:tc>
          <w:tcPr>
            <w:tcW w:w="1980" w:type="dxa"/>
          </w:tcPr>
          <w:p w14:paraId="6F4742CE" w14:textId="77777777" w:rsidR="002D56CE" w:rsidRDefault="0007245F">
            <w:pPr>
              <w:pStyle w:val="Compact"/>
            </w:pPr>
            <w:r>
              <w:t>Jul 31, 2025</w:t>
            </w:r>
          </w:p>
        </w:tc>
        <w:tc>
          <w:tcPr>
            <w:tcW w:w="1980" w:type="dxa"/>
          </w:tcPr>
          <w:p w14:paraId="1BDABAC5" w14:textId="77777777" w:rsidR="002D56CE" w:rsidRDefault="0007245F">
            <w:pPr>
              <w:pStyle w:val="Compact"/>
            </w:pPr>
            <w:r>
              <w:t>7.05</w:t>
            </w:r>
          </w:p>
        </w:tc>
        <w:tc>
          <w:tcPr>
            <w:tcW w:w="1980" w:type="dxa"/>
          </w:tcPr>
          <w:p w14:paraId="313BDAA1" w14:textId="77777777" w:rsidR="002D56CE" w:rsidRDefault="0007245F">
            <w:pPr>
              <w:pStyle w:val="Compact"/>
            </w:pPr>
            <w:r>
              <w:t>71.6</w:t>
            </w:r>
          </w:p>
        </w:tc>
        <w:tc>
          <w:tcPr>
            <w:tcW w:w="1980" w:type="dxa"/>
          </w:tcPr>
          <w:p w14:paraId="603F1BC4" w14:textId="77777777" w:rsidR="002D56CE" w:rsidRDefault="0007245F">
            <w:pPr>
              <w:pStyle w:val="Compact"/>
            </w:pPr>
            <w:r>
              <w:t xml:space="preserve">Summer — pH neutral; temp at upper Brook Trout </w:t>
            </w:r>
            <w:r>
              <w:lastRenderedPageBreak/>
              <w:t>stress threshold</w:t>
            </w:r>
          </w:p>
        </w:tc>
      </w:tr>
      <w:tr w:rsidR="002D56CE" w14:paraId="1CBCBA64" w14:textId="77777777">
        <w:tc>
          <w:tcPr>
            <w:tcW w:w="1980" w:type="dxa"/>
          </w:tcPr>
          <w:p w14:paraId="0F0AF4FE" w14:textId="77777777" w:rsidR="002D56CE" w:rsidRDefault="0007245F">
            <w:pPr>
              <w:pStyle w:val="Compact"/>
            </w:pPr>
            <w:r>
              <w:lastRenderedPageBreak/>
              <w:t>Nov 23, 2025</w:t>
            </w:r>
          </w:p>
        </w:tc>
        <w:tc>
          <w:tcPr>
            <w:tcW w:w="1980" w:type="dxa"/>
          </w:tcPr>
          <w:p w14:paraId="32657C6E" w14:textId="77777777" w:rsidR="002D56CE" w:rsidRDefault="0007245F">
            <w:pPr>
              <w:pStyle w:val="Compact"/>
            </w:pPr>
            <w:r>
              <w:t>6.66</w:t>
            </w:r>
          </w:p>
        </w:tc>
        <w:tc>
          <w:tcPr>
            <w:tcW w:w="1980" w:type="dxa"/>
          </w:tcPr>
          <w:p w14:paraId="7A635EBA" w14:textId="77777777" w:rsidR="002D56CE" w:rsidRDefault="0007245F">
            <w:pPr>
              <w:pStyle w:val="Compact"/>
            </w:pPr>
            <w:r>
              <w:t>38.4</w:t>
            </w:r>
          </w:p>
        </w:tc>
        <w:tc>
          <w:tcPr>
            <w:tcW w:w="1980" w:type="dxa"/>
          </w:tcPr>
          <w:p w14:paraId="5135EC72" w14:textId="77777777" w:rsidR="002D56CE" w:rsidRDefault="0007245F">
            <w:pPr>
              <w:pStyle w:val="Compact"/>
            </w:pPr>
            <w:r>
              <w:t>Winter baseline — co-dated with Nov 22, 2025 eDNA event</w:t>
            </w:r>
          </w:p>
        </w:tc>
      </w:tr>
    </w:tbl>
    <w:p w14:paraId="0F47542A" w14:textId="77777777" w:rsidR="002D56CE" w:rsidRDefault="0007245F">
      <w:pPr>
        <w:pStyle w:val="BodyText"/>
      </w:pPr>
      <w:r>
        <w:t xml:space="preserve">Corrected pH 7.05 and 71.6°F on July 31: pH is neutral and well within Brook Trout tolerance; thermal stress is the concern — 71.6°F exceeds the sustained-stress threshold (~68°F) and approaches the </w:t>
      </w:r>
      <w:r>
        <w:t>short-term lethal range (~75°F). Brook Trout detected at this site in November but not in summer — the July temperature is consistent with seasonal exclusion. Corrected November pH of 6.66 at 38.4°F is within full Brook Trout tolerance and aligns well with</w:t>
      </w:r>
      <w:r>
        <w:t xml:space="preserve"> the biologically-inferred range (6.5–7.5) for this tidal reach; the November eDNA detection of Brook Trout at 4.8% is consistent with these conditions.</w:t>
      </w:r>
    </w:p>
    <w:p w14:paraId="3E748DD3" w14:textId="77777777" w:rsidR="002D56CE" w:rsidRDefault="0007245F">
      <w:pPr>
        <w:pStyle w:val="BodyText"/>
      </w:pPr>
      <w:r>
        <w:t>† pH values two-point calibration corrected; residual uncertainty ±0.2 pH unit. Temperature in °F.</w:t>
      </w:r>
    </w:p>
    <w:p w14:paraId="1871A4D5" w14:textId="77777777" w:rsidR="002D56CE" w:rsidRDefault="0007245F">
      <w:pPr>
        <w:pStyle w:val="Heading3"/>
      </w:pPr>
      <w:bookmarkStart w:id="108" w:name="X73def63786f292422c70fe8e5ff543792b9aad3"/>
      <w:bookmarkEnd w:id="107"/>
      <w:r>
        <w:t>Sawm</w:t>
      </w:r>
      <w:r>
        <w:t>ill Brook — Fire Station | JVB3787 / OTLHJZBA.1 | Aug 28, 2024</w:t>
      </w:r>
    </w:p>
    <w:p w14:paraId="5ACD364D" w14:textId="77777777" w:rsidR="002D56CE" w:rsidRDefault="0007245F">
      <w:pPr>
        <w:pStyle w:val="FirstParagraph"/>
      </w:pPr>
      <w:r>
        <w:rPr>
          <w:b/>
          <w:bCs/>
        </w:rPr>
        <w:t>Fish:</w:t>
      </w:r>
      <w:r>
        <w:t xml:space="preserve"> H(f) = 0.23 · 7 species | </w:t>
      </w:r>
      <w:r>
        <w:rPr>
          <w:b/>
          <w:bCs/>
        </w:rPr>
        <w:t>Algae:</w:t>
      </w:r>
      <w:r>
        <w:t xml:space="preserve"> H(a) = 2.93 · 6,555 reads</w:t>
      </w:r>
    </w:p>
    <w:p w14:paraId="0DA90749" w14:textId="77777777" w:rsidR="002D56CE" w:rsidRDefault="0007245F">
      <w:pPr>
        <w:pStyle w:val="Heading4"/>
      </w:pPr>
      <w:bookmarkStart w:id="109" w:name="sentinel-signal-5"/>
      <w:r>
        <w:t>Sentinel Signal</w:t>
      </w:r>
    </w:p>
    <w:p w14:paraId="288930CC" w14:textId="77777777" w:rsidR="002D56CE" w:rsidRDefault="0007245F">
      <w:pPr>
        <w:pStyle w:val="FirstParagraph"/>
      </w:pPr>
      <w:r>
        <w:t>Mummichog 95.2% + estuarine diatoms (</w:t>
      </w:r>
      <w:r>
        <w:rPr>
          <w:i/>
          <w:iCs/>
        </w:rPr>
        <w:t>Nanofrustulum</w:t>
      </w:r>
      <w:r>
        <w:t xml:space="preserve">, </w:t>
      </w:r>
      <w:r>
        <w:rPr>
          <w:i/>
          <w:iCs/>
        </w:rPr>
        <w:t>Entomoneis</w:t>
      </w:r>
      <w:r>
        <w:t>) = unambiguous tidal zone. Brook Trout trace at 0.1% = DNA arriving from upstream, not trout in the estuary.</w:t>
      </w:r>
    </w:p>
    <w:p w14:paraId="3221BB35" w14:textId="77777777" w:rsidR="002D56CE" w:rsidRDefault="0007245F">
      <w:pPr>
        <w:pStyle w:val="Heading4"/>
      </w:pPr>
      <w:bookmarkStart w:id="110" w:name="narrative-5"/>
      <w:bookmarkEnd w:id="109"/>
      <w:r>
        <w:t>Narrative</w:t>
      </w:r>
    </w:p>
    <w:p w14:paraId="5317A377" w14:textId="77777777" w:rsidR="002D56CE" w:rsidRDefault="0007245F">
      <w:pPr>
        <w:pStyle w:val="FirstParagraph"/>
      </w:pPr>
      <w:r>
        <w:t xml:space="preserve">Algal community: 97% Diatoms, dominated by </w:t>
      </w:r>
      <w:r>
        <w:rPr>
          <w:i/>
          <w:iCs/>
        </w:rPr>
        <w:t>Nanofrustulum shiloi</w:t>
      </w:r>
      <w:r>
        <w:t xml:space="preserve"> (5.2%) and </w:t>
      </w:r>
      <w:r>
        <w:rPr>
          <w:i/>
          <w:iCs/>
        </w:rPr>
        <w:t>Entomoneis</w:t>
      </w:r>
      <w:r>
        <w:t xml:space="preserve"> sp. (4.3%) — both estuarine/brackish diatoms. Comb</w:t>
      </w:r>
      <w:r>
        <w:t>ined with Mummichog at 95%, this is the tidal limit of Sawmill Brook. Brook Trout trace at 0.1% represents upstream DNA arriving at the tidal limit, not trout occupying the estuary.</w:t>
      </w:r>
    </w:p>
    <w:p w14:paraId="4CE6E372" w14:textId="77777777" w:rsidR="002D56CE" w:rsidRDefault="0007245F">
      <w:pPr>
        <w:pStyle w:val="Heading4"/>
      </w:pPr>
      <w:bookmarkStart w:id="111" w:name="native-vs.-non-native-5"/>
      <w:bookmarkEnd w:id="110"/>
      <w:r>
        <w:t>Native vs. Non-Native</w:t>
      </w:r>
    </w:p>
    <w:tbl>
      <w:tblPr>
        <w:tblStyle w:val="Table"/>
        <w:tblW w:w="0" w:type="auto"/>
        <w:tblLook w:val="0020" w:firstRow="1" w:lastRow="0" w:firstColumn="0" w:lastColumn="0" w:noHBand="0" w:noVBand="0"/>
      </w:tblPr>
      <w:tblGrid>
        <w:gridCol w:w="5318"/>
        <w:gridCol w:w="2878"/>
      </w:tblGrid>
      <w:tr w:rsidR="002D56CE" w14:paraId="3FD4D2DB"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0" w:type="auto"/>
          </w:tcPr>
          <w:p w14:paraId="50B076BD" w14:textId="77777777" w:rsidR="002D56CE" w:rsidRDefault="0007245F">
            <w:pPr>
              <w:pStyle w:val="Compact"/>
            </w:pPr>
            <w:r>
              <w:t>Species</w:t>
            </w:r>
          </w:p>
        </w:tc>
        <w:tc>
          <w:tcPr>
            <w:tcW w:w="0" w:type="auto"/>
          </w:tcPr>
          <w:p w14:paraId="1CC800D6" w14:textId="77777777" w:rsidR="002D56CE" w:rsidRDefault="0007245F">
            <w:pPr>
              <w:pStyle w:val="Compact"/>
            </w:pPr>
            <w:r>
              <w:t>Status</w:t>
            </w:r>
          </w:p>
        </w:tc>
      </w:tr>
      <w:tr w:rsidR="002D56CE" w14:paraId="54D1DA99" w14:textId="77777777">
        <w:tc>
          <w:tcPr>
            <w:tcW w:w="0" w:type="auto"/>
          </w:tcPr>
          <w:p w14:paraId="62A9EF7A" w14:textId="77777777" w:rsidR="002D56CE" w:rsidRDefault="0007245F">
            <w:pPr>
              <w:pStyle w:val="Compact"/>
            </w:pPr>
            <w:r>
              <w:t>Mummichog, American Eel, Fourspine Stickleback</w:t>
            </w:r>
          </w:p>
        </w:tc>
        <w:tc>
          <w:tcPr>
            <w:tcW w:w="0" w:type="auto"/>
          </w:tcPr>
          <w:p w14:paraId="2C5505F2" w14:textId="77777777" w:rsidR="002D56CE" w:rsidRDefault="0007245F">
            <w:pPr>
              <w:pStyle w:val="Compact"/>
            </w:pPr>
            <w:r>
              <w:t>Native</w:t>
            </w:r>
          </w:p>
        </w:tc>
      </w:tr>
      <w:tr w:rsidR="002D56CE" w14:paraId="5EB066D3" w14:textId="77777777">
        <w:tc>
          <w:tcPr>
            <w:tcW w:w="0" w:type="auto"/>
          </w:tcPr>
          <w:p w14:paraId="11BBF694" w14:textId="77777777" w:rsidR="002D56CE" w:rsidRDefault="0007245F">
            <w:pPr>
              <w:pStyle w:val="Compact"/>
            </w:pPr>
            <w:r>
              <w:rPr>
                <w:i/>
                <w:iCs/>
              </w:rPr>
              <w:t>Salvelinus</w:t>
            </w:r>
            <w:r>
              <w:t xml:space="preserve"> sp. trace</w:t>
            </w:r>
          </w:p>
        </w:tc>
        <w:tc>
          <w:tcPr>
            <w:tcW w:w="0" w:type="auto"/>
          </w:tcPr>
          <w:p w14:paraId="72EF3AD1" w14:textId="77777777" w:rsidR="002D56CE" w:rsidRDefault="0007245F">
            <w:pPr>
              <w:pStyle w:val="Compact"/>
            </w:pPr>
            <w:r>
              <w:t>Native — upstream origin</w:t>
            </w:r>
          </w:p>
        </w:tc>
      </w:tr>
    </w:tbl>
    <w:p w14:paraId="30659315" w14:textId="77777777" w:rsidR="002D56CE" w:rsidRDefault="0007245F">
      <w:r>
        <w:pict w14:anchorId="44804BEC">
          <v:rect id="_x0000_i1041" style="width:0;height:1.5pt" o:hralign="center" o:hrstd="t" o:hr="t"/>
        </w:pict>
      </w:r>
    </w:p>
    <w:p w14:paraId="43C84BB8" w14:textId="77777777" w:rsidR="002D56CE" w:rsidRDefault="0007245F">
      <w:pPr>
        <w:pStyle w:val="Heading2"/>
      </w:pPr>
      <w:bookmarkStart w:id="112" w:name="X6eb0b7a85d4f15db0ec44efa5c156665ddad065"/>
      <w:bookmarkEnd w:id="92"/>
      <w:bookmarkEnd w:id="108"/>
      <w:bookmarkEnd w:id="111"/>
      <w:r>
        <w:t>Cat Brook / Forest Landing — MA | JVB4307 / NVN8LUTP.1 | Oct 14, 2024</w:t>
      </w:r>
    </w:p>
    <w:p w14:paraId="760DA96F" w14:textId="77777777" w:rsidR="002D56CE" w:rsidRDefault="0007245F">
      <w:pPr>
        <w:pStyle w:val="FirstParagraph"/>
      </w:pPr>
      <w:r>
        <w:rPr>
          <w:b/>
          <w:bCs/>
        </w:rPr>
        <w:t>Fish:</w:t>
      </w:r>
      <w:r>
        <w:t xml:space="preserve"> H(f) = 1.27 · 5 species | </w:t>
      </w:r>
      <w:r>
        <w:rPr>
          <w:b/>
          <w:bCs/>
        </w:rPr>
        <w:t>Algae:</w:t>
      </w:r>
      <w:r>
        <w:t xml:space="preserve"> H(a) = 4.36 · 34,673 reads</w:t>
      </w:r>
    </w:p>
    <w:p w14:paraId="0529EE21" w14:textId="77777777" w:rsidR="002D56CE" w:rsidRDefault="0007245F">
      <w:pPr>
        <w:pStyle w:val="Heading3"/>
      </w:pPr>
      <w:bookmarkStart w:id="113" w:name="sentinel-signal-6"/>
      <w:r>
        <w:t>Sentinel Signal</w:t>
      </w:r>
    </w:p>
    <w:p w14:paraId="34A1238F" w14:textId="77777777" w:rsidR="002D56CE" w:rsidRDefault="0007245F">
      <w:pPr>
        <w:pStyle w:val="FirstParagraph"/>
      </w:pPr>
      <w:r>
        <w:t>Bass 48.9% + Sunfish 24% = warm-water pond community. Dictyochophytes 33% (</w:t>
      </w:r>
      <w:r>
        <w:rPr>
          <w:i/>
          <w:iCs/>
        </w:rPr>
        <w:t>Pseudopedinella elastica</w:t>
      </w:r>
      <w:r>
        <w:t xml:space="preserve"> dominant) = unusual marine/brackish flagellate signal. American </w:t>
      </w:r>
      <w:r>
        <w:lastRenderedPageBreak/>
        <w:t xml:space="preserve">Eel 10.6% = only ocean connectivity signal. </w:t>
      </w:r>
      <w:r>
        <w:rPr>
          <w:b/>
          <w:bCs/>
        </w:rPr>
        <w:t>Brook Trout: Absent.</w:t>
      </w:r>
      <w:r>
        <w:t xml:space="preserve"> Algal anomaly requires expl</w:t>
      </w:r>
      <w:r>
        <w:t>anation (see QC note below).</w:t>
      </w:r>
    </w:p>
    <w:p w14:paraId="24DDE7F0" w14:textId="77777777" w:rsidR="002D56CE" w:rsidRDefault="0007245F">
      <w:pPr>
        <w:pStyle w:val="Heading3"/>
      </w:pPr>
      <w:bookmarkStart w:id="114" w:name="inferred-water-chemistry-5"/>
      <w:bookmarkEnd w:id="113"/>
      <w:r>
        <w:t>Inferred Water Chemistry</w:t>
      </w:r>
    </w:p>
    <w:tbl>
      <w:tblPr>
        <w:tblStyle w:val="Table"/>
        <w:tblW w:w="5000" w:type="pct"/>
        <w:tblLayout w:type="fixed"/>
        <w:tblLook w:val="0020" w:firstRow="1" w:lastRow="0" w:firstColumn="0" w:lastColumn="0" w:noHBand="0" w:noVBand="0"/>
      </w:tblPr>
      <w:tblGrid>
        <w:gridCol w:w="3192"/>
        <w:gridCol w:w="3192"/>
        <w:gridCol w:w="3192"/>
      </w:tblGrid>
      <w:tr w:rsidR="002D56CE" w14:paraId="53B40011"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2640" w:type="dxa"/>
          </w:tcPr>
          <w:p w14:paraId="7017A47F" w14:textId="77777777" w:rsidR="002D56CE" w:rsidRDefault="0007245F">
            <w:pPr>
              <w:pStyle w:val="Compact"/>
            </w:pPr>
            <w:r>
              <w:t>Parameter</w:t>
            </w:r>
          </w:p>
        </w:tc>
        <w:tc>
          <w:tcPr>
            <w:tcW w:w="2640" w:type="dxa"/>
          </w:tcPr>
          <w:p w14:paraId="560E92D2" w14:textId="77777777" w:rsidR="002D56CE" w:rsidRDefault="0007245F">
            <w:pPr>
              <w:pStyle w:val="Compact"/>
            </w:pPr>
            <w:r>
              <w:t>Estimate</w:t>
            </w:r>
          </w:p>
        </w:tc>
        <w:tc>
          <w:tcPr>
            <w:tcW w:w="2640" w:type="dxa"/>
          </w:tcPr>
          <w:p w14:paraId="082377B5" w14:textId="77777777" w:rsidR="002D56CE" w:rsidRDefault="0007245F">
            <w:pPr>
              <w:pStyle w:val="Compact"/>
            </w:pPr>
            <w:r>
              <w:t>Basis</w:t>
            </w:r>
          </w:p>
        </w:tc>
      </w:tr>
      <w:tr w:rsidR="002D56CE" w14:paraId="702EA91F" w14:textId="77777777">
        <w:tc>
          <w:tcPr>
            <w:tcW w:w="2640" w:type="dxa"/>
          </w:tcPr>
          <w:p w14:paraId="3B73778C" w14:textId="77777777" w:rsidR="002D56CE" w:rsidRDefault="0007245F">
            <w:pPr>
              <w:pStyle w:val="Compact"/>
            </w:pPr>
            <w:r>
              <w:t>Temperature</w:t>
            </w:r>
          </w:p>
        </w:tc>
        <w:tc>
          <w:tcPr>
            <w:tcW w:w="2640" w:type="dxa"/>
          </w:tcPr>
          <w:p w14:paraId="57BE1ADD" w14:textId="77777777" w:rsidR="002D56CE" w:rsidRDefault="0007245F">
            <w:pPr>
              <w:pStyle w:val="Compact"/>
            </w:pPr>
            <w:r>
              <w:t>Warm</w:t>
            </w:r>
          </w:p>
        </w:tc>
        <w:tc>
          <w:tcPr>
            <w:tcW w:w="2640" w:type="dxa"/>
          </w:tcPr>
          <w:p w14:paraId="3319646E" w14:textId="77777777" w:rsidR="002D56CE" w:rsidRDefault="0007245F">
            <w:pPr>
              <w:pStyle w:val="Compact"/>
            </w:pPr>
            <w:r>
              <w:t>Bass + Sunfish dominant; no salmonids</w:t>
            </w:r>
          </w:p>
        </w:tc>
      </w:tr>
      <w:tr w:rsidR="002D56CE" w14:paraId="077D41A2" w14:textId="77777777">
        <w:tc>
          <w:tcPr>
            <w:tcW w:w="2640" w:type="dxa"/>
          </w:tcPr>
          <w:p w14:paraId="491B104F" w14:textId="77777777" w:rsidR="002D56CE" w:rsidRDefault="0007245F">
            <w:pPr>
              <w:pStyle w:val="Compact"/>
            </w:pPr>
            <w:r>
              <w:t>Character</w:t>
            </w:r>
          </w:p>
        </w:tc>
        <w:tc>
          <w:tcPr>
            <w:tcW w:w="2640" w:type="dxa"/>
          </w:tcPr>
          <w:p w14:paraId="2E4D7EE4" w14:textId="77777777" w:rsidR="002D56CE" w:rsidRDefault="0007245F">
            <w:pPr>
              <w:pStyle w:val="Compact"/>
            </w:pPr>
            <w:r>
              <w:t>Pond or impoundment</w:t>
            </w:r>
          </w:p>
        </w:tc>
        <w:tc>
          <w:tcPr>
            <w:tcW w:w="2640" w:type="dxa"/>
          </w:tcPr>
          <w:p w14:paraId="6E09C2A6" w14:textId="77777777" w:rsidR="002D56CE" w:rsidRDefault="0007245F">
            <w:pPr>
              <w:pStyle w:val="Compact"/>
            </w:pPr>
            <w:r>
              <w:t>Warm-water community; low H_f</w:t>
            </w:r>
          </w:p>
        </w:tc>
      </w:tr>
      <w:tr w:rsidR="002D56CE" w14:paraId="59104244" w14:textId="77777777">
        <w:tc>
          <w:tcPr>
            <w:tcW w:w="2640" w:type="dxa"/>
          </w:tcPr>
          <w:p w14:paraId="6B4BA9E8" w14:textId="77777777" w:rsidR="002D56CE" w:rsidRDefault="0007245F">
            <w:pPr>
              <w:pStyle w:val="Compact"/>
            </w:pPr>
            <w:r>
              <w:t>Tidal influence</w:t>
            </w:r>
          </w:p>
        </w:tc>
        <w:tc>
          <w:tcPr>
            <w:tcW w:w="2640" w:type="dxa"/>
          </w:tcPr>
          <w:p w14:paraId="50C2231D" w14:textId="77777777" w:rsidR="002D56CE" w:rsidRDefault="0007245F">
            <w:pPr>
              <w:pStyle w:val="Compact"/>
            </w:pPr>
            <w:r>
              <w:t>Uncertain</w:t>
            </w:r>
          </w:p>
        </w:tc>
        <w:tc>
          <w:tcPr>
            <w:tcW w:w="2640" w:type="dxa"/>
          </w:tcPr>
          <w:p w14:paraId="42C9F6DD" w14:textId="77777777" w:rsidR="002D56CE" w:rsidRDefault="0007245F">
            <w:pPr>
              <w:pStyle w:val="Compact"/>
            </w:pPr>
            <w:r>
              <w:t>Dictyochophyte signal unexpected at this distance from tidal water</w:t>
            </w:r>
          </w:p>
        </w:tc>
      </w:tr>
      <w:tr w:rsidR="002D56CE" w14:paraId="60D28E0A" w14:textId="77777777">
        <w:tc>
          <w:tcPr>
            <w:tcW w:w="2640" w:type="dxa"/>
          </w:tcPr>
          <w:p w14:paraId="5FCB1D91" w14:textId="77777777" w:rsidR="002D56CE" w:rsidRDefault="0007245F">
            <w:pPr>
              <w:pStyle w:val="Compact"/>
            </w:pPr>
            <w:r>
              <w:t>Brook Trout habitat</w:t>
            </w:r>
          </w:p>
        </w:tc>
        <w:tc>
          <w:tcPr>
            <w:tcW w:w="2640" w:type="dxa"/>
          </w:tcPr>
          <w:p w14:paraId="0E3A2EFA" w14:textId="77777777" w:rsidR="002D56CE" w:rsidRDefault="0007245F">
            <w:pPr>
              <w:pStyle w:val="Compact"/>
            </w:pPr>
            <w:r>
              <w:t>Not at this site</w:t>
            </w:r>
          </w:p>
        </w:tc>
        <w:tc>
          <w:tcPr>
            <w:tcW w:w="2640" w:type="dxa"/>
          </w:tcPr>
          <w:p w14:paraId="6928E47D" w14:textId="77777777" w:rsidR="002D56CE" w:rsidRDefault="0007245F">
            <w:pPr>
              <w:pStyle w:val="Compact"/>
            </w:pPr>
            <w:r>
              <w:t>Warm-water pond community</w:t>
            </w:r>
          </w:p>
        </w:tc>
      </w:tr>
    </w:tbl>
    <w:p w14:paraId="089FEE6D" w14:textId="77777777" w:rsidR="002D56CE" w:rsidRDefault="0007245F">
      <w:pPr>
        <w:pStyle w:val="Heading3"/>
      </w:pPr>
      <w:bookmarkStart w:id="115" w:name="narrative-6"/>
      <w:bookmarkEnd w:id="114"/>
      <w:r>
        <w:t>Narrative</w:t>
      </w:r>
    </w:p>
    <w:p w14:paraId="7A8A8870" w14:textId="77777777" w:rsidR="002D56CE" w:rsidRDefault="0007245F">
      <w:pPr>
        <w:pStyle w:val="FirstParagraph"/>
      </w:pPr>
      <w:r>
        <w:t>Cat Brook / Forest Landing in October is a warm-water pond community — Bass (49%), Sunfish (24%), Golden Shiner (1</w:t>
      </w:r>
      <w:r>
        <w:t>5%), American Eel (10.6%). No Brook Trout. This appears to be a pond or impoundment outlet rather than a cold-water trout stream.</w:t>
      </w:r>
    </w:p>
    <w:p w14:paraId="2FA11D69" w14:textId="77777777" w:rsidR="002D56CE" w:rsidRDefault="0007245F">
      <w:pPr>
        <w:pStyle w:val="BodyText"/>
      </w:pPr>
      <w:r>
        <w:t>The “Forest Landing” name is consistent with a historical boat access or loading point — a place where timber or goods were on</w:t>
      </w:r>
      <w:r>
        <w:t>ce transported by water. Today the site is reportedly miles from navigable water, which suggests significant hydrological change (dam impoundment, lowered water table, or changed land use) since the “landing” was active.</w:t>
      </w:r>
    </w:p>
    <w:p w14:paraId="52F20E33" w14:textId="77777777" w:rsidR="002D56CE" w:rsidRDefault="0007245F">
      <w:pPr>
        <w:pStyle w:val="BodyText"/>
      </w:pPr>
      <w:r>
        <w:rPr>
          <w:b/>
          <w:bCs/>
        </w:rPr>
        <w:t>Algal QC note — Dictyochophytes.</w:t>
      </w:r>
      <w:r>
        <w:t xml:space="preserve"> The algal community is dominated by Dictyochophytes at 33.4% — primarily </w:t>
      </w:r>
      <w:r>
        <w:rPr>
          <w:i/>
          <w:iCs/>
        </w:rPr>
        <w:t>Pseudopedinella elastica</w:t>
      </w:r>
      <w:r>
        <w:t xml:space="preserve"> (6.2%) plus multiple unresolved Dictyochophyceae entries. </w:t>
      </w:r>
      <w:r>
        <w:rPr>
          <w:i/>
          <w:iCs/>
        </w:rPr>
        <w:t>Pseudopedinella elastica</w:t>
      </w:r>
      <w:r>
        <w:t xml:space="preserve"> is predominantly a marine/brackish flagell</w:t>
      </w:r>
      <w:r>
        <w:t>ate, rarely documented in genuine freshwater systems. Its strong signal at a site reportedly 3+ miles from tidal waters behind a small dam is unexpected. Possible explanations:</w:t>
      </w:r>
    </w:p>
    <w:p w14:paraId="2B179830" w14:textId="77777777" w:rsidR="002D56CE" w:rsidRDefault="0007245F">
      <w:pPr>
        <w:pStyle w:val="Compact"/>
        <w:numPr>
          <w:ilvl w:val="0"/>
          <w:numId w:val="3"/>
        </w:numPr>
      </w:pPr>
      <w:r>
        <w:rPr>
          <w:b/>
          <w:bCs/>
        </w:rPr>
        <w:t>Database false positive:</w:t>
      </w:r>
      <w:r>
        <w:t xml:space="preserve"> The 23S reference database may be assigning reads to </w:t>
      </w:r>
      <w:r>
        <w:rPr>
          <w:i/>
          <w:iCs/>
        </w:rPr>
        <w:t>Pseudopedinella</w:t>
      </w:r>
      <w:r>
        <w:t xml:space="preserve"> incorrectly for a morphologically similar freshwater taxon.</w:t>
      </w:r>
    </w:p>
    <w:p w14:paraId="4336453A" w14:textId="77777777" w:rsidR="002D56CE" w:rsidRDefault="0007245F">
      <w:pPr>
        <w:pStyle w:val="Compact"/>
        <w:numPr>
          <w:ilvl w:val="0"/>
          <w:numId w:val="3"/>
        </w:numPr>
      </w:pPr>
      <w:r>
        <w:rPr>
          <w:b/>
          <w:bCs/>
        </w:rPr>
        <w:t>Index bleed:</w:t>
      </w:r>
      <w:r>
        <w:t xml:space="preserve"> The Dictyochophyte signal may reflect low-level contamination from marine samples processed in the same library run.</w:t>
      </w:r>
    </w:p>
    <w:p w14:paraId="140A891B" w14:textId="77777777" w:rsidR="002D56CE" w:rsidRDefault="0007245F">
      <w:pPr>
        <w:pStyle w:val="Compact"/>
        <w:numPr>
          <w:ilvl w:val="0"/>
          <w:numId w:val="3"/>
        </w:numPr>
      </w:pPr>
      <w:r>
        <w:rPr>
          <w:b/>
          <w:bCs/>
        </w:rPr>
        <w:t>Local tidal connectivity not apparent from site de</w:t>
      </w:r>
      <w:r>
        <w:rPr>
          <w:b/>
          <w:bCs/>
        </w:rPr>
        <w:t>scription:</w:t>
      </w:r>
      <w:r>
        <w:t xml:space="preserve"> If the dam is a tide gate or the system has more tidal exchange than the site description implies.</w:t>
      </w:r>
    </w:p>
    <w:p w14:paraId="733A8BC6" w14:textId="77777777" w:rsidR="002D56CE" w:rsidRDefault="0007245F">
      <w:pPr>
        <w:pStyle w:val="FirstParagraph"/>
      </w:pPr>
      <w:r>
        <w:t>This anomaly should be flagged with the sequencing laboratory for review. The multiple unresolved Dictyochophyceae entries (totaling 11%) in the t</w:t>
      </w:r>
      <w:r>
        <w:t>op taxa add to the interpretive uncertainty. The freshwater desmids (</w:t>
      </w:r>
      <w:r>
        <w:rPr>
          <w:i/>
          <w:iCs/>
        </w:rPr>
        <w:t>Zygnemophyceae</w:t>
      </w:r>
      <w:r>
        <w:t xml:space="preserve">, 0.8%) and </w:t>
      </w:r>
      <w:r>
        <w:rPr>
          <w:i/>
          <w:iCs/>
        </w:rPr>
        <w:t>Cryptomonas</w:t>
      </w:r>
      <w:r>
        <w:t xml:space="preserve"> suggest genuine freshwater at this site, making the marine signal difficult to reconcile. </w:t>
      </w:r>
      <w:r>
        <w:rPr>
          <w:b/>
          <w:bCs/>
        </w:rPr>
        <w:t>Do not interpret the Dictyochophyte signal ecologically unt</w:t>
      </w:r>
      <w:r>
        <w:rPr>
          <w:b/>
          <w:bCs/>
        </w:rPr>
        <w:t>il QC is resolved.</w:t>
      </w:r>
    </w:p>
    <w:p w14:paraId="28112943" w14:textId="77777777" w:rsidR="002D56CE" w:rsidRDefault="0007245F">
      <w:pPr>
        <w:pStyle w:val="Heading3"/>
      </w:pPr>
      <w:bookmarkStart w:id="116" w:name="algal-community-1"/>
      <w:bookmarkEnd w:id="115"/>
      <w:r>
        <w:lastRenderedPageBreak/>
        <w:t>Algal Community</w:t>
      </w:r>
    </w:p>
    <w:tbl>
      <w:tblPr>
        <w:tblStyle w:val="Table"/>
        <w:tblW w:w="0" w:type="auto"/>
        <w:tblLook w:val="0020" w:firstRow="1" w:lastRow="0" w:firstColumn="0" w:lastColumn="0" w:noHBand="0" w:noVBand="0"/>
      </w:tblPr>
      <w:tblGrid>
        <w:gridCol w:w="6008"/>
        <w:gridCol w:w="878"/>
      </w:tblGrid>
      <w:tr w:rsidR="002D56CE" w14:paraId="3754A1FA"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0" w:type="auto"/>
          </w:tcPr>
          <w:p w14:paraId="3568AC68" w14:textId="77777777" w:rsidR="002D56CE" w:rsidRDefault="0007245F">
            <w:pPr>
              <w:pStyle w:val="Compact"/>
            </w:pPr>
            <w:r>
              <w:t>Group</w:t>
            </w:r>
          </w:p>
        </w:tc>
        <w:tc>
          <w:tcPr>
            <w:tcW w:w="0" w:type="auto"/>
          </w:tcPr>
          <w:p w14:paraId="0BAAED0C" w14:textId="77777777" w:rsidR="002D56CE" w:rsidRDefault="0007245F">
            <w:pPr>
              <w:pStyle w:val="Compact"/>
            </w:pPr>
            <w:r>
              <w:t>Rel%</w:t>
            </w:r>
          </w:p>
        </w:tc>
      </w:tr>
      <w:tr w:rsidR="002D56CE" w14:paraId="14FBA085" w14:textId="77777777">
        <w:tc>
          <w:tcPr>
            <w:tcW w:w="0" w:type="auto"/>
          </w:tcPr>
          <w:p w14:paraId="44D6CBA3" w14:textId="77777777" w:rsidR="002D56CE" w:rsidRDefault="0007245F">
            <w:pPr>
              <w:pStyle w:val="Compact"/>
            </w:pPr>
            <w:r>
              <w:t>Dictyochophytes (</w:t>
            </w:r>
            <w:r>
              <w:rPr>
                <w:i/>
                <w:iCs/>
              </w:rPr>
              <w:t>Pseudopedinella elastica</w:t>
            </w:r>
            <w:r>
              <w:t xml:space="preserve"> + unresolved)</w:t>
            </w:r>
          </w:p>
        </w:tc>
        <w:tc>
          <w:tcPr>
            <w:tcW w:w="0" w:type="auto"/>
          </w:tcPr>
          <w:p w14:paraId="7F4F018E" w14:textId="77777777" w:rsidR="002D56CE" w:rsidRDefault="0007245F">
            <w:pPr>
              <w:pStyle w:val="Compact"/>
            </w:pPr>
            <w:r>
              <w:t>33.4%</w:t>
            </w:r>
          </w:p>
        </w:tc>
      </w:tr>
      <w:tr w:rsidR="002D56CE" w14:paraId="42E23BC5" w14:textId="77777777">
        <w:tc>
          <w:tcPr>
            <w:tcW w:w="0" w:type="auto"/>
          </w:tcPr>
          <w:p w14:paraId="1449D294" w14:textId="77777777" w:rsidR="002D56CE" w:rsidRDefault="0007245F">
            <w:pPr>
              <w:pStyle w:val="Compact"/>
            </w:pPr>
            <w:r>
              <w:t>Cryptophytes</w:t>
            </w:r>
          </w:p>
        </w:tc>
        <w:tc>
          <w:tcPr>
            <w:tcW w:w="0" w:type="auto"/>
          </w:tcPr>
          <w:p w14:paraId="6F203D72" w14:textId="77777777" w:rsidR="002D56CE" w:rsidRDefault="0007245F">
            <w:pPr>
              <w:pStyle w:val="Compact"/>
            </w:pPr>
            <w:r>
              <w:t>25.3%</w:t>
            </w:r>
          </w:p>
        </w:tc>
      </w:tr>
      <w:tr w:rsidR="002D56CE" w14:paraId="5AB066DF" w14:textId="77777777">
        <w:tc>
          <w:tcPr>
            <w:tcW w:w="0" w:type="auto"/>
          </w:tcPr>
          <w:p w14:paraId="7C1BCA0E" w14:textId="77777777" w:rsidR="002D56CE" w:rsidRDefault="0007245F">
            <w:pPr>
              <w:pStyle w:val="Compact"/>
            </w:pPr>
            <w:r>
              <w:t>Unresolved</w:t>
            </w:r>
          </w:p>
        </w:tc>
        <w:tc>
          <w:tcPr>
            <w:tcW w:w="0" w:type="auto"/>
          </w:tcPr>
          <w:p w14:paraId="512384F4" w14:textId="77777777" w:rsidR="002D56CE" w:rsidRDefault="0007245F">
            <w:pPr>
              <w:pStyle w:val="Compact"/>
            </w:pPr>
            <w:r>
              <w:t>19.3%</w:t>
            </w:r>
          </w:p>
        </w:tc>
      </w:tr>
      <w:tr w:rsidR="002D56CE" w14:paraId="7A3342B6" w14:textId="77777777">
        <w:tc>
          <w:tcPr>
            <w:tcW w:w="0" w:type="auto"/>
          </w:tcPr>
          <w:p w14:paraId="3C6757DF" w14:textId="77777777" w:rsidR="002D56CE" w:rsidRDefault="0007245F">
            <w:pPr>
              <w:pStyle w:val="Compact"/>
            </w:pPr>
            <w:r>
              <w:t>Synurophytes</w:t>
            </w:r>
          </w:p>
        </w:tc>
        <w:tc>
          <w:tcPr>
            <w:tcW w:w="0" w:type="auto"/>
          </w:tcPr>
          <w:p w14:paraId="63A2DE33" w14:textId="77777777" w:rsidR="002D56CE" w:rsidRDefault="0007245F">
            <w:pPr>
              <w:pStyle w:val="Compact"/>
            </w:pPr>
            <w:r>
              <w:t>11.9%</w:t>
            </w:r>
          </w:p>
        </w:tc>
      </w:tr>
      <w:tr w:rsidR="002D56CE" w14:paraId="46CE236D" w14:textId="77777777">
        <w:tc>
          <w:tcPr>
            <w:tcW w:w="0" w:type="auto"/>
          </w:tcPr>
          <w:p w14:paraId="1B932772" w14:textId="77777777" w:rsidR="002D56CE" w:rsidRDefault="0007245F">
            <w:pPr>
              <w:pStyle w:val="Compact"/>
            </w:pPr>
            <w:r>
              <w:t>Diatoms</w:t>
            </w:r>
          </w:p>
        </w:tc>
        <w:tc>
          <w:tcPr>
            <w:tcW w:w="0" w:type="auto"/>
          </w:tcPr>
          <w:p w14:paraId="775D0678" w14:textId="77777777" w:rsidR="002D56CE" w:rsidRDefault="0007245F">
            <w:pPr>
              <w:pStyle w:val="Compact"/>
            </w:pPr>
            <w:r>
              <w:t>3.8%</w:t>
            </w:r>
          </w:p>
        </w:tc>
      </w:tr>
      <w:tr w:rsidR="002D56CE" w14:paraId="10359F49" w14:textId="77777777">
        <w:tc>
          <w:tcPr>
            <w:tcW w:w="0" w:type="auto"/>
          </w:tcPr>
          <w:p w14:paraId="6D31F3EC" w14:textId="77777777" w:rsidR="002D56CE" w:rsidRDefault="0007245F">
            <w:pPr>
              <w:pStyle w:val="Compact"/>
            </w:pPr>
            <w:r>
              <w:t>Cyanobacteria</w:t>
            </w:r>
          </w:p>
        </w:tc>
        <w:tc>
          <w:tcPr>
            <w:tcW w:w="0" w:type="auto"/>
          </w:tcPr>
          <w:p w14:paraId="30679115" w14:textId="77777777" w:rsidR="002D56CE" w:rsidRDefault="0007245F">
            <w:pPr>
              <w:pStyle w:val="Compact"/>
            </w:pPr>
            <w:r>
              <w:t>1.5%</w:t>
            </w:r>
          </w:p>
        </w:tc>
      </w:tr>
      <w:tr w:rsidR="002D56CE" w14:paraId="18683656" w14:textId="77777777">
        <w:tc>
          <w:tcPr>
            <w:tcW w:w="0" w:type="auto"/>
          </w:tcPr>
          <w:p w14:paraId="742C6006" w14:textId="77777777" w:rsidR="002D56CE" w:rsidRDefault="0007245F">
            <w:pPr>
              <w:pStyle w:val="Compact"/>
            </w:pPr>
            <w:r>
              <w:t>Green Algae</w:t>
            </w:r>
          </w:p>
        </w:tc>
        <w:tc>
          <w:tcPr>
            <w:tcW w:w="0" w:type="auto"/>
          </w:tcPr>
          <w:p w14:paraId="656CC255" w14:textId="77777777" w:rsidR="002D56CE" w:rsidRDefault="0007245F">
            <w:pPr>
              <w:pStyle w:val="Compact"/>
            </w:pPr>
            <w:r>
              <w:t>1.5%</w:t>
            </w:r>
          </w:p>
        </w:tc>
      </w:tr>
      <w:tr w:rsidR="002D56CE" w14:paraId="7C92950E" w14:textId="77777777">
        <w:tc>
          <w:tcPr>
            <w:tcW w:w="0" w:type="auto"/>
          </w:tcPr>
          <w:p w14:paraId="70F93397" w14:textId="77777777" w:rsidR="002D56CE" w:rsidRDefault="0007245F">
            <w:pPr>
              <w:pStyle w:val="Compact"/>
            </w:pPr>
            <w:r>
              <w:t>Conjugating Green Algae (desmids)</w:t>
            </w:r>
          </w:p>
        </w:tc>
        <w:tc>
          <w:tcPr>
            <w:tcW w:w="0" w:type="auto"/>
          </w:tcPr>
          <w:p w14:paraId="233D2A75" w14:textId="77777777" w:rsidR="002D56CE" w:rsidRDefault="0007245F">
            <w:pPr>
              <w:pStyle w:val="Compact"/>
            </w:pPr>
            <w:r>
              <w:t>0.8%</w:t>
            </w:r>
          </w:p>
        </w:tc>
      </w:tr>
      <w:tr w:rsidR="002D56CE" w14:paraId="492D07B2" w14:textId="77777777">
        <w:tc>
          <w:tcPr>
            <w:tcW w:w="0" w:type="auto"/>
          </w:tcPr>
          <w:p w14:paraId="1E6D3007" w14:textId="77777777" w:rsidR="002D56CE" w:rsidRDefault="0007245F">
            <w:pPr>
              <w:pStyle w:val="Compact"/>
            </w:pPr>
            <w:r>
              <w:t>Euglenoids</w:t>
            </w:r>
          </w:p>
        </w:tc>
        <w:tc>
          <w:tcPr>
            <w:tcW w:w="0" w:type="auto"/>
          </w:tcPr>
          <w:p w14:paraId="5DD82C6C" w14:textId="77777777" w:rsidR="002D56CE" w:rsidRDefault="0007245F">
            <w:pPr>
              <w:pStyle w:val="Compact"/>
            </w:pPr>
            <w:r>
              <w:t>0.8%</w:t>
            </w:r>
          </w:p>
        </w:tc>
      </w:tr>
    </w:tbl>
    <w:p w14:paraId="5F8D170C" w14:textId="77777777" w:rsidR="002D56CE" w:rsidRDefault="0007245F">
      <w:pPr>
        <w:pStyle w:val="Heading3"/>
      </w:pPr>
      <w:bookmarkStart w:id="117" w:name="native-vs.-non-native-6"/>
      <w:bookmarkEnd w:id="116"/>
      <w:r>
        <w:t>Native vs. Non-Native</w:t>
      </w:r>
    </w:p>
    <w:tbl>
      <w:tblPr>
        <w:tblStyle w:val="Table"/>
        <w:tblW w:w="0" w:type="auto"/>
        <w:tblLook w:val="0020" w:firstRow="1" w:lastRow="0" w:firstColumn="0" w:lastColumn="0" w:noHBand="0" w:noVBand="0"/>
      </w:tblPr>
      <w:tblGrid>
        <w:gridCol w:w="3125"/>
        <w:gridCol w:w="2085"/>
      </w:tblGrid>
      <w:tr w:rsidR="002D56CE" w14:paraId="56FD8A20"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0" w:type="auto"/>
          </w:tcPr>
          <w:p w14:paraId="42BA09F7" w14:textId="77777777" w:rsidR="002D56CE" w:rsidRDefault="0007245F">
            <w:pPr>
              <w:pStyle w:val="Compact"/>
            </w:pPr>
            <w:r>
              <w:t>Species</w:t>
            </w:r>
          </w:p>
        </w:tc>
        <w:tc>
          <w:tcPr>
            <w:tcW w:w="0" w:type="auto"/>
          </w:tcPr>
          <w:p w14:paraId="761D2411" w14:textId="77777777" w:rsidR="002D56CE" w:rsidRDefault="0007245F">
            <w:pPr>
              <w:pStyle w:val="Compact"/>
            </w:pPr>
            <w:r>
              <w:t>Status</w:t>
            </w:r>
          </w:p>
        </w:tc>
      </w:tr>
      <w:tr w:rsidR="002D56CE" w14:paraId="7363ED0D" w14:textId="77777777">
        <w:tc>
          <w:tcPr>
            <w:tcW w:w="0" w:type="auto"/>
          </w:tcPr>
          <w:p w14:paraId="57A8C178" w14:textId="77777777" w:rsidR="002D56CE" w:rsidRDefault="0007245F">
            <w:pPr>
              <w:pStyle w:val="Compact"/>
            </w:pPr>
            <w:r>
              <w:t>American Eel, Golden Shiner</w:t>
            </w:r>
          </w:p>
        </w:tc>
        <w:tc>
          <w:tcPr>
            <w:tcW w:w="0" w:type="auto"/>
          </w:tcPr>
          <w:p w14:paraId="0012FC41" w14:textId="77777777" w:rsidR="002D56CE" w:rsidRDefault="0007245F">
            <w:pPr>
              <w:pStyle w:val="Compact"/>
            </w:pPr>
            <w:r>
              <w:t>Native</w:t>
            </w:r>
          </w:p>
        </w:tc>
      </w:tr>
      <w:tr w:rsidR="002D56CE" w14:paraId="231601DD" w14:textId="77777777">
        <w:tc>
          <w:tcPr>
            <w:tcW w:w="0" w:type="auto"/>
          </w:tcPr>
          <w:p w14:paraId="5B8A08B4" w14:textId="77777777" w:rsidR="002D56CE" w:rsidRDefault="0007245F">
            <w:pPr>
              <w:pStyle w:val="Compact"/>
            </w:pPr>
            <w:r>
              <w:rPr>
                <w:i/>
                <w:iCs/>
              </w:rPr>
              <w:t>Micropterus</w:t>
            </w:r>
            <w:r>
              <w:t xml:space="preserve"> sp. — Bass</w:t>
            </w:r>
          </w:p>
        </w:tc>
        <w:tc>
          <w:tcPr>
            <w:tcW w:w="0" w:type="auto"/>
          </w:tcPr>
          <w:p w14:paraId="597CC81E" w14:textId="77777777" w:rsidR="002D56CE" w:rsidRDefault="0007245F">
            <w:pPr>
              <w:pStyle w:val="Compact"/>
            </w:pPr>
            <w:r>
              <w:t>Non-native</w:t>
            </w:r>
          </w:p>
        </w:tc>
      </w:tr>
      <w:tr w:rsidR="002D56CE" w14:paraId="5F6E9A55" w14:textId="77777777">
        <w:tc>
          <w:tcPr>
            <w:tcW w:w="0" w:type="auto"/>
          </w:tcPr>
          <w:p w14:paraId="1E524265" w14:textId="77777777" w:rsidR="002D56CE" w:rsidRDefault="0007245F">
            <w:pPr>
              <w:pStyle w:val="Compact"/>
            </w:pPr>
            <w:r>
              <w:rPr>
                <w:i/>
                <w:iCs/>
              </w:rPr>
              <w:t>Lepomis</w:t>
            </w:r>
            <w:r>
              <w:t xml:space="preserve"> sp. — Sunfish</w:t>
            </w:r>
          </w:p>
        </w:tc>
        <w:tc>
          <w:tcPr>
            <w:tcW w:w="0" w:type="auto"/>
          </w:tcPr>
          <w:p w14:paraId="54C9DEA1" w14:textId="77777777" w:rsidR="002D56CE" w:rsidRDefault="0007245F">
            <w:pPr>
              <w:pStyle w:val="Compact"/>
            </w:pPr>
            <w:r>
              <w:t>Mixed (see above)</w:t>
            </w:r>
          </w:p>
        </w:tc>
      </w:tr>
      <w:tr w:rsidR="002D56CE" w14:paraId="2DFAED05" w14:textId="77777777">
        <w:tc>
          <w:tcPr>
            <w:tcW w:w="0" w:type="auto"/>
          </w:tcPr>
          <w:p w14:paraId="31239289" w14:textId="77777777" w:rsidR="002D56CE" w:rsidRDefault="0007245F">
            <w:pPr>
              <w:pStyle w:val="Compact"/>
            </w:pPr>
            <w:r>
              <w:rPr>
                <w:i/>
                <w:iCs/>
              </w:rPr>
              <w:t>Ameiurus</w:t>
            </w:r>
            <w:r>
              <w:t xml:space="preserve"> sp. — Bullhead</w:t>
            </w:r>
          </w:p>
        </w:tc>
        <w:tc>
          <w:tcPr>
            <w:tcW w:w="0" w:type="auto"/>
          </w:tcPr>
          <w:p w14:paraId="3CB95B93" w14:textId="77777777" w:rsidR="002D56CE" w:rsidRDefault="0007245F">
            <w:pPr>
              <w:pStyle w:val="Compact"/>
            </w:pPr>
            <w:r>
              <w:t>Native</w:t>
            </w:r>
          </w:p>
        </w:tc>
      </w:tr>
    </w:tbl>
    <w:p w14:paraId="0E63B1C2" w14:textId="77777777" w:rsidR="002D56CE" w:rsidRDefault="0007245F">
      <w:r>
        <w:pict w14:anchorId="08ED796D">
          <v:rect id="_x0000_i1042" style="width:0;height:1.5pt" o:hralign="center" o:hrstd="t" o:hr="t"/>
        </w:pict>
      </w:r>
    </w:p>
    <w:p w14:paraId="21A72A42" w14:textId="77777777" w:rsidR="002D56CE" w:rsidRDefault="0007245F">
      <w:pPr>
        <w:pStyle w:val="Heading2"/>
      </w:pPr>
      <w:bookmarkStart w:id="118" w:name="X5cc639b665002223de66d3d88c5acd95b75e531"/>
      <w:bookmarkEnd w:id="112"/>
      <w:bookmarkEnd w:id="117"/>
      <w:r>
        <w:t>Second Pond, Manchester-by-the-Sea, MA | JVB4678 / OC41MHKC.1 | October 15, 2024</w:t>
      </w:r>
    </w:p>
    <w:p w14:paraId="250CE418" w14:textId="5901DBFE" w:rsidR="002D56CE" w:rsidRDefault="0007245F">
      <w:pPr>
        <w:pStyle w:val="FirstParagraph"/>
      </w:pPr>
      <w:r>
        <w:rPr>
          <w:b/>
          <w:bCs/>
        </w:rPr>
        <w:t>Fish:</w:t>
      </w:r>
      <w:r>
        <w:t xml:space="preserve"> H(f) = 1.23 · 5 species · 9,311 reads ·</w:t>
      </w:r>
      <w:del w:id="119" w:author="Geoffrey Day" w:date="2026-04-28T15:37:00Z">
        <w:r w:rsidDel="009436CA">
          <w:delText xml:space="preserve"> </w:delText>
        </w:r>
        <w:r w:rsidDel="009436CA">
          <w:rPr>
            <w:b/>
            <w:bCs/>
            <w:i/>
            <w:iCs/>
          </w:rPr>
          <w:delText>Esox</w:delText>
        </w:r>
        <w:r w:rsidDel="009436CA">
          <w:rPr>
            <w:b/>
            <w:bCs/>
          </w:rPr>
          <w:delText xml:space="preserve"> spp. detected [T2]</w:delText>
        </w:r>
        <w:r w:rsidDel="009436CA">
          <w:delText xml:space="preserve"> </w:delText>
        </w:r>
      </w:del>
      <w:r>
        <w:rPr>
          <w:b/>
          <w:bCs/>
        </w:rPr>
        <w:t>Algae:</w:t>
      </w:r>
      <w:r>
        <w:t xml:space="preserve"> H(a) = 1.72 · 11 ESVs · 19,939 reads</w:t>
      </w:r>
    </w:p>
    <w:p w14:paraId="7A973672" w14:textId="77777777" w:rsidR="002D56CE" w:rsidRDefault="0007245F">
      <w:pPr>
        <w:pStyle w:val="Heading3"/>
      </w:pPr>
      <w:bookmarkStart w:id="120" w:name="sentinel-signal-7"/>
      <w:r>
        <w:t>Sentinel Signal</w:t>
      </w:r>
    </w:p>
    <w:p w14:paraId="1610A96E" w14:textId="77777777" w:rsidR="002D56CE" w:rsidRDefault="0007245F">
      <w:pPr>
        <w:pStyle w:val="FirstParagraph"/>
      </w:pPr>
      <w:r>
        <w:t xml:space="preserve">Second Pond in October is a mesotrophic coastal pond in the middle of its fall transition — diatoms dominating (42.9%), with unusual secondary taxa including </w:t>
      </w:r>
      <w:r>
        <w:rPr>
          <w:i/>
          <w:iCs/>
        </w:rPr>
        <w:t>Aureoumbra lagunensis</w:t>
      </w:r>
      <w:r>
        <w:t xml:space="preserve"> (19.0%) and </w:t>
      </w:r>
      <w:r>
        <w:rPr>
          <w:i/>
          <w:iCs/>
        </w:rPr>
        <w:t>Chrysochromulina</w:t>
      </w:r>
      <w:r>
        <w:t xml:space="preserve"> (8.0%). </w:t>
      </w:r>
      <w:r>
        <w:rPr>
          <w:i/>
          <w:iCs/>
        </w:rPr>
        <w:t>Aureoumbra lagunensis</w:t>
      </w:r>
      <w:r>
        <w:t xml:space="preserve"> is a pelagophyte </w:t>
      </w:r>
      <w:r>
        <w:t xml:space="preserve">known as the brown tide organism of Texas coastal lagoons; its presence in a Massachusetts freshwater pond is ecologically unexpected and may reflect database assignment uncertainty for a closely related freshwater pelagophyte. </w:t>
      </w:r>
      <w:r>
        <w:rPr>
          <w:i/>
          <w:iCs/>
        </w:rPr>
        <w:t>Chrysochromulina</w:t>
      </w:r>
      <w:r>
        <w:t xml:space="preserve"> at 8.0% is </w:t>
      </w:r>
      <w:r>
        <w:t xml:space="preserve">a meaningful Haptophyte signal — oligo-mesotrophic, potentially toxic at bloom concentrations. </w:t>
      </w:r>
      <w:r>
        <w:rPr>
          <w:i/>
          <w:iCs/>
        </w:rPr>
        <w:t>Mallomonas</w:t>
      </w:r>
      <w:r>
        <w:t xml:space="preserve"> at 3.0% provides a cold-oligotrophic baseline. </w:t>
      </w:r>
      <w:r>
        <w:rPr>
          <w:b/>
          <w:bCs/>
          <w:i/>
          <w:iCs/>
        </w:rPr>
        <w:t>Esox</w:t>
      </w:r>
      <w:r>
        <w:rPr>
          <w:b/>
          <w:bCs/>
        </w:rPr>
        <w:t xml:space="preserve"> spp. detected at 1.5% — native pickerel [T2].</w:t>
      </w:r>
    </w:p>
    <w:p w14:paraId="184097BC" w14:textId="77777777" w:rsidR="002D56CE" w:rsidRDefault="0007245F">
      <w:pPr>
        <w:pStyle w:val="Heading3"/>
      </w:pPr>
      <w:bookmarkStart w:id="121" w:name="inferred-water-chemistry-6"/>
      <w:bookmarkEnd w:id="120"/>
      <w:r>
        <w:t>Inferred Water Chemistry</w:t>
      </w:r>
    </w:p>
    <w:tbl>
      <w:tblPr>
        <w:tblStyle w:val="Table"/>
        <w:tblW w:w="5000" w:type="pct"/>
        <w:tblLayout w:type="fixed"/>
        <w:tblLook w:val="0020" w:firstRow="1" w:lastRow="0" w:firstColumn="0" w:lastColumn="0" w:noHBand="0" w:noVBand="0"/>
      </w:tblPr>
      <w:tblGrid>
        <w:gridCol w:w="3192"/>
        <w:gridCol w:w="3192"/>
        <w:gridCol w:w="3192"/>
      </w:tblGrid>
      <w:tr w:rsidR="002D56CE" w14:paraId="526B9DE9"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2640" w:type="dxa"/>
          </w:tcPr>
          <w:p w14:paraId="0109D8AC" w14:textId="77777777" w:rsidR="002D56CE" w:rsidRDefault="0007245F">
            <w:pPr>
              <w:pStyle w:val="Compact"/>
            </w:pPr>
            <w:r>
              <w:t>Parameter</w:t>
            </w:r>
          </w:p>
        </w:tc>
        <w:tc>
          <w:tcPr>
            <w:tcW w:w="2640" w:type="dxa"/>
          </w:tcPr>
          <w:p w14:paraId="71C9FBFF" w14:textId="77777777" w:rsidR="002D56CE" w:rsidRDefault="0007245F">
            <w:pPr>
              <w:pStyle w:val="Compact"/>
            </w:pPr>
            <w:r>
              <w:t>Inferred Value</w:t>
            </w:r>
          </w:p>
        </w:tc>
        <w:tc>
          <w:tcPr>
            <w:tcW w:w="2640" w:type="dxa"/>
          </w:tcPr>
          <w:p w14:paraId="6CD56AB5" w14:textId="77777777" w:rsidR="002D56CE" w:rsidRDefault="0007245F">
            <w:pPr>
              <w:pStyle w:val="Compact"/>
            </w:pPr>
            <w:r>
              <w:t>Key Indicator</w:t>
            </w:r>
          </w:p>
        </w:tc>
      </w:tr>
      <w:tr w:rsidR="002D56CE" w14:paraId="06DBFD00" w14:textId="77777777">
        <w:tc>
          <w:tcPr>
            <w:tcW w:w="2640" w:type="dxa"/>
          </w:tcPr>
          <w:p w14:paraId="0595CCBD" w14:textId="77777777" w:rsidR="002D56CE" w:rsidRDefault="0007245F">
            <w:pPr>
              <w:pStyle w:val="Compact"/>
            </w:pPr>
            <w:r>
              <w:t>Temperature</w:t>
            </w:r>
          </w:p>
        </w:tc>
        <w:tc>
          <w:tcPr>
            <w:tcW w:w="2640" w:type="dxa"/>
          </w:tcPr>
          <w:p w14:paraId="5EDC2103" w14:textId="77777777" w:rsidR="002D56CE" w:rsidRDefault="0007245F">
            <w:pPr>
              <w:pStyle w:val="Compact"/>
            </w:pPr>
            <w:r>
              <w:t>Cooling (October)</w:t>
            </w:r>
          </w:p>
        </w:tc>
        <w:tc>
          <w:tcPr>
            <w:tcW w:w="2640" w:type="dxa"/>
          </w:tcPr>
          <w:p w14:paraId="3DEB4C54" w14:textId="77777777" w:rsidR="002D56CE" w:rsidRDefault="0007245F">
            <w:pPr>
              <w:pStyle w:val="Compact"/>
            </w:pPr>
            <w:r>
              <w:t>Fall diatom bloom 42.9%</w:t>
            </w:r>
          </w:p>
        </w:tc>
      </w:tr>
      <w:tr w:rsidR="002D56CE" w14:paraId="35068B59" w14:textId="77777777">
        <w:tc>
          <w:tcPr>
            <w:tcW w:w="2640" w:type="dxa"/>
          </w:tcPr>
          <w:p w14:paraId="40858B3E" w14:textId="77777777" w:rsidR="002D56CE" w:rsidRDefault="0007245F">
            <w:pPr>
              <w:pStyle w:val="Compact"/>
            </w:pPr>
            <w:r>
              <w:t>Trophic state</w:t>
            </w:r>
          </w:p>
        </w:tc>
        <w:tc>
          <w:tcPr>
            <w:tcW w:w="2640" w:type="dxa"/>
          </w:tcPr>
          <w:p w14:paraId="5E3BA3BC" w14:textId="77777777" w:rsidR="002D56CE" w:rsidRDefault="0007245F">
            <w:pPr>
              <w:pStyle w:val="Compact"/>
            </w:pPr>
            <w:r>
              <w:t>Mesotrophic</w:t>
            </w:r>
          </w:p>
        </w:tc>
        <w:tc>
          <w:tcPr>
            <w:tcW w:w="2640" w:type="dxa"/>
          </w:tcPr>
          <w:p w14:paraId="310557D0" w14:textId="77777777" w:rsidR="002D56CE" w:rsidRDefault="0007245F">
            <w:pPr>
              <w:pStyle w:val="Compact"/>
            </w:pPr>
            <w:r>
              <w:rPr>
                <w:i/>
                <w:iCs/>
              </w:rPr>
              <w:t>Chrysochromulina</w:t>
            </w:r>
            <w:r>
              <w:t xml:space="preserve"> 8.0%, </w:t>
            </w:r>
            <w:r>
              <w:rPr>
                <w:i/>
                <w:iCs/>
              </w:rPr>
              <w:lastRenderedPageBreak/>
              <w:t>Aureoumbra</w:t>
            </w:r>
            <w:r>
              <w:t xml:space="preserve"> signal</w:t>
            </w:r>
          </w:p>
        </w:tc>
      </w:tr>
      <w:tr w:rsidR="002D56CE" w14:paraId="371A4D1A" w14:textId="77777777">
        <w:tc>
          <w:tcPr>
            <w:tcW w:w="2640" w:type="dxa"/>
          </w:tcPr>
          <w:p w14:paraId="571CA56E" w14:textId="77777777" w:rsidR="002D56CE" w:rsidRDefault="0007245F">
            <w:pPr>
              <w:pStyle w:val="Compact"/>
            </w:pPr>
            <w:r>
              <w:lastRenderedPageBreak/>
              <w:t>pH</w:t>
            </w:r>
          </w:p>
        </w:tc>
        <w:tc>
          <w:tcPr>
            <w:tcW w:w="2640" w:type="dxa"/>
          </w:tcPr>
          <w:p w14:paraId="01034D79" w14:textId="77777777" w:rsidR="002D56CE" w:rsidRDefault="0007245F">
            <w:pPr>
              <w:pStyle w:val="Compact"/>
            </w:pPr>
            <w:r>
              <w:t>Slightly acidic to neutral</w:t>
            </w:r>
          </w:p>
        </w:tc>
        <w:tc>
          <w:tcPr>
            <w:tcW w:w="2640" w:type="dxa"/>
          </w:tcPr>
          <w:p w14:paraId="76BFCCA2" w14:textId="77777777" w:rsidR="002D56CE" w:rsidRDefault="0007245F">
            <w:pPr>
              <w:pStyle w:val="Compact"/>
            </w:pPr>
            <w:r>
              <w:rPr>
                <w:i/>
                <w:iCs/>
              </w:rPr>
              <w:t>Mallomonas</w:t>
            </w:r>
            <w:r>
              <w:t xml:space="preserve"> 3.0%, </w:t>
            </w:r>
            <w:r>
              <w:rPr>
                <w:i/>
                <w:iCs/>
              </w:rPr>
              <w:t>Chromulina</w:t>
            </w:r>
            <w:r>
              <w:t xml:space="preserve"> 0.8%</w:t>
            </w:r>
          </w:p>
        </w:tc>
      </w:tr>
      <w:tr w:rsidR="002D56CE" w14:paraId="594B8F3D" w14:textId="77777777">
        <w:tc>
          <w:tcPr>
            <w:tcW w:w="2640" w:type="dxa"/>
          </w:tcPr>
          <w:p w14:paraId="070CB331" w14:textId="77777777" w:rsidR="002D56CE" w:rsidRDefault="0007245F">
            <w:pPr>
              <w:pStyle w:val="Compact"/>
            </w:pPr>
            <w:r>
              <w:t>Dissolved oxygen</w:t>
            </w:r>
          </w:p>
        </w:tc>
        <w:tc>
          <w:tcPr>
            <w:tcW w:w="2640" w:type="dxa"/>
          </w:tcPr>
          <w:p w14:paraId="0D4322FD" w14:textId="77777777" w:rsidR="002D56CE" w:rsidRDefault="0007245F">
            <w:pPr>
              <w:pStyle w:val="Compact"/>
            </w:pPr>
            <w:r>
              <w:t>Moderate</w:t>
            </w:r>
          </w:p>
        </w:tc>
        <w:tc>
          <w:tcPr>
            <w:tcW w:w="2640" w:type="dxa"/>
          </w:tcPr>
          <w:p w14:paraId="63A202A0" w14:textId="77777777" w:rsidR="002D56CE" w:rsidRDefault="0007245F">
            <w:pPr>
              <w:pStyle w:val="Compact"/>
            </w:pPr>
            <w:r>
              <w:t>Fall overturn</w:t>
            </w:r>
            <w:r>
              <w:t xml:space="preserve"> signal</w:t>
            </w:r>
          </w:p>
        </w:tc>
      </w:tr>
      <w:tr w:rsidR="002D56CE" w14:paraId="402FE3A0" w14:textId="77777777">
        <w:tc>
          <w:tcPr>
            <w:tcW w:w="2640" w:type="dxa"/>
          </w:tcPr>
          <w:p w14:paraId="42C2EC34" w14:textId="77777777" w:rsidR="002D56CE" w:rsidRDefault="0007245F">
            <w:pPr>
              <w:pStyle w:val="Compact"/>
            </w:pPr>
            <w:r>
              <w:t>HAB potential</w:t>
            </w:r>
          </w:p>
        </w:tc>
        <w:tc>
          <w:tcPr>
            <w:tcW w:w="2640" w:type="dxa"/>
          </w:tcPr>
          <w:p w14:paraId="4AEC66F3" w14:textId="77777777" w:rsidR="002D56CE" w:rsidRDefault="0007245F">
            <w:pPr>
              <w:pStyle w:val="Compact"/>
            </w:pPr>
            <w:r>
              <w:t>Low but watch</w:t>
            </w:r>
          </w:p>
        </w:tc>
        <w:tc>
          <w:tcPr>
            <w:tcW w:w="2640" w:type="dxa"/>
          </w:tcPr>
          <w:p w14:paraId="6A364CDE" w14:textId="77777777" w:rsidR="002D56CE" w:rsidRDefault="0007245F">
            <w:pPr>
              <w:pStyle w:val="Compact"/>
            </w:pPr>
            <w:r>
              <w:rPr>
                <w:i/>
                <w:iCs/>
              </w:rPr>
              <w:t>Chrysochromulina</w:t>
            </w:r>
            <w:r>
              <w:t xml:space="preserve"> 8.0% — low-level flag</w:t>
            </w:r>
          </w:p>
        </w:tc>
      </w:tr>
      <w:tr w:rsidR="002D56CE" w14:paraId="3861B754" w14:textId="77777777">
        <w:tc>
          <w:tcPr>
            <w:tcW w:w="2640" w:type="dxa"/>
          </w:tcPr>
          <w:p w14:paraId="083C3816" w14:textId="77777777" w:rsidR="002D56CE" w:rsidRDefault="0007245F">
            <w:pPr>
              <w:pStyle w:val="Compact"/>
            </w:pPr>
            <w:r>
              <w:rPr>
                <w:i/>
                <w:iCs/>
              </w:rPr>
              <w:t>Aureoumbra</w:t>
            </w:r>
            <w:r>
              <w:t xml:space="preserve"> note</w:t>
            </w:r>
          </w:p>
        </w:tc>
        <w:tc>
          <w:tcPr>
            <w:tcW w:w="2640" w:type="dxa"/>
          </w:tcPr>
          <w:p w14:paraId="094057FF" w14:textId="77777777" w:rsidR="002D56CE" w:rsidRDefault="0007245F">
            <w:pPr>
              <w:pStyle w:val="Compact"/>
            </w:pPr>
            <w:r>
              <w:t>Uncertain</w:t>
            </w:r>
          </w:p>
        </w:tc>
        <w:tc>
          <w:tcPr>
            <w:tcW w:w="2640" w:type="dxa"/>
          </w:tcPr>
          <w:p w14:paraId="047C875D" w14:textId="77777777" w:rsidR="002D56CE" w:rsidRDefault="0007245F">
            <w:pPr>
              <w:pStyle w:val="Compact"/>
            </w:pPr>
            <w:r>
              <w:t>Database assignment uncertain — freshwater taxon identification pending ESV review</w:t>
            </w:r>
          </w:p>
        </w:tc>
      </w:tr>
    </w:tbl>
    <w:p w14:paraId="17C2E25E" w14:textId="77777777" w:rsidR="002D56CE" w:rsidRDefault="0007245F">
      <w:pPr>
        <w:pStyle w:val="Heading3"/>
      </w:pPr>
      <w:bookmarkStart w:id="122" w:name="fish-community"/>
      <w:bookmarkEnd w:id="121"/>
      <w:r>
        <w:t>Fish Community</w:t>
      </w:r>
    </w:p>
    <w:tbl>
      <w:tblPr>
        <w:tblStyle w:val="Table"/>
        <w:tblW w:w="5000" w:type="pct"/>
        <w:tblLayout w:type="fixed"/>
        <w:tblLook w:val="0020" w:firstRow="1" w:lastRow="0" w:firstColumn="0" w:lastColumn="0" w:noHBand="0" w:noVBand="0"/>
      </w:tblPr>
      <w:tblGrid>
        <w:gridCol w:w="3192"/>
        <w:gridCol w:w="3192"/>
        <w:gridCol w:w="3192"/>
      </w:tblGrid>
      <w:tr w:rsidR="002D56CE" w14:paraId="78A31CB5"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2640" w:type="dxa"/>
          </w:tcPr>
          <w:p w14:paraId="2A72E340" w14:textId="77777777" w:rsidR="002D56CE" w:rsidRDefault="0007245F">
            <w:pPr>
              <w:pStyle w:val="Compact"/>
            </w:pPr>
            <w:r>
              <w:t>Species</w:t>
            </w:r>
          </w:p>
        </w:tc>
        <w:tc>
          <w:tcPr>
            <w:tcW w:w="2640" w:type="dxa"/>
          </w:tcPr>
          <w:p w14:paraId="1484E372" w14:textId="77777777" w:rsidR="002D56CE" w:rsidRDefault="0007245F">
            <w:pPr>
              <w:pStyle w:val="Compact"/>
            </w:pPr>
            <w:r>
              <w:t>Rel%</w:t>
            </w:r>
          </w:p>
        </w:tc>
        <w:tc>
          <w:tcPr>
            <w:tcW w:w="2640" w:type="dxa"/>
          </w:tcPr>
          <w:p w14:paraId="4916540C" w14:textId="77777777" w:rsidR="002D56CE" w:rsidRDefault="0007245F">
            <w:pPr>
              <w:pStyle w:val="Compact"/>
            </w:pPr>
            <w:r>
              <w:t>Note</w:t>
            </w:r>
          </w:p>
        </w:tc>
      </w:tr>
      <w:tr w:rsidR="002D56CE" w14:paraId="1ED9ACD9" w14:textId="77777777">
        <w:tc>
          <w:tcPr>
            <w:tcW w:w="2640" w:type="dxa"/>
          </w:tcPr>
          <w:p w14:paraId="24914F7B" w14:textId="77777777" w:rsidR="002D56CE" w:rsidRDefault="0007245F">
            <w:pPr>
              <w:pStyle w:val="Compact"/>
            </w:pPr>
            <w:r>
              <w:rPr>
                <w:i/>
                <w:iCs/>
              </w:rPr>
              <w:t>Alosa pseudoharengus</w:t>
            </w:r>
            <w:r>
              <w:t xml:space="preserve"> — Alewife</w:t>
            </w:r>
          </w:p>
        </w:tc>
        <w:tc>
          <w:tcPr>
            <w:tcW w:w="2640" w:type="dxa"/>
          </w:tcPr>
          <w:p w14:paraId="75A2E1BF" w14:textId="77777777" w:rsidR="002D56CE" w:rsidRDefault="0007245F">
            <w:pPr>
              <w:pStyle w:val="Compact"/>
            </w:pPr>
            <w:r>
              <w:t>63.0%</w:t>
            </w:r>
          </w:p>
        </w:tc>
        <w:tc>
          <w:tcPr>
            <w:tcW w:w="2640" w:type="dxa"/>
          </w:tcPr>
          <w:p w14:paraId="04BB41D8" w14:textId="77777777" w:rsidR="002D56CE" w:rsidRDefault="0007245F">
            <w:pPr>
              <w:pStyle w:val="Compact"/>
            </w:pPr>
            <w:r>
              <w:t>Native anadromous — fall staging</w:t>
            </w:r>
          </w:p>
        </w:tc>
      </w:tr>
      <w:tr w:rsidR="002D56CE" w14:paraId="3317F1F0" w14:textId="77777777">
        <w:tc>
          <w:tcPr>
            <w:tcW w:w="2640" w:type="dxa"/>
          </w:tcPr>
          <w:p w14:paraId="1FC8CF36" w14:textId="77777777" w:rsidR="002D56CE" w:rsidRDefault="0007245F">
            <w:pPr>
              <w:pStyle w:val="Compact"/>
            </w:pPr>
            <w:r>
              <w:rPr>
                <w:i/>
                <w:iCs/>
              </w:rPr>
              <w:t>Ambloplites rupestris</w:t>
            </w:r>
            <w:r>
              <w:t xml:space="preserve"> — Rock Bass</w:t>
            </w:r>
          </w:p>
        </w:tc>
        <w:tc>
          <w:tcPr>
            <w:tcW w:w="2640" w:type="dxa"/>
          </w:tcPr>
          <w:p w14:paraId="75C1FDF1" w14:textId="77777777" w:rsidR="002D56CE" w:rsidRDefault="0007245F">
            <w:pPr>
              <w:pStyle w:val="Compact"/>
            </w:pPr>
            <w:r>
              <w:t>9.5%</w:t>
            </w:r>
          </w:p>
        </w:tc>
        <w:tc>
          <w:tcPr>
            <w:tcW w:w="2640" w:type="dxa"/>
          </w:tcPr>
          <w:p w14:paraId="2E37F0A7" w14:textId="77777777" w:rsidR="002D56CE" w:rsidRDefault="0007245F">
            <w:pPr>
              <w:pStyle w:val="Compact"/>
            </w:pPr>
            <w:r>
              <w:t xml:space="preserve">Native — tolerates moderate </w:t>
            </w:r>
            <w:r>
              <w:t>conditions</w:t>
            </w:r>
          </w:p>
        </w:tc>
      </w:tr>
      <w:tr w:rsidR="002D56CE" w14:paraId="7686D847" w14:textId="77777777">
        <w:tc>
          <w:tcPr>
            <w:tcW w:w="2640" w:type="dxa"/>
          </w:tcPr>
          <w:p w14:paraId="38A951AA" w14:textId="77777777" w:rsidR="002D56CE" w:rsidRDefault="0007245F">
            <w:pPr>
              <w:pStyle w:val="Compact"/>
            </w:pPr>
            <w:r>
              <w:rPr>
                <w:i/>
                <w:iCs/>
              </w:rPr>
              <w:t>Etheostoma olmstedi</w:t>
            </w:r>
            <w:r>
              <w:t xml:space="preserve"> — Tessellated Darter</w:t>
            </w:r>
          </w:p>
        </w:tc>
        <w:tc>
          <w:tcPr>
            <w:tcW w:w="2640" w:type="dxa"/>
          </w:tcPr>
          <w:p w14:paraId="52AEB98E" w14:textId="77777777" w:rsidR="002D56CE" w:rsidRDefault="0007245F">
            <w:pPr>
              <w:pStyle w:val="Compact"/>
            </w:pPr>
            <w:r>
              <w:t>5.0%</w:t>
            </w:r>
          </w:p>
        </w:tc>
        <w:tc>
          <w:tcPr>
            <w:tcW w:w="2640" w:type="dxa"/>
          </w:tcPr>
          <w:p w14:paraId="14114B6A" w14:textId="77777777" w:rsidR="002D56CE" w:rsidRDefault="0007245F">
            <w:pPr>
              <w:pStyle w:val="Compact"/>
            </w:pPr>
            <w:r>
              <w:t>Native clean-substrate specialist</w:t>
            </w:r>
          </w:p>
        </w:tc>
      </w:tr>
      <w:tr w:rsidR="002D56CE" w14:paraId="61CB6C73" w14:textId="77777777">
        <w:tc>
          <w:tcPr>
            <w:tcW w:w="2640" w:type="dxa"/>
          </w:tcPr>
          <w:p w14:paraId="2E241388" w14:textId="77777777" w:rsidR="002D56CE" w:rsidRDefault="0007245F">
            <w:pPr>
              <w:pStyle w:val="Compact"/>
            </w:pPr>
            <w:r>
              <w:rPr>
                <w:i/>
                <w:iCs/>
              </w:rPr>
              <w:t>Anguilla rostrata</w:t>
            </w:r>
            <w:r>
              <w:t xml:space="preserve"> — American Eel</w:t>
            </w:r>
          </w:p>
        </w:tc>
        <w:tc>
          <w:tcPr>
            <w:tcW w:w="2640" w:type="dxa"/>
          </w:tcPr>
          <w:p w14:paraId="390E0613" w14:textId="77777777" w:rsidR="002D56CE" w:rsidRDefault="0007245F">
            <w:pPr>
              <w:pStyle w:val="Compact"/>
            </w:pPr>
            <w:r>
              <w:t>2.0%</w:t>
            </w:r>
          </w:p>
        </w:tc>
        <w:tc>
          <w:tcPr>
            <w:tcW w:w="2640" w:type="dxa"/>
          </w:tcPr>
          <w:p w14:paraId="6A0BCD2F" w14:textId="77777777" w:rsidR="002D56CE" w:rsidRDefault="0007245F">
            <w:pPr>
              <w:pStyle w:val="Compact"/>
            </w:pPr>
            <w:r>
              <w:t>Native catadromous</w:t>
            </w:r>
          </w:p>
        </w:tc>
      </w:tr>
      <w:tr w:rsidR="002D56CE" w14:paraId="72485678" w14:textId="77777777">
        <w:tc>
          <w:tcPr>
            <w:tcW w:w="2640" w:type="dxa"/>
          </w:tcPr>
          <w:p w14:paraId="540C5297" w14:textId="77777777" w:rsidR="002D56CE" w:rsidRDefault="0007245F">
            <w:pPr>
              <w:pStyle w:val="Compact"/>
            </w:pPr>
            <w:r>
              <w:rPr>
                <w:i/>
                <w:iCs/>
              </w:rPr>
              <w:t>Esox</w:t>
            </w:r>
            <w:r>
              <w:t xml:space="preserve"> spp.</w:t>
            </w:r>
          </w:p>
        </w:tc>
        <w:tc>
          <w:tcPr>
            <w:tcW w:w="2640" w:type="dxa"/>
          </w:tcPr>
          <w:p w14:paraId="77C94A63" w14:textId="77777777" w:rsidR="002D56CE" w:rsidRDefault="0007245F">
            <w:pPr>
              <w:pStyle w:val="Compact"/>
            </w:pPr>
            <w:r>
              <w:rPr>
                <w:b/>
                <w:bCs/>
              </w:rPr>
              <w:t>1.5%</w:t>
            </w:r>
          </w:p>
        </w:tc>
        <w:tc>
          <w:tcPr>
            <w:tcW w:w="2640" w:type="dxa"/>
          </w:tcPr>
          <w:p w14:paraId="0037A883" w14:textId="77777777" w:rsidR="002D56CE" w:rsidRDefault="0007245F">
            <w:pPr>
              <w:pStyle w:val="Compact"/>
            </w:pPr>
            <w:r>
              <w:rPr>
                <w:b/>
                <w:bCs/>
              </w:rPr>
              <w:t>Native pickerel [T2]</w:t>
            </w:r>
          </w:p>
        </w:tc>
      </w:tr>
      <w:tr w:rsidR="002D56CE" w14:paraId="3AFF831D" w14:textId="77777777">
        <w:tc>
          <w:tcPr>
            <w:tcW w:w="2640" w:type="dxa"/>
          </w:tcPr>
          <w:p w14:paraId="5C2A323A" w14:textId="77777777" w:rsidR="002D56CE" w:rsidRDefault="0007245F">
            <w:pPr>
              <w:pStyle w:val="Compact"/>
            </w:pPr>
            <w:r>
              <w:rPr>
                <w:b/>
                <w:bCs/>
              </w:rPr>
              <w:t>Brook Trout</w:t>
            </w:r>
          </w:p>
        </w:tc>
        <w:tc>
          <w:tcPr>
            <w:tcW w:w="2640" w:type="dxa"/>
          </w:tcPr>
          <w:p w14:paraId="59D5D43A" w14:textId="77777777" w:rsidR="002D56CE" w:rsidRDefault="0007245F">
            <w:pPr>
              <w:pStyle w:val="Compact"/>
            </w:pPr>
            <w:r>
              <w:rPr>
                <w:b/>
                <w:bCs/>
              </w:rPr>
              <w:t>Absent</w:t>
            </w:r>
          </w:p>
        </w:tc>
        <w:tc>
          <w:tcPr>
            <w:tcW w:w="2640" w:type="dxa"/>
          </w:tcPr>
          <w:p w14:paraId="7B3BAA41" w14:textId="77777777" w:rsidR="002D56CE" w:rsidRDefault="002D56CE">
            <w:pPr>
              <w:pStyle w:val="Compact"/>
            </w:pPr>
          </w:p>
        </w:tc>
      </w:tr>
    </w:tbl>
    <w:p w14:paraId="7755C0FB" w14:textId="77777777" w:rsidR="002D56CE" w:rsidRDefault="0007245F">
      <w:pPr>
        <w:pStyle w:val="Heading3"/>
      </w:pPr>
      <w:bookmarkStart w:id="123" w:name="algal-community-2"/>
      <w:bookmarkEnd w:id="122"/>
      <w:r>
        <w:t>Algal Community</w:t>
      </w:r>
    </w:p>
    <w:tbl>
      <w:tblPr>
        <w:tblStyle w:val="Table"/>
        <w:tblW w:w="5000" w:type="pct"/>
        <w:tblLayout w:type="fixed"/>
        <w:tblLook w:val="0020" w:firstRow="1" w:lastRow="0" w:firstColumn="0" w:lastColumn="0" w:noHBand="0" w:noVBand="0"/>
      </w:tblPr>
      <w:tblGrid>
        <w:gridCol w:w="2394"/>
        <w:gridCol w:w="2394"/>
        <w:gridCol w:w="2394"/>
        <w:gridCol w:w="2394"/>
      </w:tblGrid>
      <w:tr w:rsidR="002D56CE" w14:paraId="70C53DC3"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1980" w:type="dxa"/>
          </w:tcPr>
          <w:p w14:paraId="2FD94808" w14:textId="77777777" w:rsidR="002D56CE" w:rsidRDefault="0007245F">
            <w:pPr>
              <w:pStyle w:val="Compact"/>
            </w:pPr>
            <w:r>
              <w:t>Taxon</w:t>
            </w:r>
          </w:p>
        </w:tc>
        <w:tc>
          <w:tcPr>
            <w:tcW w:w="1980" w:type="dxa"/>
          </w:tcPr>
          <w:p w14:paraId="3DAD35A5" w14:textId="77777777" w:rsidR="002D56CE" w:rsidRDefault="0007245F">
            <w:pPr>
              <w:pStyle w:val="Compact"/>
            </w:pPr>
            <w:r>
              <w:t>Phylum</w:t>
            </w:r>
          </w:p>
        </w:tc>
        <w:tc>
          <w:tcPr>
            <w:tcW w:w="1980" w:type="dxa"/>
          </w:tcPr>
          <w:p w14:paraId="38EFD382" w14:textId="77777777" w:rsidR="002D56CE" w:rsidRDefault="0007245F">
            <w:pPr>
              <w:pStyle w:val="Compact"/>
            </w:pPr>
            <w:r>
              <w:t>Rel%</w:t>
            </w:r>
          </w:p>
        </w:tc>
        <w:tc>
          <w:tcPr>
            <w:tcW w:w="1980" w:type="dxa"/>
          </w:tcPr>
          <w:p w14:paraId="6391F086" w14:textId="77777777" w:rsidR="002D56CE" w:rsidRDefault="0007245F">
            <w:pPr>
              <w:pStyle w:val="Compact"/>
            </w:pPr>
            <w:r>
              <w:t>Note</w:t>
            </w:r>
          </w:p>
        </w:tc>
      </w:tr>
      <w:tr w:rsidR="002D56CE" w14:paraId="7B882E52" w14:textId="77777777">
        <w:tc>
          <w:tcPr>
            <w:tcW w:w="1980" w:type="dxa"/>
          </w:tcPr>
          <w:p w14:paraId="59DF500F" w14:textId="77777777" w:rsidR="002D56CE" w:rsidRDefault="0007245F">
            <w:pPr>
              <w:pStyle w:val="Compact"/>
            </w:pPr>
            <w:r>
              <w:t>Bacillariophyta (unresolved)</w:t>
            </w:r>
          </w:p>
        </w:tc>
        <w:tc>
          <w:tcPr>
            <w:tcW w:w="1980" w:type="dxa"/>
          </w:tcPr>
          <w:p w14:paraId="670F30C7" w14:textId="77777777" w:rsidR="002D56CE" w:rsidRDefault="0007245F">
            <w:pPr>
              <w:pStyle w:val="Compact"/>
            </w:pPr>
            <w:r>
              <w:t>Bacillariophyta</w:t>
            </w:r>
          </w:p>
        </w:tc>
        <w:tc>
          <w:tcPr>
            <w:tcW w:w="1980" w:type="dxa"/>
          </w:tcPr>
          <w:p w14:paraId="4CCF409F" w14:textId="77777777" w:rsidR="002D56CE" w:rsidRDefault="0007245F">
            <w:pPr>
              <w:pStyle w:val="Compact"/>
            </w:pPr>
            <w:r>
              <w:t>42.9%</w:t>
            </w:r>
          </w:p>
        </w:tc>
        <w:tc>
          <w:tcPr>
            <w:tcW w:w="1980" w:type="dxa"/>
          </w:tcPr>
          <w:p w14:paraId="45EEF70B" w14:textId="77777777" w:rsidR="002D56CE" w:rsidRDefault="0007245F">
            <w:pPr>
              <w:pStyle w:val="Compact"/>
            </w:pPr>
            <w:r>
              <w:t>Fall diatom bloom</w:t>
            </w:r>
          </w:p>
        </w:tc>
      </w:tr>
      <w:tr w:rsidR="002D56CE" w14:paraId="61BA3FF2" w14:textId="77777777">
        <w:tc>
          <w:tcPr>
            <w:tcW w:w="1980" w:type="dxa"/>
          </w:tcPr>
          <w:p w14:paraId="3265EB03" w14:textId="77777777" w:rsidR="002D56CE" w:rsidRDefault="0007245F">
            <w:pPr>
              <w:pStyle w:val="Compact"/>
            </w:pPr>
            <w:r>
              <w:rPr>
                <w:i/>
                <w:iCs/>
              </w:rPr>
              <w:t>Aureoumbra lagunensis</w:t>
            </w:r>
          </w:p>
        </w:tc>
        <w:tc>
          <w:tcPr>
            <w:tcW w:w="1980" w:type="dxa"/>
          </w:tcPr>
          <w:p w14:paraId="0AF5A93C" w14:textId="77777777" w:rsidR="002D56CE" w:rsidRDefault="0007245F">
            <w:pPr>
              <w:pStyle w:val="Compact"/>
            </w:pPr>
            <w:r>
              <w:t>Pelagophyceae</w:t>
            </w:r>
          </w:p>
        </w:tc>
        <w:tc>
          <w:tcPr>
            <w:tcW w:w="1980" w:type="dxa"/>
          </w:tcPr>
          <w:p w14:paraId="0D6A1FCB" w14:textId="77777777" w:rsidR="002D56CE" w:rsidRDefault="0007245F">
            <w:pPr>
              <w:pStyle w:val="Compact"/>
            </w:pPr>
            <w:r>
              <w:t>19.0%</w:t>
            </w:r>
          </w:p>
        </w:tc>
        <w:tc>
          <w:tcPr>
            <w:tcW w:w="1980" w:type="dxa"/>
          </w:tcPr>
          <w:p w14:paraId="3B525CAE" w14:textId="77777777" w:rsidR="002D56CE" w:rsidRDefault="0007245F">
            <w:pPr>
              <w:pStyle w:val="Compact"/>
            </w:pPr>
            <w:r>
              <w:rPr>
                <w:b/>
                <w:bCs/>
              </w:rPr>
              <w:t>Brown tide organism — database assignment uncertain at inland site</w:t>
            </w:r>
          </w:p>
        </w:tc>
      </w:tr>
      <w:tr w:rsidR="002D56CE" w14:paraId="464A6462" w14:textId="77777777">
        <w:tc>
          <w:tcPr>
            <w:tcW w:w="1980" w:type="dxa"/>
          </w:tcPr>
          <w:p w14:paraId="413424B8" w14:textId="77777777" w:rsidR="002D56CE" w:rsidRDefault="0007245F">
            <w:pPr>
              <w:pStyle w:val="Compact"/>
            </w:pPr>
            <w:r>
              <w:t>Unresolved unk_phylum</w:t>
            </w:r>
          </w:p>
        </w:tc>
        <w:tc>
          <w:tcPr>
            <w:tcW w:w="1980" w:type="dxa"/>
          </w:tcPr>
          <w:p w14:paraId="08717FB6" w14:textId="77777777" w:rsidR="002D56CE" w:rsidRDefault="0007245F">
            <w:pPr>
              <w:pStyle w:val="Compact"/>
            </w:pPr>
            <w:r>
              <w:t>—</w:t>
            </w:r>
          </w:p>
        </w:tc>
        <w:tc>
          <w:tcPr>
            <w:tcW w:w="1980" w:type="dxa"/>
          </w:tcPr>
          <w:p w14:paraId="053D2CEE" w14:textId="77777777" w:rsidR="002D56CE" w:rsidRDefault="0007245F">
            <w:pPr>
              <w:pStyle w:val="Compact"/>
            </w:pPr>
            <w:r>
              <w:t>10.6%</w:t>
            </w:r>
          </w:p>
        </w:tc>
        <w:tc>
          <w:tcPr>
            <w:tcW w:w="1980" w:type="dxa"/>
          </w:tcPr>
          <w:p w14:paraId="16F168B3" w14:textId="77777777" w:rsidR="002D56CE" w:rsidRDefault="0007245F">
            <w:pPr>
              <w:pStyle w:val="Compact"/>
            </w:pPr>
            <w:r>
              <w:t>Mixed chromists</w:t>
            </w:r>
          </w:p>
        </w:tc>
      </w:tr>
      <w:tr w:rsidR="002D56CE" w14:paraId="331FAF1D" w14:textId="77777777">
        <w:tc>
          <w:tcPr>
            <w:tcW w:w="1980" w:type="dxa"/>
          </w:tcPr>
          <w:p w14:paraId="2EF9D6C6" w14:textId="77777777" w:rsidR="002D56CE" w:rsidRDefault="0007245F">
            <w:pPr>
              <w:pStyle w:val="Compact"/>
            </w:pPr>
            <w:r>
              <w:rPr>
                <w:i/>
                <w:iCs/>
              </w:rPr>
              <w:t>Plagioselmis nannoplanctica</w:t>
            </w:r>
          </w:p>
        </w:tc>
        <w:tc>
          <w:tcPr>
            <w:tcW w:w="1980" w:type="dxa"/>
          </w:tcPr>
          <w:p w14:paraId="41B1353C" w14:textId="77777777" w:rsidR="002D56CE" w:rsidRDefault="0007245F">
            <w:pPr>
              <w:pStyle w:val="Compact"/>
            </w:pPr>
            <w:r>
              <w:t>Cryptophyta</w:t>
            </w:r>
          </w:p>
        </w:tc>
        <w:tc>
          <w:tcPr>
            <w:tcW w:w="1980" w:type="dxa"/>
          </w:tcPr>
          <w:p w14:paraId="46540754" w14:textId="77777777" w:rsidR="002D56CE" w:rsidRDefault="0007245F">
            <w:pPr>
              <w:pStyle w:val="Compact"/>
            </w:pPr>
            <w:r>
              <w:t>8.5%</w:t>
            </w:r>
          </w:p>
        </w:tc>
        <w:tc>
          <w:tcPr>
            <w:tcW w:w="1980" w:type="dxa"/>
          </w:tcPr>
          <w:p w14:paraId="20A9F4C3" w14:textId="77777777" w:rsidR="002D56CE" w:rsidRDefault="0007245F">
            <w:pPr>
              <w:pStyle w:val="Compact"/>
            </w:pPr>
            <w:r>
              <w:t>Estuarine cryptophyte</w:t>
            </w:r>
          </w:p>
        </w:tc>
      </w:tr>
      <w:tr w:rsidR="002D56CE" w14:paraId="43CB768A" w14:textId="77777777">
        <w:tc>
          <w:tcPr>
            <w:tcW w:w="1980" w:type="dxa"/>
          </w:tcPr>
          <w:p w14:paraId="618DAFF1" w14:textId="77777777" w:rsidR="002D56CE" w:rsidRDefault="0007245F">
            <w:pPr>
              <w:pStyle w:val="Compact"/>
            </w:pPr>
            <w:r>
              <w:rPr>
                <w:i/>
                <w:iCs/>
              </w:rPr>
              <w:t>Chrysochromulina</w:t>
            </w:r>
            <w:r>
              <w:t xml:space="preserve"> sp.</w:t>
            </w:r>
          </w:p>
        </w:tc>
        <w:tc>
          <w:tcPr>
            <w:tcW w:w="1980" w:type="dxa"/>
          </w:tcPr>
          <w:p w14:paraId="13A3AA89" w14:textId="77777777" w:rsidR="002D56CE" w:rsidRDefault="0007245F">
            <w:pPr>
              <w:pStyle w:val="Compact"/>
            </w:pPr>
            <w:r>
              <w:t>Haptophyta</w:t>
            </w:r>
          </w:p>
        </w:tc>
        <w:tc>
          <w:tcPr>
            <w:tcW w:w="1980" w:type="dxa"/>
          </w:tcPr>
          <w:p w14:paraId="08D21886" w14:textId="77777777" w:rsidR="002D56CE" w:rsidRDefault="0007245F">
            <w:pPr>
              <w:pStyle w:val="Compact"/>
            </w:pPr>
            <w:r>
              <w:t>8.0%</w:t>
            </w:r>
          </w:p>
        </w:tc>
        <w:tc>
          <w:tcPr>
            <w:tcW w:w="1980" w:type="dxa"/>
          </w:tcPr>
          <w:p w14:paraId="7F037C7B" w14:textId="77777777" w:rsidR="002D56CE" w:rsidRDefault="0007245F">
            <w:pPr>
              <w:pStyle w:val="Compact"/>
            </w:pPr>
            <w:r>
              <w:t>Oligo-mesotrophic; low-level HAB flag</w:t>
            </w:r>
          </w:p>
        </w:tc>
      </w:tr>
      <w:tr w:rsidR="002D56CE" w14:paraId="57BDFBD2" w14:textId="77777777">
        <w:tc>
          <w:tcPr>
            <w:tcW w:w="1980" w:type="dxa"/>
          </w:tcPr>
          <w:p w14:paraId="6F8F6FB6" w14:textId="77777777" w:rsidR="002D56CE" w:rsidRDefault="0007245F">
            <w:pPr>
              <w:pStyle w:val="Compact"/>
            </w:pPr>
            <w:r>
              <w:rPr>
                <w:i/>
                <w:iCs/>
              </w:rPr>
              <w:lastRenderedPageBreak/>
              <w:t>Mallomonas</w:t>
            </w:r>
            <w:r>
              <w:t xml:space="preserve"> sp.</w:t>
            </w:r>
          </w:p>
        </w:tc>
        <w:tc>
          <w:tcPr>
            <w:tcW w:w="1980" w:type="dxa"/>
          </w:tcPr>
          <w:p w14:paraId="6CBD8250" w14:textId="77777777" w:rsidR="002D56CE" w:rsidRDefault="0007245F">
            <w:pPr>
              <w:pStyle w:val="Compact"/>
            </w:pPr>
            <w:r>
              <w:t>Chrysophyta</w:t>
            </w:r>
          </w:p>
        </w:tc>
        <w:tc>
          <w:tcPr>
            <w:tcW w:w="1980" w:type="dxa"/>
          </w:tcPr>
          <w:p w14:paraId="3D3D382A" w14:textId="77777777" w:rsidR="002D56CE" w:rsidRDefault="0007245F">
            <w:pPr>
              <w:pStyle w:val="Compact"/>
            </w:pPr>
            <w:r>
              <w:t>3.0%</w:t>
            </w:r>
          </w:p>
        </w:tc>
        <w:tc>
          <w:tcPr>
            <w:tcW w:w="1980" w:type="dxa"/>
          </w:tcPr>
          <w:p w14:paraId="70A07BE5" w14:textId="77777777" w:rsidR="002D56CE" w:rsidRDefault="0007245F">
            <w:pPr>
              <w:pStyle w:val="Compact"/>
            </w:pPr>
            <w:r>
              <w:t>Cold oligotrophic — baseline cold-water indicator</w:t>
            </w:r>
          </w:p>
        </w:tc>
      </w:tr>
      <w:tr w:rsidR="002D56CE" w14:paraId="57191BD3" w14:textId="77777777">
        <w:tc>
          <w:tcPr>
            <w:tcW w:w="1980" w:type="dxa"/>
          </w:tcPr>
          <w:p w14:paraId="2E729C67" w14:textId="77777777" w:rsidR="002D56CE" w:rsidRDefault="0007245F">
            <w:pPr>
              <w:pStyle w:val="Compact"/>
            </w:pPr>
            <w:r>
              <w:rPr>
                <w:i/>
                <w:iCs/>
              </w:rPr>
              <w:t>Chroomonas</w:t>
            </w:r>
            <w:r>
              <w:t xml:space="preserve"> sp.</w:t>
            </w:r>
          </w:p>
        </w:tc>
        <w:tc>
          <w:tcPr>
            <w:tcW w:w="1980" w:type="dxa"/>
          </w:tcPr>
          <w:p w14:paraId="7DE6F195" w14:textId="77777777" w:rsidR="002D56CE" w:rsidRDefault="0007245F">
            <w:pPr>
              <w:pStyle w:val="Compact"/>
            </w:pPr>
            <w:r>
              <w:t>Cryptophyta</w:t>
            </w:r>
          </w:p>
        </w:tc>
        <w:tc>
          <w:tcPr>
            <w:tcW w:w="1980" w:type="dxa"/>
          </w:tcPr>
          <w:p w14:paraId="1FCEDCFD" w14:textId="77777777" w:rsidR="002D56CE" w:rsidRDefault="0007245F">
            <w:pPr>
              <w:pStyle w:val="Compact"/>
            </w:pPr>
            <w:r>
              <w:t>1.4%</w:t>
            </w:r>
          </w:p>
        </w:tc>
        <w:tc>
          <w:tcPr>
            <w:tcW w:w="1980" w:type="dxa"/>
          </w:tcPr>
          <w:p w14:paraId="5E009320" w14:textId="77777777" w:rsidR="002D56CE" w:rsidRDefault="0007245F">
            <w:pPr>
              <w:pStyle w:val="Compact"/>
            </w:pPr>
            <w:r>
              <w:t>Cool freshwater</w:t>
            </w:r>
          </w:p>
        </w:tc>
      </w:tr>
      <w:tr w:rsidR="002D56CE" w14:paraId="6B064AC6" w14:textId="77777777">
        <w:tc>
          <w:tcPr>
            <w:tcW w:w="1980" w:type="dxa"/>
          </w:tcPr>
          <w:p w14:paraId="794D4863" w14:textId="77777777" w:rsidR="002D56CE" w:rsidRDefault="0007245F">
            <w:pPr>
              <w:pStyle w:val="Compact"/>
            </w:pPr>
            <w:r>
              <w:rPr>
                <w:i/>
                <w:iCs/>
              </w:rPr>
              <w:t>Chromulina</w:t>
            </w:r>
            <w:r>
              <w:t xml:space="preserve"> sp. SAG 17.97</w:t>
            </w:r>
          </w:p>
        </w:tc>
        <w:tc>
          <w:tcPr>
            <w:tcW w:w="1980" w:type="dxa"/>
          </w:tcPr>
          <w:p w14:paraId="24DEFCE5" w14:textId="77777777" w:rsidR="002D56CE" w:rsidRDefault="0007245F">
            <w:pPr>
              <w:pStyle w:val="Compact"/>
            </w:pPr>
            <w:r>
              <w:t>Chrysophyta</w:t>
            </w:r>
          </w:p>
        </w:tc>
        <w:tc>
          <w:tcPr>
            <w:tcW w:w="1980" w:type="dxa"/>
          </w:tcPr>
          <w:p w14:paraId="1998ABA5" w14:textId="77777777" w:rsidR="002D56CE" w:rsidRDefault="0007245F">
            <w:pPr>
              <w:pStyle w:val="Compact"/>
            </w:pPr>
            <w:r>
              <w:t>0.8%</w:t>
            </w:r>
          </w:p>
        </w:tc>
        <w:tc>
          <w:tcPr>
            <w:tcW w:w="1980" w:type="dxa"/>
          </w:tcPr>
          <w:p w14:paraId="10FD933D" w14:textId="77777777" w:rsidR="002D56CE" w:rsidRDefault="0007245F">
            <w:pPr>
              <w:pStyle w:val="Compact"/>
            </w:pPr>
            <w:r>
              <w:t>Cold oligotrophic</w:t>
            </w:r>
          </w:p>
        </w:tc>
      </w:tr>
      <w:tr w:rsidR="002D56CE" w14:paraId="3CEA66A4" w14:textId="77777777">
        <w:tc>
          <w:tcPr>
            <w:tcW w:w="1980" w:type="dxa"/>
          </w:tcPr>
          <w:p w14:paraId="6B6F6FEF" w14:textId="77777777" w:rsidR="002D56CE" w:rsidRDefault="0007245F">
            <w:pPr>
              <w:pStyle w:val="Compact"/>
            </w:pPr>
            <w:r>
              <w:rPr>
                <w:i/>
                <w:iCs/>
              </w:rPr>
              <w:t>Fragilaria</w:t>
            </w:r>
            <w:r>
              <w:t xml:space="preserve"> sp.</w:t>
            </w:r>
          </w:p>
        </w:tc>
        <w:tc>
          <w:tcPr>
            <w:tcW w:w="1980" w:type="dxa"/>
          </w:tcPr>
          <w:p w14:paraId="2D261425" w14:textId="77777777" w:rsidR="002D56CE" w:rsidRDefault="0007245F">
            <w:pPr>
              <w:pStyle w:val="Compact"/>
            </w:pPr>
            <w:r>
              <w:t>Bacillariophyta</w:t>
            </w:r>
          </w:p>
        </w:tc>
        <w:tc>
          <w:tcPr>
            <w:tcW w:w="1980" w:type="dxa"/>
          </w:tcPr>
          <w:p w14:paraId="28DF8DB5" w14:textId="77777777" w:rsidR="002D56CE" w:rsidRDefault="0007245F">
            <w:pPr>
              <w:pStyle w:val="Compact"/>
            </w:pPr>
            <w:r>
              <w:t>0.4%</w:t>
            </w:r>
          </w:p>
        </w:tc>
        <w:tc>
          <w:tcPr>
            <w:tcW w:w="1980" w:type="dxa"/>
          </w:tcPr>
          <w:p w14:paraId="234C306C" w14:textId="77777777" w:rsidR="002D56CE" w:rsidRDefault="0007245F">
            <w:pPr>
              <w:pStyle w:val="Compact"/>
            </w:pPr>
            <w:r>
              <w:t>Moderate-nutrient flowing/standing water</w:t>
            </w:r>
          </w:p>
        </w:tc>
      </w:tr>
    </w:tbl>
    <w:p w14:paraId="07707F64" w14:textId="77777777" w:rsidR="002D56CE" w:rsidRDefault="0007245F">
      <w:pPr>
        <w:pStyle w:val="Heading3"/>
      </w:pPr>
      <w:bookmarkStart w:id="124" w:name="narrative-7"/>
      <w:bookmarkEnd w:id="123"/>
      <w:r>
        <w:t>Narrative</w:t>
      </w:r>
    </w:p>
    <w:p w14:paraId="01D3E2B1" w14:textId="77777777" w:rsidR="002D56CE" w:rsidRDefault="0007245F">
      <w:pPr>
        <w:pStyle w:val="FirstParagraph"/>
      </w:pPr>
      <w:r>
        <w:t xml:space="preserve">Second Pond October 2024 presents a fall transitional mesotrophic coastal pond signal — diatom-dominated, with the added complexity of </w:t>
      </w:r>
      <w:r>
        <w:rPr>
          <w:i/>
          <w:iCs/>
        </w:rPr>
        <w:t>Aureoumbra lagunensis</w:t>
      </w:r>
      <w:r>
        <w:t xml:space="preserve"> (19.0%) and </w:t>
      </w:r>
      <w:r>
        <w:rPr>
          <w:i/>
          <w:iCs/>
        </w:rPr>
        <w:t>Chrysochromulina</w:t>
      </w:r>
      <w:r>
        <w:t xml:space="preserve"> (8.0%). </w:t>
      </w:r>
      <w:r>
        <w:rPr>
          <w:i/>
          <w:iCs/>
        </w:rPr>
        <w:t>Aureoumbra</w:t>
      </w:r>
      <w:r>
        <w:rPr>
          <w:i/>
          <w:iCs/>
        </w:rPr>
        <w:t xml:space="preserve"> lagunensis</w:t>
      </w:r>
      <w:r>
        <w:t xml:space="preserve"> is best known as the causative organism of brown tide events in Texas coastal embayments (Laguna Madre); its presence in Second Pond is ecologically unexpected and may reflect database misassignment of a closely related freshwater pelagophyte. </w:t>
      </w:r>
      <w:r>
        <w:t xml:space="preserve">Without ESV-level expert review, the </w:t>
      </w:r>
      <w:r>
        <w:rPr>
          <w:i/>
          <w:iCs/>
        </w:rPr>
        <w:t>Aureoumbra</w:t>
      </w:r>
      <w:r>
        <w:t xml:space="preserve"> detection cannot be taken at face value. The </w:t>
      </w:r>
      <w:r>
        <w:rPr>
          <w:i/>
          <w:iCs/>
        </w:rPr>
        <w:t>Chrysochromulina</w:t>
      </w:r>
      <w:r>
        <w:t xml:space="preserve"> signal (8.0%) is more clearly interpretable: this genus is cosmopolitan in oligo-mesotrophic lakes, is genuinely present in coastal Massachusetts </w:t>
      </w:r>
      <w:r>
        <w:t>ponds, and is occasionally toxic at bloom concentrations — below that threshold here but worth tracking.</w:t>
      </w:r>
    </w:p>
    <w:p w14:paraId="38AC5F17" w14:textId="77777777" w:rsidR="002D56CE" w:rsidRDefault="0007245F">
      <w:pPr>
        <w:pStyle w:val="BodyText"/>
      </w:pPr>
      <w:r>
        <w:rPr>
          <w:i/>
          <w:iCs/>
        </w:rPr>
        <w:t>Mallomonas</w:t>
      </w:r>
      <w:r>
        <w:t xml:space="preserve"> at 3.0% provides a cold-water oligotrophic baseline signal consistent with Second Pond being a moderately deep coastal kettle pond with resi</w:t>
      </w:r>
      <w:r>
        <w:t>dual cold-water character.</w:t>
      </w:r>
    </w:p>
    <w:p w14:paraId="47C8D770" w14:textId="77777777" w:rsidR="002D56CE" w:rsidRDefault="0007245F">
      <w:pPr>
        <w:pStyle w:val="BodyText"/>
      </w:pPr>
      <w:r>
        <w:t xml:space="preserve">The fish community is ecologically coherent: Alewife at 63% confirms the pond supports a lake-run population (landlocked Alewife are common in Manchester-area coastal ponds); Tessellated Darter at 5% endorses substrate quality. </w:t>
      </w:r>
      <w:r>
        <w:rPr>
          <w:i/>
          <w:iCs/>
        </w:rPr>
        <w:t>E</w:t>
      </w:r>
      <w:r>
        <w:rPr>
          <w:i/>
          <w:iCs/>
        </w:rPr>
        <w:t>sox</w:t>
      </w:r>
      <w:r>
        <w:t xml:space="preserve"> spp. at 1.5% is native pickerel [T2].</w:t>
      </w:r>
    </w:p>
    <w:p w14:paraId="7EFDCB9C" w14:textId="77777777" w:rsidR="002D56CE" w:rsidRDefault="0007245F">
      <w:pPr>
        <w:pStyle w:val="Heading3"/>
      </w:pPr>
      <w:bookmarkStart w:id="125" w:name="native-vs.-non-native-7"/>
      <w:bookmarkEnd w:id="124"/>
      <w:r>
        <w:t>Native vs. Non-Native</w:t>
      </w:r>
    </w:p>
    <w:p w14:paraId="69791D66" w14:textId="77777777" w:rsidR="002D56CE" w:rsidRDefault="0007245F">
      <w:pPr>
        <w:pStyle w:val="FirstParagraph"/>
      </w:pPr>
      <w:r>
        <w:t xml:space="preserve">Alewife, Tessellated Darter, Eel are native. Rock Bass is native to the Great Lakes drainage but introduced to coastal MA. </w:t>
      </w:r>
      <w:r>
        <w:rPr>
          <w:i/>
          <w:iCs/>
        </w:rPr>
        <w:t>Esox</w:t>
      </w:r>
      <w:r>
        <w:t xml:space="preserve"> spp. — native pickerel [T2].</w:t>
      </w:r>
    </w:p>
    <w:p w14:paraId="6669CA76" w14:textId="77777777" w:rsidR="002D56CE" w:rsidRDefault="0007245F">
      <w:r>
        <w:pict w14:anchorId="1957F22A">
          <v:rect id="_x0000_i1043" style="width:0;height:1.5pt" o:hralign="center" o:hrstd="t" o:hr="t"/>
        </w:pict>
      </w:r>
    </w:p>
    <w:p w14:paraId="03890D1A" w14:textId="77777777" w:rsidR="002D56CE" w:rsidRDefault="0007245F">
      <w:pPr>
        <w:pStyle w:val="Heading2"/>
      </w:pPr>
      <w:bookmarkStart w:id="126" w:name="X069e5d753f5dda7c6e5edd5050f608c2644ed99"/>
      <w:bookmarkEnd w:id="118"/>
      <w:bookmarkEnd w:id="125"/>
      <w:r>
        <w:t>Sawmill Brook / School St, Manchester-by-the-Sea, MA | JVB4678 / UTEVR3WT.1 | March 18, 2025</w:t>
      </w:r>
    </w:p>
    <w:p w14:paraId="3BC85811" w14:textId="77777777" w:rsidR="002D56CE" w:rsidRDefault="0007245F">
      <w:pPr>
        <w:pStyle w:val="FirstParagraph"/>
      </w:pPr>
      <w:r>
        <w:rPr>
          <w:b/>
          <w:bCs/>
        </w:rPr>
        <w:t>Fish</w:t>
      </w:r>
      <w:r>
        <w:rPr>
          <w:b/>
          <w:bCs/>
        </w:rPr>
        <w:t>:</w:t>
      </w:r>
      <w:r>
        <w:t xml:space="preserve"> No reads — winter cold water, low eDNA shedding </w:t>
      </w:r>
      <w:r>
        <w:rPr>
          <w:b/>
          <w:bCs/>
        </w:rPr>
        <w:t>Algae:</w:t>
      </w:r>
      <w:r>
        <w:t xml:space="preserve"> H(a) = 1.11 · 12 ESVs · 22,394 reads · </w:t>
      </w:r>
      <w:r>
        <w:rPr>
          <w:b/>
          <w:bCs/>
        </w:rPr>
        <w:t>Tidal reach — marine/estuarine assemblage</w:t>
      </w:r>
    </w:p>
    <w:p w14:paraId="0FE751CE" w14:textId="77777777" w:rsidR="002D56CE" w:rsidRDefault="0007245F">
      <w:pPr>
        <w:pStyle w:val="Heading3"/>
      </w:pPr>
      <w:bookmarkStart w:id="127" w:name="sentinel-signal-8"/>
      <w:r>
        <w:lastRenderedPageBreak/>
        <w:t>Sentinel Signal</w:t>
      </w:r>
    </w:p>
    <w:p w14:paraId="383A0635" w14:textId="77777777" w:rsidR="002D56CE" w:rsidRDefault="0007245F">
      <w:pPr>
        <w:pStyle w:val="FirstParagraph"/>
      </w:pPr>
      <w:r>
        <w:t>School Street sits in the tidal reach of Sawmill Brook — and the March 2025 algal sample shows it unmi</w:t>
      </w:r>
      <w:r>
        <w:t xml:space="preserve">stakably. </w:t>
      </w:r>
      <w:r>
        <w:rPr>
          <w:i/>
          <w:iCs/>
        </w:rPr>
        <w:t>Geminigera</w:t>
      </w:r>
      <w:r>
        <w:t xml:space="preserve"> (53.0%) and </w:t>
      </w:r>
      <w:r>
        <w:rPr>
          <w:i/>
          <w:iCs/>
        </w:rPr>
        <w:t>Ostreococcus</w:t>
      </w:r>
      <w:r>
        <w:t xml:space="preserve"> (38.1%) are estuarine and coastal marine microalgae whose eDNA enters the tidal reach directly from Manchester Harbor. </w:t>
      </w:r>
      <w:r>
        <w:rPr>
          <w:i/>
          <w:iCs/>
        </w:rPr>
        <w:t>Skeletonema pseudocostatum</w:t>
      </w:r>
      <w:r>
        <w:t xml:space="preserve"> (0.5%), a coastal marine diatom, and </w:t>
      </w:r>
      <w:r>
        <w:rPr>
          <w:i/>
          <w:iCs/>
        </w:rPr>
        <w:t>Synechococcus</w:t>
      </w:r>
      <w:r>
        <w:t xml:space="preserve"> (marine picoc</w:t>
      </w:r>
      <w:r>
        <w:t xml:space="preserve">yanobacterium strains, ~2.7%) round out a coherent tidal marine assemblage. The species-level database identifications — </w:t>
      </w:r>
      <w:r>
        <w:rPr>
          <w:i/>
          <w:iCs/>
        </w:rPr>
        <w:t>Geminigera cryophila</w:t>
      </w:r>
      <w:r>
        <w:t xml:space="preserve"> (a polar sea-ice cryptophyte) and </w:t>
      </w:r>
      <w:r>
        <w:rPr>
          <w:i/>
          <w:iCs/>
        </w:rPr>
        <w:t>Ostreococcus tauri</w:t>
      </w:r>
      <w:r>
        <w:t xml:space="preserve"> (an open-ocean prasinophyte) — likely reflect the reference d</w:t>
      </w:r>
      <w:r>
        <w:t>atabase assigning temperate estuarine relatives to their closest polar or oceanic described species; these are database assignment variants, not organisms that migrated from Antarctica. What is ecologically real is the tidal signal itself. The low H(a) (1.</w:t>
      </w:r>
      <w:r>
        <w:t>11) reflects a community dominated by two taxa — exactly what you expect in a tidal freshwater reach that is episodically marine-flushed. Fish panel returned no reads — expected in cold March tidal water.</w:t>
      </w:r>
    </w:p>
    <w:p w14:paraId="250CE5D7" w14:textId="77777777" w:rsidR="002D56CE" w:rsidRDefault="0007245F">
      <w:pPr>
        <w:pStyle w:val="BodyText"/>
      </w:pPr>
      <w:r>
        <w:t>This sample and the Elm Street sample taken the sam</w:t>
      </w:r>
      <w:r>
        <w:t>e day on the same stream form the sharpest tidal-freshwater contrast in the dataset: tidal School Street is marine-dominated; upstream freshwater Elm Street is chrysophyte-dominated. They are measuring different ends of the same estuarine gradient.</w:t>
      </w:r>
    </w:p>
    <w:p w14:paraId="7ADA20A0" w14:textId="77777777" w:rsidR="002D56CE" w:rsidRDefault="0007245F">
      <w:pPr>
        <w:pStyle w:val="Heading3"/>
      </w:pPr>
      <w:bookmarkStart w:id="128" w:name="inferred-water-chemistry-7"/>
      <w:bookmarkEnd w:id="127"/>
      <w:r>
        <w:t>Inferre</w:t>
      </w:r>
      <w:r>
        <w:t>d Water Chemistry</w:t>
      </w:r>
    </w:p>
    <w:tbl>
      <w:tblPr>
        <w:tblStyle w:val="Table"/>
        <w:tblW w:w="5000" w:type="pct"/>
        <w:tblLayout w:type="fixed"/>
        <w:tblLook w:val="0020" w:firstRow="1" w:lastRow="0" w:firstColumn="0" w:lastColumn="0" w:noHBand="0" w:noVBand="0"/>
      </w:tblPr>
      <w:tblGrid>
        <w:gridCol w:w="3192"/>
        <w:gridCol w:w="3192"/>
        <w:gridCol w:w="3192"/>
      </w:tblGrid>
      <w:tr w:rsidR="002D56CE" w14:paraId="68F30544"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2640" w:type="dxa"/>
          </w:tcPr>
          <w:p w14:paraId="1D228AD2" w14:textId="77777777" w:rsidR="002D56CE" w:rsidRDefault="0007245F">
            <w:pPr>
              <w:pStyle w:val="Compact"/>
            </w:pPr>
            <w:r>
              <w:t>Parameter</w:t>
            </w:r>
          </w:p>
        </w:tc>
        <w:tc>
          <w:tcPr>
            <w:tcW w:w="2640" w:type="dxa"/>
          </w:tcPr>
          <w:p w14:paraId="513454F5" w14:textId="77777777" w:rsidR="002D56CE" w:rsidRDefault="0007245F">
            <w:pPr>
              <w:pStyle w:val="Compact"/>
            </w:pPr>
            <w:r>
              <w:t>Inferred Value</w:t>
            </w:r>
          </w:p>
        </w:tc>
        <w:tc>
          <w:tcPr>
            <w:tcW w:w="2640" w:type="dxa"/>
          </w:tcPr>
          <w:p w14:paraId="5FAC1D75" w14:textId="77777777" w:rsidR="002D56CE" w:rsidRDefault="0007245F">
            <w:pPr>
              <w:pStyle w:val="Compact"/>
            </w:pPr>
            <w:r>
              <w:t>Key Indicator</w:t>
            </w:r>
          </w:p>
        </w:tc>
      </w:tr>
      <w:tr w:rsidR="002D56CE" w14:paraId="57B9EF5D" w14:textId="77777777">
        <w:tc>
          <w:tcPr>
            <w:tcW w:w="2640" w:type="dxa"/>
          </w:tcPr>
          <w:p w14:paraId="4E1DF3E5" w14:textId="77777777" w:rsidR="002D56CE" w:rsidRDefault="0007245F">
            <w:pPr>
              <w:pStyle w:val="Compact"/>
            </w:pPr>
            <w:r>
              <w:t>Tidal character</w:t>
            </w:r>
          </w:p>
        </w:tc>
        <w:tc>
          <w:tcPr>
            <w:tcW w:w="2640" w:type="dxa"/>
          </w:tcPr>
          <w:p w14:paraId="6E226B22" w14:textId="77777777" w:rsidR="002D56CE" w:rsidRDefault="0007245F">
            <w:pPr>
              <w:pStyle w:val="Compact"/>
            </w:pPr>
            <w:r>
              <w:rPr>
                <w:b/>
                <w:bCs/>
              </w:rPr>
              <w:t>Confirmed</w:t>
            </w:r>
          </w:p>
        </w:tc>
        <w:tc>
          <w:tcPr>
            <w:tcW w:w="2640" w:type="dxa"/>
          </w:tcPr>
          <w:p w14:paraId="3974FA7A" w14:textId="77777777" w:rsidR="002D56CE" w:rsidRDefault="0007245F">
            <w:pPr>
              <w:pStyle w:val="Compact"/>
            </w:pPr>
            <w:r>
              <w:rPr>
                <w:i/>
                <w:iCs/>
              </w:rPr>
              <w:t>Geminigera</w:t>
            </w:r>
            <w:r>
              <w:t xml:space="preserve"> spp. 53%, </w:t>
            </w:r>
            <w:r>
              <w:rPr>
                <w:i/>
                <w:iCs/>
              </w:rPr>
              <w:t>Ostreococcus</w:t>
            </w:r>
            <w:r>
              <w:t xml:space="preserve"> spp. 38%, </w:t>
            </w:r>
            <w:r>
              <w:rPr>
                <w:i/>
                <w:iCs/>
              </w:rPr>
              <w:t>Skeletonema pseudocostatum</w:t>
            </w:r>
          </w:p>
        </w:tc>
      </w:tr>
      <w:tr w:rsidR="002D56CE" w14:paraId="59CB4B8E" w14:textId="77777777">
        <w:tc>
          <w:tcPr>
            <w:tcW w:w="2640" w:type="dxa"/>
          </w:tcPr>
          <w:p w14:paraId="1320A2D9" w14:textId="77777777" w:rsidR="002D56CE" w:rsidRDefault="0007245F">
            <w:pPr>
              <w:pStyle w:val="Compact"/>
            </w:pPr>
            <w:r>
              <w:t>Salinity</w:t>
            </w:r>
          </w:p>
        </w:tc>
        <w:tc>
          <w:tcPr>
            <w:tcW w:w="2640" w:type="dxa"/>
          </w:tcPr>
          <w:p w14:paraId="66140D10" w14:textId="77777777" w:rsidR="002D56CE" w:rsidRDefault="0007245F">
            <w:pPr>
              <w:pStyle w:val="Compact"/>
            </w:pPr>
            <w:r>
              <w:t>Brackish to marine-influenced</w:t>
            </w:r>
          </w:p>
        </w:tc>
        <w:tc>
          <w:tcPr>
            <w:tcW w:w="2640" w:type="dxa"/>
          </w:tcPr>
          <w:p w14:paraId="2A45FB6D" w14:textId="77777777" w:rsidR="002D56CE" w:rsidRDefault="0007245F">
            <w:pPr>
              <w:pStyle w:val="Compact"/>
            </w:pPr>
            <w:r>
              <w:t>Estuarine assemblage dominant</w:t>
            </w:r>
          </w:p>
        </w:tc>
      </w:tr>
      <w:tr w:rsidR="002D56CE" w14:paraId="42077726" w14:textId="77777777">
        <w:tc>
          <w:tcPr>
            <w:tcW w:w="2640" w:type="dxa"/>
          </w:tcPr>
          <w:p w14:paraId="671E60F3" w14:textId="77777777" w:rsidR="002D56CE" w:rsidRDefault="0007245F">
            <w:pPr>
              <w:pStyle w:val="Compact"/>
            </w:pPr>
            <w:r>
              <w:t>Temperature</w:t>
            </w:r>
          </w:p>
        </w:tc>
        <w:tc>
          <w:tcPr>
            <w:tcW w:w="2640" w:type="dxa"/>
          </w:tcPr>
          <w:p w14:paraId="137A265E" w14:textId="77777777" w:rsidR="002D56CE" w:rsidRDefault="0007245F">
            <w:pPr>
              <w:pStyle w:val="Compact"/>
            </w:pPr>
            <w:r>
              <w:t>Cold (March)</w:t>
            </w:r>
          </w:p>
        </w:tc>
        <w:tc>
          <w:tcPr>
            <w:tcW w:w="2640" w:type="dxa"/>
          </w:tcPr>
          <w:p w14:paraId="501EA0B1" w14:textId="77777777" w:rsidR="002D56CE" w:rsidRDefault="0007245F">
            <w:pPr>
              <w:pStyle w:val="Compact"/>
            </w:pPr>
            <w:r>
              <w:t>Winter condition; no warm-water taxa</w:t>
            </w:r>
          </w:p>
        </w:tc>
      </w:tr>
      <w:tr w:rsidR="002D56CE" w14:paraId="681D73CF" w14:textId="77777777">
        <w:tc>
          <w:tcPr>
            <w:tcW w:w="2640" w:type="dxa"/>
          </w:tcPr>
          <w:p w14:paraId="3372C645" w14:textId="77777777" w:rsidR="002D56CE" w:rsidRDefault="0007245F">
            <w:pPr>
              <w:pStyle w:val="Compact"/>
            </w:pPr>
            <w:r>
              <w:t>Trophic state</w:t>
            </w:r>
          </w:p>
        </w:tc>
        <w:tc>
          <w:tcPr>
            <w:tcW w:w="2640" w:type="dxa"/>
          </w:tcPr>
          <w:p w14:paraId="552D1A42" w14:textId="77777777" w:rsidR="002D56CE" w:rsidRDefault="0007245F">
            <w:pPr>
              <w:pStyle w:val="Compact"/>
            </w:pPr>
            <w:r>
              <w:t>Not interpretable as freshwater</w:t>
            </w:r>
          </w:p>
        </w:tc>
        <w:tc>
          <w:tcPr>
            <w:tcW w:w="2640" w:type="dxa"/>
          </w:tcPr>
          <w:p w14:paraId="3E5543F9" w14:textId="77777777" w:rsidR="002D56CE" w:rsidRDefault="0007245F">
            <w:pPr>
              <w:pStyle w:val="Compact"/>
            </w:pPr>
            <w:r>
              <w:t>Marine/estuarine community masks freshwater signal</w:t>
            </w:r>
          </w:p>
        </w:tc>
      </w:tr>
      <w:tr w:rsidR="002D56CE" w14:paraId="45D90353" w14:textId="77777777">
        <w:tc>
          <w:tcPr>
            <w:tcW w:w="2640" w:type="dxa"/>
          </w:tcPr>
          <w:p w14:paraId="4CF0A98F" w14:textId="77777777" w:rsidR="002D56CE" w:rsidRDefault="0007245F">
            <w:pPr>
              <w:pStyle w:val="Compact"/>
            </w:pPr>
            <w:r>
              <w:t>Freshwater component</w:t>
            </w:r>
          </w:p>
        </w:tc>
        <w:tc>
          <w:tcPr>
            <w:tcW w:w="2640" w:type="dxa"/>
          </w:tcPr>
          <w:p w14:paraId="47A5B93A" w14:textId="77777777" w:rsidR="002D56CE" w:rsidRDefault="0007245F">
            <w:pPr>
              <w:pStyle w:val="Compact"/>
            </w:pPr>
            <w:r>
              <w:t>Minimal at this tidal position in March</w:t>
            </w:r>
          </w:p>
        </w:tc>
        <w:tc>
          <w:tcPr>
            <w:tcW w:w="2640" w:type="dxa"/>
          </w:tcPr>
          <w:p w14:paraId="3BBFBD96" w14:textId="77777777" w:rsidR="002D56CE" w:rsidRDefault="0007245F">
            <w:pPr>
              <w:pStyle w:val="Compact"/>
            </w:pPr>
            <w:r>
              <w:t>Low flow increases saline penetration</w:t>
            </w:r>
          </w:p>
        </w:tc>
      </w:tr>
    </w:tbl>
    <w:p w14:paraId="31616D35" w14:textId="77777777" w:rsidR="002D56CE" w:rsidRDefault="0007245F">
      <w:pPr>
        <w:pStyle w:val="Heading3"/>
      </w:pPr>
      <w:bookmarkStart w:id="129" w:name="fish-community-1"/>
      <w:bookmarkEnd w:id="128"/>
      <w:r>
        <w:t>Fish Co</w:t>
      </w:r>
      <w:r>
        <w:t>mmunity</w:t>
      </w:r>
    </w:p>
    <w:tbl>
      <w:tblPr>
        <w:tblStyle w:val="Table"/>
        <w:tblW w:w="5000" w:type="pct"/>
        <w:tblLayout w:type="fixed"/>
        <w:tblLook w:val="0020" w:firstRow="1" w:lastRow="0" w:firstColumn="0" w:lastColumn="0" w:noHBand="0" w:noVBand="0"/>
      </w:tblPr>
      <w:tblGrid>
        <w:gridCol w:w="4788"/>
        <w:gridCol w:w="4788"/>
      </w:tblGrid>
      <w:tr w:rsidR="002D56CE" w14:paraId="53CBA19D"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3960" w:type="dxa"/>
          </w:tcPr>
          <w:p w14:paraId="01A74CDF" w14:textId="77777777" w:rsidR="002D56CE" w:rsidRDefault="0007245F">
            <w:pPr>
              <w:pStyle w:val="Compact"/>
            </w:pPr>
            <w:r>
              <w:t>Result</w:t>
            </w:r>
          </w:p>
        </w:tc>
        <w:tc>
          <w:tcPr>
            <w:tcW w:w="3960" w:type="dxa"/>
          </w:tcPr>
          <w:p w14:paraId="0A3CA67C" w14:textId="77777777" w:rsidR="002D56CE" w:rsidRDefault="0007245F">
            <w:pPr>
              <w:pStyle w:val="Compact"/>
            </w:pPr>
            <w:r>
              <w:t>Note</w:t>
            </w:r>
          </w:p>
        </w:tc>
      </w:tr>
      <w:tr w:rsidR="002D56CE" w14:paraId="66874882" w14:textId="77777777">
        <w:tc>
          <w:tcPr>
            <w:tcW w:w="3960" w:type="dxa"/>
          </w:tcPr>
          <w:p w14:paraId="4603DCB6" w14:textId="77777777" w:rsidR="002D56CE" w:rsidRDefault="0007245F">
            <w:pPr>
              <w:pStyle w:val="Compact"/>
            </w:pPr>
            <w:r>
              <w:rPr>
                <w:b/>
                <w:bCs/>
              </w:rPr>
              <w:t>No fish reads</w:t>
            </w:r>
          </w:p>
        </w:tc>
        <w:tc>
          <w:tcPr>
            <w:tcW w:w="3960" w:type="dxa"/>
          </w:tcPr>
          <w:p w14:paraId="1D371E04" w14:textId="77777777" w:rsidR="002D56CE" w:rsidRDefault="0007245F">
            <w:pPr>
              <w:pStyle w:val="Compact"/>
            </w:pPr>
            <w:r>
              <w:t>Expected — winter cold water and tidal position, low eDNA shedding</w:t>
            </w:r>
          </w:p>
        </w:tc>
      </w:tr>
    </w:tbl>
    <w:p w14:paraId="6EF580E2" w14:textId="77777777" w:rsidR="002D56CE" w:rsidRDefault="0007245F">
      <w:pPr>
        <w:pStyle w:val="Heading3"/>
      </w:pPr>
      <w:bookmarkStart w:id="130" w:name="algal-community-3"/>
      <w:bookmarkEnd w:id="129"/>
      <w:r>
        <w:t>Algal Community</w:t>
      </w:r>
    </w:p>
    <w:tbl>
      <w:tblPr>
        <w:tblStyle w:val="Table"/>
        <w:tblW w:w="5000" w:type="pct"/>
        <w:tblLayout w:type="fixed"/>
        <w:tblLook w:val="0020" w:firstRow="1" w:lastRow="0" w:firstColumn="0" w:lastColumn="0" w:noHBand="0" w:noVBand="0"/>
      </w:tblPr>
      <w:tblGrid>
        <w:gridCol w:w="2394"/>
        <w:gridCol w:w="2394"/>
        <w:gridCol w:w="2394"/>
        <w:gridCol w:w="2394"/>
      </w:tblGrid>
      <w:tr w:rsidR="002D56CE" w14:paraId="20B2DE2D"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1980" w:type="dxa"/>
          </w:tcPr>
          <w:p w14:paraId="5B5E6040" w14:textId="77777777" w:rsidR="002D56CE" w:rsidRDefault="0007245F">
            <w:pPr>
              <w:pStyle w:val="Compact"/>
            </w:pPr>
            <w:r>
              <w:t>Taxon</w:t>
            </w:r>
          </w:p>
        </w:tc>
        <w:tc>
          <w:tcPr>
            <w:tcW w:w="1980" w:type="dxa"/>
          </w:tcPr>
          <w:p w14:paraId="4E9F64B8" w14:textId="77777777" w:rsidR="002D56CE" w:rsidRDefault="0007245F">
            <w:pPr>
              <w:pStyle w:val="Compact"/>
            </w:pPr>
            <w:r>
              <w:t>Phylum</w:t>
            </w:r>
          </w:p>
        </w:tc>
        <w:tc>
          <w:tcPr>
            <w:tcW w:w="1980" w:type="dxa"/>
          </w:tcPr>
          <w:p w14:paraId="53E7CF25" w14:textId="77777777" w:rsidR="002D56CE" w:rsidRDefault="0007245F">
            <w:pPr>
              <w:pStyle w:val="Compact"/>
            </w:pPr>
            <w:r>
              <w:t>Rel%</w:t>
            </w:r>
          </w:p>
        </w:tc>
        <w:tc>
          <w:tcPr>
            <w:tcW w:w="1980" w:type="dxa"/>
          </w:tcPr>
          <w:p w14:paraId="7F029248" w14:textId="77777777" w:rsidR="002D56CE" w:rsidRDefault="0007245F">
            <w:pPr>
              <w:pStyle w:val="Compact"/>
            </w:pPr>
            <w:r>
              <w:t>Note</w:t>
            </w:r>
          </w:p>
        </w:tc>
      </w:tr>
      <w:tr w:rsidR="002D56CE" w14:paraId="42FC09A9" w14:textId="77777777">
        <w:tc>
          <w:tcPr>
            <w:tcW w:w="1980" w:type="dxa"/>
          </w:tcPr>
          <w:p w14:paraId="09022E4E" w14:textId="77777777" w:rsidR="002D56CE" w:rsidRDefault="0007245F">
            <w:pPr>
              <w:pStyle w:val="Compact"/>
            </w:pPr>
            <w:r>
              <w:rPr>
                <w:i/>
                <w:iCs/>
              </w:rPr>
              <w:t>Geminigera</w:t>
            </w:r>
            <w:r>
              <w:t xml:space="preserve"> sp.</w:t>
            </w:r>
          </w:p>
        </w:tc>
        <w:tc>
          <w:tcPr>
            <w:tcW w:w="1980" w:type="dxa"/>
          </w:tcPr>
          <w:p w14:paraId="33B72487" w14:textId="77777777" w:rsidR="002D56CE" w:rsidRDefault="0007245F">
            <w:pPr>
              <w:pStyle w:val="Compact"/>
            </w:pPr>
            <w:r>
              <w:t>Cryptophyta</w:t>
            </w:r>
          </w:p>
        </w:tc>
        <w:tc>
          <w:tcPr>
            <w:tcW w:w="1980" w:type="dxa"/>
          </w:tcPr>
          <w:p w14:paraId="14011FBE" w14:textId="77777777" w:rsidR="002D56CE" w:rsidRDefault="0007245F">
            <w:pPr>
              <w:pStyle w:val="Compact"/>
            </w:pPr>
            <w:r>
              <w:t>53.0%</w:t>
            </w:r>
          </w:p>
        </w:tc>
        <w:tc>
          <w:tcPr>
            <w:tcW w:w="1980" w:type="dxa"/>
          </w:tcPr>
          <w:p w14:paraId="0A2B878E" w14:textId="77777777" w:rsidR="002D56CE" w:rsidRDefault="0007245F">
            <w:pPr>
              <w:pStyle w:val="Compact"/>
            </w:pPr>
            <w:r>
              <w:t xml:space="preserve">Estuarine cryptophyte — tidal </w:t>
            </w:r>
            <w:r>
              <w:lastRenderedPageBreak/>
              <w:t>reach signal; polar species-level ID is database variant</w:t>
            </w:r>
          </w:p>
        </w:tc>
      </w:tr>
      <w:tr w:rsidR="002D56CE" w14:paraId="372DE8CB" w14:textId="77777777">
        <w:tc>
          <w:tcPr>
            <w:tcW w:w="1980" w:type="dxa"/>
          </w:tcPr>
          <w:p w14:paraId="5A0B5F47" w14:textId="77777777" w:rsidR="002D56CE" w:rsidRDefault="0007245F">
            <w:pPr>
              <w:pStyle w:val="Compact"/>
            </w:pPr>
            <w:r>
              <w:rPr>
                <w:i/>
                <w:iCs/>
              </w:rPr>
              <w:lastRenderedPageBreak/>
              <w:t>Ostreococcus</w:t>
            </w:r>
            <w:r>
              <w:t xml:space="preserve"> sp.</w:t>
            </w:r>
          </w:p>
        </w:tc>
        <w:tc>
          <w:tcPr>
            <w:tcW w:w="1980" w:type="dxa"/>
          </w:tcPr>
          <w:p w14:paraId="0152FA31" w14:textId="77777777" w:rsidR="002D56CE" w:rsidRDefault="0007245F">
            <w:pPr>
              <w:pStyle w:val="Compact"/>
            </w:pPr>
            <w:r>
              <w:t>Chlorophyta</w:t>
            </w:r>
          </w:p>
        </w:tc>
        <w:tc>
          <w:tcPr>
            <w:tcW w:w="1980" w:type="dxa"/>
          </w:tcPr>
          <w:p w14:paraId="6754E3A5" w14:textId="77777777" w:rsidR="002D56CE" w:rsidRDefault="0007245F">
            <w:pPr>
              <w:pStyle w:val="Compact"/>
            </w:pPr>
            <w:r>
              <w:t>38.1%</w:t>
            </w:r>
          </w:p>
        </w:tc>
        <w:tc>
          <w:tcPr>
            <w:tcW w:w="1980" w:type="dxa"/>
          </w:tcPr>
          <w:p w14:paraId="3EAE1379" w14:textId="77777777" w:rsidR="002D56CE" w:rsidRDefault="0007245F">
            <w:pPr>
              <w:pStyle w:val="Compact"/>
            </w:pPr>
            <w:r>
              <w:t>Coastal/estuarine prasinophyte — tidal; open-ocean ID is database variant</w:t>
            </w:r>
          </w:p>
        </w:tc>
      </w:tr>
      <w:tr w:rsidR="002D56CE" w14:paraId="26480E46" w14:textId="77777777">
        <w:tc>
          <w:tcPr>
            <w:tcW w:w="1980" w:type="dxa"/>
          </w:tcPr>
          <w:p w14:paraId="7748736F" w14:textId="77777777" w:rsidR="002D56CE" w:rsidRDefault="0007245F">
            <w:pPr>
              <w:pStyle w:val="Compact"/>
            </w:pPr>
            <w:r>
              <w:rPr>
                <w:i/>
                <w:iCs/>
              </w:rPr>
              <w:t>Synechococcus</w:t>
            </w:r>
            <w:r>
              <w:t xml:space="preserve"> sp.</w:t>
            </w:r>
          </w:p>
        </w:tc>
        <w:tc>
          <w:tcPr>
            <w:tcW w:w="1980" w:type="dxa"/>
          </w:tcPr>
          <w:p w14:paraId="3181524D" w14:textId="77777777" w:rsidR="002D56CE" w:rsidRDefault="0007245F">
            <w:pPr>
              <w:pStyle w:val="Compact"/>
            </w:pPr>
            <w:r>
              <w:t>Cyanobacteriota</w:t>
            </w:r>
          </w:p>
        </w:tc>
        <w:tc>
          <w:tcPr>
            <w:tcW w:w="1980" w:type="dxa"/>
          </w:tcPr>
          <w:p w14:paraId="493F19E1" w14:textId="77777777" w:rsidR="002D56CE" w:rsidRDefault="0007245F">
            <w:pPr>
              <w:pStyle w:val="Compact"/>
            </w:pPr>
            <w:r>
              <w:t>1.6%</w:t>
            </w:r>
          </w:p>
        </w:tc>
        <w:tc>
          <w:tcPr>
            <w:tcW w:w="1980" w:type="dxa"/>
          </w:tcPr>
          <w:p w14:paraId="14D0B8A3" w14:textId="77777777" w:rsidR="002D56CE" w:rsidRDefault="0007245F">
            <w:pPr>
              <w:pStyle w:val="Compact"/>
            </w:pPr>
            <w:r>
              <w:t>Marine picocyanobacterium</w:t>
            </w:r>
          </w:p>
        </w:tc>
      </w:tr>
      <w:tr w:rsidR="002D56CE" w14:paraId="14F871ED" w14:textId="77777777">
        <w:tc>
          <w:tcPr>
            <w:tcW w:w="1980" w:type="dxa"/>
          </w:tcPr>
          <w:p w14:paraId="35584ABA" w14:textId="77777777" w:rsidR="002D56CE" w:rsidRDefault="0007245F">
            <w:pPr>
              <w:pStyle w:val="Compact"/>
            </w:pPr>
            <w:r>
              <w:rPr>
                <w:i/>
                <w:iCs/>
              </w:rPr>
              <w:t>Synechococcus</w:t>
            </w:r>
            <w:r>
              <w:t xml:space="preserve"> sp. CBW1107</w:t>
            </w:r>
          </w:p>
        </w:tc>
        <w:tc>
          <w:tcPr>
            <w:tcW w:w="1980" w:type="dxa"/>
          </w:tcPr>
          <w:p w14:paraId="17379D5C" w14:textId="77777777" w:rsidR="002D56CE" w:rsidRDefault="0007245F">
            <w:pPr>
              <w:pStyle w:val="Compact"/>
            </w:pPr>
            <w:r>
              <w:t>Cyanobacteriota</w:t>
            </w:r>
          </w:p>
        </w:tc>
        <w:tc>
          <w:tcPr>
            <w:tcW w:w="1980" w:type="dxa"/>
          </w:tcPr>
          <w:p w14:paraId="4B9C9974" w14:textId="77777777" w:rsidR="002D56CE" w:rsidRDefault="0007245F">
            <w:pPr>
              <w:pStyle w:val="Compact"/>
            </w:pPr>
            <w:r>
              <w:t>1.1%</w:t>
            </w:r>
          </w:p>
        </w:tc>
        <w:tc>
          <w:tcPr>
            <w:tcW w:w="1980" w:type="dxa"/>
          </w:tcPr>
          <w:p w14:paraId="51B7D879" w14:textId="77777777" w:rsidR="002D56CE" w:rsidRDefault="0007245F">
            <w:pPr>
              <w:pStyle w:val="Compact"/>
            </w:pPr>
            <w:r>
              <w:t>Marine picocyanobacterium</w:t>
            </w:r>
          </w:p>
        </w:tc>
      </w:tr>
      <w:tr w:rsidR="002D56CE" w14:paraId="2B147034" w14:textId="77777777">
        <w:tc>
          <w:tcPr>
            <w:tcW w:w="1980" w:type="dxa"/>
          </w:tcPr>
          <w:p w14:paraId="1A374E04" w14:textId="77777777" w:rsidR="002D56CE" w:rsidRDefault="0007245F">
            <w:pPr>
              <w:pStyle w:val="Compact"/>
            </w:pPr>
            <w:r>
              <w:rPr>
                <w:i/>
                <w:iCs/>
              </w:rPr>
              <w:t>Skeletonema pseudocostatum</w:t>
            </w:r>
          </w:p>
        </w:tc>
        <w:tc>
          <w:tcPr>
            <w:tcW w:w="1980" w:type="dxa"/>
          </w:tcPr>
          <w:p w14:paraId="56B8BCC7" w14:textId="77777777" w:rsidR="002D56CE" w:rsidRDefault="0007245F">
            <w:pPr>
              <w:pStyle w:val="Compact"/>
            </w:pPr>
            <w:r>
              <w:t>Bacillariophyta</w:t>
            </w:r>
          </w:p>
        </w:tc>
        <w:tc>
          <w:tcPr>
            <w:tcW w:w="1980" w:type="dxa"/>
          </w:tcPr>
          <w:p w14:paraId="082F0985" w14:textId="77777777" w:rsidR="002D56CE" w:rsidRDefault="0007245F">
            <w:pPr>
              <w:pStyle w:val="Compact"/>
            </w:pPr>
            <w:r>
              <w:t>0.5%</w:t>
            </w:r>
          </w:p>
        </w:tc>
        <w:tc>
          <w:tcPr>
            <w:tcW w:w="1980" w:type="dxa"/>
          </w:tcPr>
          <w:p w14:paraId="0F8CE406" w14:textId="77777777" w:rsidR="002D56CE" w:rsidRDefault="0007245F">
            <w:pPr>
              <w:pStyle w:val="Compact"/>
            </w:pPr>
            <w:r>
              <w:t>Coastal marine diatom — real estuarine detection</w:t>
            </w:r>
          </w:p>
        </w:tc>
      </w:tr>
    </w:tbl>
    <w:p w14:paraId="4A21534E" w14:textId="77777777" w:rsidR="002D56CE" w:rsidRDefault="0007245F">
      <w:pPr>
        <w:pStyle w:val="Heading3"/>
      </w:pPr>
      <w:bookmarkStart w:id="131" w:name="narrative-8"/>
      <w:bookmarkEnd w:id="130"/>
      <w:r>
        <w:t>Narrative</w:t>
      </w:r>
    </w:p>
    <w:p w14:paraId="7B85BE0F" w14:textId="77777777" w:rsidR="002D56CE" w:rsidRDefault="0007245F">
      <w:pPr>
        <w:pStyle w:val="FirstParagraph"/>
      </w:pPr>
      <w:r>
        <w:t>School Street in March 2025 is Sawmill Brook at</w:t>
      </w:r>
      <w:r>
        <w:t xml:space="preserve"> its most tidal — low freshwater flow in late winter allows saline water from Manchester Harbor to penetrate further upstream, and the 23S panel picks up the marine microalgal community that rides in with the tide. The dominant taxa — </w:t>
      </w:r>
      <w:r>
        <w:rPr>
          <w:i/>
          <w:iCs/>
        </w:rPr>
        <w:t>Geminigera</w:t>
      </w:r>
      <w:r>
        <w:t xml:space="preserve"> and </w:t>
      </w:r>
      <w:r>
        <w:rPr>
          <w:i/>
          <w:iCs/>
        </w:rPr>
        <w:t>Ostreo</w:t>
      </w:r>
      <w:r>
        <w:rPr>
          <w:i/>
          <w:iCs/>
        </w:rPr>
        <w:t>coccus</w:t>
      </w:r>
      <w:r>
        <w:t xml:space="preserve"> — are members of the estuarine phytoplankton community present in Massachusetts Bay and coastal harbors in late winter and early spring. The reference database assigns these ESVs to polar and open-ocean described species (</w:t>
      </w:r>
      <w:r>
        <w:rPr>
          <w:i/>
          <w:iCs/>
        </w:rPr>
        <w:t>G. cryophila</w:t>
      </w:r>
      <w:r>
        <w:t xml:space="preserve">, </w:t>
      </w:r>
      <w:r>
        <w:rPr>
          <w:i/>
          <w:iCs/>
        </w:rPr>
        <w:t>O. tauri</w:t>
      </w:r>
      <w:r>
        <w:t xml:space="preserve">), but both genera include temperate estuarine representatives, and the ecological context — a tidal stream in coastal Massachusetts in March — makes the temperate estuarine interpretation far more plausible than polar origin. </w:t>
      </w:r>
      <w:r>
        <w:rPr>
          <w:i/>
          <w:iCs/>
        </w:rPr>
        <w:t>Skeletonema pseudocostatum</w:t>
      </w:r>
      <w:r>
        <w:t>, a</w:t>
      </w:r>
      <w:r>
        <w:t xml:space="preserve"> recognized coastal diatom, corroborates the tidal signal independently.</w:t>
      </w:r>
    </w:p>
    <w:p w14:paraId="54D946C6" w14:textId="77777777" w:rsidR="002D56CE" w:rsidRDefault="0007245F">
      <w:pPr>
        <w:pStyle w:val="BodyText"/>
      </w:pPr>
      <w:r>
        <w:t>The contrast with the Elm Street sample collected the same day on the same stream is one of the most ecologically informative paired observations in the dataset. Move upstream past th</w:t>
      </w:r>
      <w:r>
        <w:t>e tidal limit and the entire algal community flips: from estuarine marine microalgae to cold-water chrysophytes (</w:t>
      </w:r>
      <w:r>
        <w:rPr>
          <w:i/>
          <w:iCs/>
        </w:rPr>
        <w:t>Mallomonas</w:t>
      </w:r>
      <w:r>
        <w:t xml:space="preserve">, </w:t>
      </w:r>
      <w:r>
        <w:rPr>
          <w:i/>
          <w:iCs/>
        </w:rPr>
        <w:t>Synura</w:t>
      </w:r>
      <w:r>
        <w:t xml:space="preserve">, </w:t>
      </w:r>
      <w:r>
        <w:rPr>
          <w:i/>
          <w:iCs/>
        </w:rPr>
        <w:t>Chromulina</w:t>
      </w:r>
      <w:r>
        <w:t>). This is Sawmill Brook’s tidal-freshwater gradient resolved in a single sampling event — exactly the kind of sp</w:t>
      </w:r>
      <w:r>
        <w:t>atial resolution that makes multi-site monitoring on a single system valuable.</w:t>
      </w:r>
    </w:p>
    <w:p w14:paraId="2E7D078D" w14:textId="77777777" w:rsidR="002D56CE" w:rsidRDefault="0007245F">
      <w:pPr>
        <w:pStyle w:val="BodyText"/>
      </w:pPr>
      <w:r>
        <w:t>The fish panel returning no reads at School Street in March is ecologically consistent: in cold tidal water with high salinity penetration, freshwater fish eDNA signal is minima</w:t>
      </w:r>
      <w:r>
        <w:t>l, and saltwater fish are not present in detectable numbers either in late winter.</w:t>
      </w:r>
    </w:p>
    <w:p w14:paraId="0D977C1A" w14:textId="77777777" w:rsidR="002D56CE" w:rsidRDefault="0007245F">
      <w:pPr>
        <w:pStyle w:val="Heading3"/>
      </w:pPr>
      <w:bookmarkStart w:id="132" w:name="native-vs.-non-native-8"/>
      <w:bookmarkEnd w:id="131"/>
      <w:r>
        <w:t>Native vs. Non-Native</w:t>
      </w:r>
    </w:p>
    <w:p w14:paraId="078096B0" w14:textId="77777777" w:rsidR="002D56CE" w:rsidRDefault="0007245F">
      <w:pPr>
        <w:pStyle w:val="FirstParagraph"/>
      </w:pPr>
      <w:r>
        <w:t>Estuarine marine community — native species.</w:t>
      </w:r>
    </w:p>
    <w:p w14:paraId="6B219BFA" w14:textId="77777777" w:rsidR="002D56CE" w:rsidRDefault="0007245F">
      <w:r>
        <w:pict w14:anchorId="5DF1E523">
          <v:rect id="_x0000_i1044" style="width:0;height:1.5pt" o:hralign="center" o:hrstd="t" o:hr="t"/>
        </w:pict>
      </w:r>
    </w:p>
    <w:p w14:paraId="0369AEF3" w14:textId="0B68FD98" w:rsidR="002D56CE" w:rsidRDefault="0007245F">
      <w:pPr>
        <w:pStyle w:val="Heading2"/>
      </w:pPr>
      <w:bookmarkStart w:id="133" w:name="Xf923e5a2684cc2cab66808a3e12f6de979f51fc"/>
      <w:bookmarkEnd w:id="126"/>
      <w:bookmarkEnd w:id="132"/>
      <w:r>
        <w:lastRenderedPageBreak/>
        <w:t>Sawmill Brook Elm Street, Manchester-by-the-Sea, MA | JVB4678 / LZAC7T2X.1 | March 18, 2025</w:t>
      </w:r>
      <w:ins w:id="134" w:author="Geoffrey Day" w:date="2026-04-28T15:38:00Z">
        <w:r w:rsidR="00214043">
          <w:t xml:space="preserve"> – one of these NO FISH reports </w:t>
        </w:r>
      </w:ins>
      <w:ins w:id="135" w:author="Geoffrey Day" w:date="2026-04-28T15:39:00Z">
        <w:r w:rsidR="00214043">
          <w:t>is incorrect!  FIX!!!</w:t>
        </w:r>
      </w:ins>
    </w:p>
    <w:p w14:paraId="08694DC3" w14:textId="77777777" w:rsidR="002D56CE" w:rsidRDefault="0007245F">
      <w:pPr>
        <w:pStyle w:val="FirstParagraph"/>
      </w:pPr>
      <w:r>
        <w:rPr>
          <w:b/>
          <w:bCs/>
        </w:rPr>
        <w:t>Fish:</w:t>
      </w:r>
      <w:r>
        <w:t xml:space="preserve"> </w:t>
      </w:r>
      <w:r>
        <w:t xml:space="preserve">No reads — winter cold </w:t>
      </w:r>
      <w:r>
        <w:rPr>
          <w:b/>
          <w:bCs/>
        </w:rPr>
        <w:t>Algae:</w:t>
      </w:r>
      <w:r>
        <w:t xml:space="preserve"> H(a) = 2.74 · 28 ESVs · 19,646 reads</w:t>
      </w:r>
    </w:p>
    <w:p w14:paraId="4AD8EF21" w14:textId="77777777" w:rsidR="002D56CE" w:rsidRDefault="0007245F">
      <w:pPr>
        <w:pStyle w:val="Heading3"/>
      </w:pPr>
      <w:bookmarkStart w:id="136" w:name="sentinel-signal-9"/>
      <w:r>
        <w:t>Sentinel Signal</w:t>
      </w:r>
    </w:p>
    <w:p w14:paraId="7F5AB527" w14:textId="77777777" w:rsidR="002D56CE" w:rsidRDefault="0007245F">
      <w:pPr>
        <w:pStyle w:val="FirstParagraph"/>
      </w:pPr>
      <w:r>
        <w:t>Sawmill Brook Elm Street in March 2025 is the ecological inverse of the School Street sample taken the same day: no contamination, 28 ESVs, H(a) = 2.74 — the highest algal d</w:t>
      </w:r>
      <w:r>
        <w:t xml:space="preserve">iversity in the JVB4678 batch. </w:t>
      </w:r>
      <w:r>
        <w:rPr>
          <w:i/>
          <w:iCs/>
        </w:rPr>
        <w:t>Mallomonas</w:t>
      </w:r>
      <w:r>
        <w:t xml:space="preserve"> (9.0%) and </w:t>
      </w:r>
      <w:r>
        <w:rPr>
          <w:i/>
          <w:iCs/>
        </w:rPr>
        <w:t>Synura</w:t>
      </w:r>
      <w:r>
        <w:t xml:space="preserve"> (7.8%) — two cold-water chrysophytes — dominate the biological signal. </w:t>
      </w:r>
      <w:r>
        <w:rPr>
          <w:i/>
          <w:iCs/>
        </w:rPr>
        <w:t>Synura</w:t>
      </w:r>
      <w:r>
        <w:t xml:space="preserve"> is a colonial golden alga that forms microscopic star-shaped clusters of brown-gold cells and is among the most reliab</w:t>
      </w:r>
      <w:r>
        <w:t>le indicators of cold, soft, acidic, oligotrophic water known to limnologists. Its presence at 7.8% in winter Sawmill Brook is the single most ecologically informative algal detection in the full Massachusetts dataset. No Cyanobacteria appear in the top ta</w:t>
      </w:r>
      <w:r>
        <w:t>xa. The fish panel returned no reads — expected in March cold water, not a failure.</w:t>
      </w:r>
    </w:p>
    <w:p w14:paraId="55E49626" w14:textId="77777777" w:rsidR="002D56CE" w:rsidRDefault="0007245F">
      <w:pPr>
        <w:pStyle w:val="Heading3"/>
      </w:pPr>
      <w:bookmarkStart w:id="137" w:name="inferred-water-chemistry-8"/>
      <w:bookmarkEnd w:id="136"/>
      <w:r>
        <w:t>Inferred Water Chemistry</w:t>
      </w:r>
    </w:p>
    <w:tbl>
      <w:tblPr>
        <w:tblStyle w:val="Table"/>
        <w:tblW w:w="5000" w:type="pct"/>
        <w:tblLayout w:type="fixed"/>
        <w:tblLook w:val="0020" w:firstRow="1" w:lastRow="0" w:firstColumn="0" w:lastColumn="0" w:noHBand="0" w:noVBand="0"/>
      </w:tblPr>
      <w:tblGrid>
        <w:gridCol w:w="3192"/>
        <w:gridCol w:w="3192"/>
        <w:gridCol w:w="3192"/>
      </w:tblGrid>
      <w:tr w:rsidR="002D56CE" w14:paraId="60069163"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2640" w:type="dxa"/>
          </w:tcPr>
          <w:p w14:paraId="3D6108BF" w14:textId="77777777" w:rsidR="002D56CE" w:rsidRDefault="0007245F">
            <w:pPr>
              <w:pStyle w:val="Compact"/>
            </w:pPr>
            <w:r>
              <w:t>Parameter</w:t>
            </w:r>
          </w:p>
        </w:tc>
        <w:tc>
          <w:tcPr>
            <w:tcW w:w="2640" w:type="dxa"/>
          </w:tcPr>
          <w:p w14:paraId="4E99522A" w14:textId="77777777" w:rsidR="002D56CE" w:rsidRDefault="0007245F">
            <w:pPr>
              <w:pStyle w:val="Compact"/>
            </w:pPr>
            <w:r>
              <w:t>Inferred Value</w:t>
            </w:r>
          </w:p>
        </w:tc>
        <w:tc>
          <w:tcPr>
            <w:tcW w:w="2640" w:type="dxa"/>
          </w:tcPr>
          <w:p w14:paraId="6AF1F9BC" w14:textId="77777777" w:rsidR="002D56CE" w:rsidRDefault="0007245F">
            <w:pPr>
              <w:pStyle w:val="Compact"/>
            </w:pPr>
            <w:r>
              <w:t>Key Indicator</w:t>
            </w:r>
          </w:p>
        </w:tc>
      </w:tr>
      <w:tr w:rsidR="002D56CE" w14:paraId="0FA9879C" w14:textId="77777777">
        <w:tc>
          <w:tcPr>
            <w:tcW w:w="2640" w:type="dxa"/>
          </w:tcPr>
          <w:p w14:paraId="770478F9" w14:textId="77777777" w:rsidR="002D56CE" w:rsidRDefault="0007245F">
            <w:pPr>
              <w:pStyle w:val="Compact"/>
            </w:pPr>
            <w:r>
              <w:t>Temperature</w:t>
            </w:r>
          </w:p>
        </w:tc>
        <w:tc>
          <w:tcPr>
            <w:tcW w:w="2640" w:type="dxa"/>
          </w:tcPr>
          <w:p w14:paraId="01A1EBE3" w14:textId="77777777" w:rsidR="002D56CE" w:rsidRDefault="0007245F">
            <w:pPr>
              <w:pStyle w:val="Compact"/>
            </w:pPr>
            <w:r>
              <w:rPr>
                <w:b/>
                <w:bCs/>
              </w:rPr>
              <w:t>Cold</w:t>
            </w:r>
          </w:p>
        </w:tc>
        <w:tc>
          <w:tcPr>
            <w:tcW w:w="2640" w:type="dxa"/>
          </w:tcPr>
          <w:p w14:paraId="3BE307A8" w14:textId="77777777" w:rsidR="002D56CE" w:rsidRDefault="0007245F">
            <w:pPr>
              <w:pStyle w:val="Compact"/>
            </w:pPr>
            <w:r>
              <w:rPr>
                <w:i/>
                <w:iCs/>
              </w:rPr>
              <w:t>Synura</w:t>
            </w:r>
            <w:r>
              <w:t xml:space="preserve"> 7.8%, </w:t>
            </w:r>
            <w:r>
              <w:rPr>
                <w:i/>
                <w:iCs/>
              </w:rPr>
              <w:t>Mallomonas</w:t>
            </w:r>
            <w:r>
              <w:t xml:space="preserve"> 9.0%, </w:t>
            </w:r>
            <w:r>
              <w:rPr>
                <w:i/>
                <w:iCs/>
              </w:rPr>
              <w:t>Chromulina</w:t>
            </w:r>
            <w:r>
              <w:t xml:space="preserve"> 4.6%</w:t>
            </w:r>
          </w:p>
        </w:tc>
      </w:tr>
      <w:tr w:rsidR="002D56CE" w14:paraId="2360AC1A" w14:textId="77777777">
        <w:tc>
          <w:tcPr>
            <w:tcW w:w="2640" w:type="dxa"/>
          </w:tcPr>
          <w:p w14:paraId="75C426DD" w14:textId="77777777" w:rsidR="002D56CE" w:rsidRDefault="0007245F">
            <w:pPr>
              <w:pStyle w:val="Compact"/>
            </w:pPr>
            <w:r>
              <w:t>Trophic state</w:t>
            </w:r>
          </w:p>
        </w:tc>
        <w:tc>
          <w:tcPr>
            <w:tcW w:w="2640" w:type="dxa"/>
          </w:tcPr>
          <w:p w14:paraId="0113D929" w14:textId="77777777" w:rsidR="002D56CE" w:rsidRDefault="0007245F">
            <w:pPr>
              <w:pStyle w:val="Compact"/>
            </w:pPr>
            <w:r>
              <w:rPr>
                <w:b/>
                <w:bCs/>
              </w:rPr>
              <w:t>Oligotrophic</w:t>
            </w:r>
          </w:p>
        </w:tc>
        <w:tc>
          <w:tcPr>
            <w:tcW w:w="2640" w:type="dxa"/>
          </w:tcPr>
          <w:p w14:paraId="717EAA85" w14:textId="77777777" w:rsidR="002D56CE" w:rsidRDefault="0007245F">
            <w:pPr>
              <w:pStyle w:val="Compact"/>
            </w:pPr>
            <w:r>
              <w:t>Cyanobacteria ab</w:t>
            </w:r>
            <w:r>
              <w:t>sent from top taxa; chrysophyte dominance</w:t>
            </w:r>
          </w:p>
        </w:tc>
      </w:tr>
      <w:tr w:rsidR="002D56CE" w14:paraId="29408ABD" w14:textId="77777777">
        <w:tc>
          <w:tcPr>
            <w:tcW w:w="2640" w:type="dxa"/>
          </w:tcPr>
          <w:p w14:paraId="4EB72328" w14:textId="77777777" w:rsidR="002D56CE" w:rsidRDefault="0007245F">
            <w:pPr>
              <w:pStyle w:val="Compact"/>
            </w:pPr>
            <w:r>
              <w:t>pH</w:t>
            </w:r>
          </w:p>
        </w:tc>
        <w:tc>
          <w:tcPr>
            <w:tcW w:w="2640" w:type="dxa"/>
          </w:tcPr>
          <w:p w14:paraId="62CC9AD5" w14:textId="77777777" w:rsidR="002D56CE" w:rsidRDefault="0007245F">
            <w:pPr>
              <w:pStyle w:val="Compact"/>
            </w:pPr>
            <w:r>
              <w:rPr>
                <w:b/>
                <w:bCs/>
              </w:rPr>
              <w:t>Acidic</w:t>
            </w:r>
          </w:p>
        </w:tc>
        <w:tc>
          <w:tcPr>
            <w:tcW w:w="2640" w:type="dxa"/>
          </w:tcPr>
          <w:p w14:paraId="5E5CCD65" w14:textId="77777777" w:rsidR="002D56CE" w:rsidRDefault="0007245F">
            <w:pPr>
              <w:pStyle w:val="Compact"/>
            </w:pPr>
            <w:r>
              <w:rPr>
                <w:i/>
                <w:iCs/>
              </w:rPr>
              <w:t>Synura</w:t>
            </w:r>
            <w:r>
              <w:t xml:space="preserve">, </w:t>
            </w:r>
            <w:r>
              <w:rPr>
                <w:i/>
                <w:iCs/>
              </w:rPr>
              <w:t>Mallomonas</w:t>
            </w:r>
            <w:r>
              <w:t xml:space="preserve">, </w:t>
            </w:r>
            <w:r>
              <w:rPr>
                <w:i/>
                <w:iCs/>
              </w:rPr>
              <w:t>Chromulina</w:t>
            </w:r>
            <w:r>
              <w:t xml:space="preserve"> — all soft-acid-water taxa</w:t>
            </w:r>
          </w:p>
        </w:tc>
      </w:tr>
      <w:tr w:rsidR="002D56CE" w14:paraId="460C1028" w14:textId="77777777">
        <w:tc>
          <w:tcPr>
            <w:tcW w:w="2640" w:type="dxa"/>
          </w:tcPr>
          <w:p w14:paraId="2C172F7B" w14:textId="77777777" w:rsidR="002D56CE" w:rsidRDefault="0007245F">
            <w:pPr>
              <w:pStyle w:val="Compact"/>
            </w:pPr>
            <w:r>
              <w:t>Dissolved oxygen</w:t>
            </w:r>
          </w:p>
        </w:tc>
        <w:tc>
          <w:tcPr>
            <w:tcW w:w="2640" w:type="dxa"/>
          </w:tcPr>
          <w:p w14:paraId="10854BB7" w14:textId="77777777" w:rsidR="002D56CE" w:rsidRDefault="0007245F">
            <w:pPr>
              <w:pStyle w:val="Compact"/>
            </w:pPr>
            <w:r>
              <w:rPr>
                <w:b/>
                <w:bCs/>
              </w:rPr>
              <w:t>High</w:t>
            </w:r>
          </w:p>
        </w:tc>
        <w:tc>
          <w:tcPr>
            <w:tcW w:w="2640" w:type="dxa"/>
          </w:tcPr>
          <w:p w14:paraId="64B670A3" w14:textId="77777777" w:rsidR="002D56CE" w:rsidRDefault="0007245F">
            <w:pPr>
              <w:pStyle w:val="Compact"/>
            </w:pPr>
            <w:r>
              <w:t>Cold oligotrophic winter signal</w:t>
            </w:r>
          </w:p>
        </w:tc>
      </w:tr>
      <w:tr w:rsidR="002D56CE" w14:paraId="05B977BF" w14:textId="77777777">
        <w:tc>
          <w:tcPr>
            <w:tcW w:w="2640" w:type="dxa"/>
          </w:tcPr>
          <w:p w14:paraId="57D49A6F" w14:textId="77777777" w:rsidR="002D56CE" w:rsidRDefault="0007245F">
            <w:pPr>
              <w:pStyle w:val="Compact"/>
            </w:pPr>
            <w:r>
              <w:t>Silica</w:t>
            </w:r>
          </w:p>
        </w:tc>
        <w:tc>
          <w:tcPr>
            <w:tcW w:w="2640" w:type="dxa"/>
          </w:tcPr>
          <w:p w14:paraId="12356E3E" w14:textId="77777777" w:rsidR="002D56CE" w:rsidRDefault="0007245F">
            <w:pPr>
              <w:pStyle w:val="Compact"/>
            </w:pPr>
            <w:r>
              <w:t>Moderate</w:t>
            </w:r>
          </w:p>
        </w:tc>
        <w:tc>
          <w:tcPr>
            <w:tcW w:w="2640" w:type="dxa"/>
          </w:tcPr>
          <w:p w14:paraId="26D2F2CD" w14:textId="77777777" w:rsidR="002D56CE" w:rsidRDefault="0007245F">
            <w:pPr>
              <w:pStyle w:val="Compact"/>
            </w:pPr>
            <w:r>
              <w:t>Diatom component 23.6%</w:t>
            </w:r>
          </w:p>
        </w:tc>
      </w:tr>
      <w:tr w:rsidR="002D56CE" w14:paraId="0B73AA81" w14:textId="77777777">
        <w:tc>
          <w:tcPr>
            <w:tcW w:w="2640" w:type="dxa"/>
          </w:tcPr>
          <w:p w14:paraId="373382A0" w14:textId="77777777" w:rsidR="002D56CE" w:rsidRDefault="0007245F">
            <w:pPr>
              <w:pStyle w:val="Compact"/>
            </w:pPr>
            <w:r>
              <w:t>Season</w:t>
            </w:r>
          </w:p>
        </w:tc>
        <w:tc>
          <w:tcPr>
            <w:tcW w:w="2640" w:type="dxa"/>
          </w:tcPr>
          <w:p w14:paraId="4E26FC5B" w14:textId="77777777" w:rsidR="002D56CE" w:rsidRDefault="0007245F">
            <w:pPr>
              <w:pStyle w:val="Compact"/>
            </w:pPr>
            <w:r>
              <w:t>Winter — cleanest seasonal reading</w:t>
            </w:r>
          </w:p>
        </w:tc>
        <w:tc>
          <w:tcPr>
            <w:tcW w:w="2640" w:type="dxa"/>
          </w:tcPr>
          <w:p w14:paraId="48AC0CCB" w14:textId="77777777" w:rsidR="002D56CE" w:rsidRDefault="0007245F">
            <w:pPr>
              <w:pStyle w:val="Compact"/>
            </w:pPr>
            <w:r>
              <w:t>Cold reduces nutrient cycling; algal community reads pristine character</w:t>
            </w:r>
          </w:p>
        </w:tc>
      </w:tr>
    </w:tbl>
    <w:p w14:paraId="6F60D9C6" w14:textId="77777777" w:rsidR="002D56CE" w:rsidRDefault="0007245F">
      <w:pPr>
        <w:pStyle w:val="Heading3"/>
      </w:pPr>
      <w:bookmarkStart w:id="138" w:name="fish-community-2"/>
      <w:bookmarkEnd w:id="137"/>
      <w:r>
        <w:t>Fish Community</w:t>
      </w:r>
    </w:p>
    <w:tbl>
      <w:tblPr>
        <w:tblStyle w:val="Table"/>
        <w:tblW w:w="5000" w:type="pct"/>
        <w:tblLayout w:type="fixed"/>
        <w:tblLook w:val="0020" w:firstRow="1" w:lastRow="0" w:firstColumn="0" w:lastColumn="0" w:noHBand="0" w:noVBand="0"/>
      </w:tblPr>
      <w:tblGrid>
        <w:gridCol w:w="4788"/>
        <w:gridCol w:w="4788"/>
      </w:tblGrid>
      <w:tr w:rsidR="002D56CE" w14:paraId="2242B125"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3960" w:type="dxa"/>
          </w:tcPr>
          <w:p w14:paraId="718F62A2" w14:textId="77777777" w:rsidR="002D56CE" w:rsidRDefault="0007245F">
            <w:pPr>
              <w:pStyle w:val="Compact"/>
            </w:pPr>
            <w:r>
              <w:t>Result</w:t>
            </w:r>
          </w:p>
        </w:tc>
        <w:tc>
          <w:tcPr>
            <w:tcW w:w="3960" w:type="dxa"/>
          </w:tcPr>
          <w:p w14:paraId="24C7DBA9" w14:textId="77777777" w:rsidR="002D56CE" w:rsidRDefault="0007245F">
            <w:pPr>
              <w:pStyle w:val="Compact"/>
            </w:pPr>
            <w:r>
              <w:t>Note</w:t>
            </w:r>
          </w:p>
        </w:tc>
      </w:tr>
      <w:tr w:rsidR="002D56CE" w14:paraId="31DF6AD7" w14:textId="77777777">
        <w:tc>
          <w:tcPr>
            <w:tcW w:w="3960" w:type="dxa"/>
          </w:tcPr>
          <w:p w14:paraId="7392AE9B" w14:textId="77777777" w:rsidR="002D56CE" w:rsidRDefault="0007245F">
            <w:pPr>
              <w:pStyle w:val="Compact"/>
            </w:pPr>
            <w:r>
              <w:rPr>
                <w:b/>
                <w:bCs/>
              </w:rPr>
              <w:t>No fish reads</w:t>
            </w:r>
          </w:p>
        </w:tc>
        <w:tc>
          <w:tcPr>
            <w:tcW w:w="3960" w:type="dxa"/>
          </w:tcPr>
          <w:p w14:paraId="5D416C2A" w14:textId="77777777" w:rsidR="002D56CE" w:rsidRDefault="0007245F">
            <w:pPr>
              <w:pStyle w:val="Compact"/>
            </w:pPr>
            <w:r>
              <w:t>Expected — winter cold water, low eDNA shedding. Not a sample failure.</w:t>
            </w:r>
          </w:p>
        </w:tc>
      </w:tr>
    </w:tbl>
    <w:p w14:paraId="63127CF1" w14:textId="77777777" w:rsidR="002D56CE" w:rsidRDefault="0007245F">
      <w:pPr>
        <w:pStyle w:val="Heading3"/>
      </w:pPr>
      <w:bookmarkStart w:id="139" w:name="algal-community-4"/>
      <w:bookmarkEnd w:id="138"/>
      <w:r>
        <w:t>Algal Community</w:t>
      </w:r>
    </w:p>
    <w:tbl>
      <w:tblPr>
        <w:tblStyle w:val="Table"/>
        <w:tblW w:w="5000" w:type="pct"/>
        <w:tblLayout w:type="fixed"/>
        <w:tblLook w:val="0020" w:firstRow="1" w:lastRow="0" w:firstColumn="0" w:lastColumn="0" w:noHBand="0" w:noVBand="0"/>
      </w:tblPr>
      <w:tblGrid>
        <w:gridCol w:w="2394"/>
        <w:gridCol w:w="2394"/>
        <w:gridCol w:w="2394"/>
        <w:gridCol w:w="2394"/>
      </w:tblGrid>
      <w:tr w:rsidR="002D56CE" w14:paraId="680E67C4"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1980" w:type="dxa"/>
          </w:tcPr>
          <w:p w14:paraId="5750044A" w14:textId="77777777" w:rsidR="002D56CE" w:rsidRDefault="0007245F">
            <w:pPr>
              <w:pStyle w:val="Compact"/>
            </w:pPr>
            <w:r>
              <w:t>Taxon</w:t>
            </w:r>
          </w:p>
        </w:tc>
        <w:tc>
          <w:tcPr>
            <w:tcW w:w="1980" w:type="dxa"/>
          </w:tcPr>
          <w:p w14:paraId="33C16373" w14:textId="77777777" w:rsidR="002D56CE" w:rsidRDefault="0007245F">
            <w:pPr>
              <w:pStyle w:val="Compact"/>
            </w:pPr>
            <w:r>
              <w:t>Phylum</w:t>
            </w:r>
          </w:p>
        </w:tc>
        <w:tc>
          <w:tcPr>
            <w:tcW w:w="1980" w:type="dxa"/>
          </w:tcPr>
          <w:p w14:paraId="1D110114" w14:textId="77777777" w:rsidR="002D56CE" w:rsidRDefault="0007245F">
            <w:pPr>
              <w:pStyle w:val="Compact"/>
            </w:pPr>
            <w:r>
              <w:t>Rel%</w:t>
            </w:r>
          </w:p>
        </w:tc>
        <w:tc>
          <w:tcPr>
            <w:tcW w:w="1980" w:type="dxa"/>
          </w:tcPr>
          <w:p w14:paraId="30632EFD" w14:textId="77777777" w:rsidR="002D56CE" w:rsidRDefault="0007245F">
            <w:pPr>
              <w:pStyle w:val="Compact"/>
            </w:pPr>
            <w:r>
              <w:t>Note</w:t>
            </w:r>
          </w:p>
        </w:tc>
      </w:tr>
      <w:tr w:rsidR="002D56CE" w14:paraId="74CCF248" w14:textId="77777777">
        <w:tc>
          <w:tcPr>
            <w:tcW w:w="1980" w:type="dxa"/>
          </w:tcPr>
          <w:p w14:paraId="0BAFAB77" w14:textId="77777777" w:rsidR="002D56CE" w:rsidRDefault="0007245F">
            <w:pPr>
              <w:pStyle w:val="Compact"/>
            </w:pPr>
            <w:r>
              <w:t>Bacillariophyta (unresolved)</w:t>
            </w:r>
          </w:p>
        </w:tc>
        <w:tc>
          <w:tcPr>
            <w:tcW w:w="1980" w:type="dxa"/>
          </w:tcPr>
          <w:p w14:paraId="6D519EDD" w14:textId="77777777" w:rsidR="002D56CE" w:rsidRDefault="0007245F">
            <w:pPr>
              <w:pStyle w:val="Compact"/>
            </w:pPr>
            <w:r>
              <w:t>Bacillariophyta</w:t>
            </w:r>
          </w:p>
        </w:tc>
        <w:tc>
          <w:tcPr>
            <w:tcW w:w="1980" w:type="dxa"/>
          </w:tcPr>
          <w:p w14:paraId="6F486BAF" w14:textId="77777777" w:rsidR="002D56CE" w:rsidRDefault="0007245F">
            <w:pPr>
              <w:pStyle w:val="Compact"/>
            </w:pPr>
            <w:r>
              <w:t>23.6%</w:t>
            </w:r>
          </w:p>
        </w:tc>
        <w:tc>
          <w:tcPr>
            <w:tcW w:w="1980" w:type="dxa"/>
          </w:tcPr>
          <w:p w14:paraId="48580BE4" w14:textId="77777777" w:rsidR="002D56CE" w:rsidRDefault="0007245F">
            <w:pPr>
              <w:pStyle w:val="Compact"/>
            </w:pPr>
            <w:r>
              <w:t>Mixed winter diatoms</w:t>
            </w:r>
          </w:p>
        </w:tc>
      </w:tr>
      <w:tr w:rsidR="002D56CE" w14:paraId="4F465651" w14:textId="77777777">
        <w:tc>
          <w:tcPr>
            <w:tcW w:w="1980" w:type="dxa"/>
          </w:tcPr>
          <w:p w14:paraId="7577A6CB" w14:textId="77777777" w:rsidR="002D56CE" w:rsidRDefault="0007245F">
            <w:pPr>
              <w:pStyle w:val="Compact"/>
            </w:pPr>
            <w:r>
              <w:rPr>
                <w:i/>
                <w:iCs/>
              </w:rPr>
              <w:t>Mallomonas</w:t>
            </w:r>
            <w:r>
              <w:t xml:space="preserve"> sp.</w:t>
            </w:r>
          </w:p>
        </w:tc>
        <w:tc>
          <w:tcPr>
            <w:tcW w:w="1980" w:type="dxa"/>
          </w:tcPr>
          <w:p w14:paraId="0A46B6A8" w14:textId="77777777" w:rsidR="002D56CE" w:rsidRDefault="0007245F">
            <w:pPr>
              <w:pStyle w:val="Compact"/>
            </w:pPr>
            <w:r>
              <w:t>Chrysophyta</w:t>
            </w:r>
          </w:p>
        </w:tc>
        <w:tc>
          <w:tcPr>
            <w:tcW w:w="1980" w:type="dxa"/>
          </w:tcPr>
          <w:p w14:paraId="55D9F6B7" w14:textId="77777777" w:rsidR="002D56CE" w:rsidRDefault="0007245F">
            <w:pPr>
              <w:pStyle w:val="Compact"/>
            </w:pPr>
            <w:r>
              <w:t>9.0%</w:t>
            </w:r>
          </w:p>
        </w:tc>
        <w:tc>
          <w:tcPr>
            <w:tcW w:w="1980" w:type="dxa"/>
          </w:tcPr>
          <w:p w14:paraId="25DAA05A" w14:textId="77777777" w:rsidR="002D56CE" w:rsidRDefault="0007245F">
            <w:pPr>
              <w:pStyle w:val="Compact"/>
            </w:pPr>
            <w:r>
              <w:rPr>
                <w:b/>
                <w:bCs/>
              </w:rPr>
              <w:t xml:space="preserve">Cold oligotrophic </w:t>
            </w:r>
            <w:r>
              <w:rPr>
                <w:b/>
                <w:bCs/>
              </w:rPr>
              <w:lastRenderedPageBreak/>
              <w:t>— strong clean-water signal</w:t>
            </w:r>
          </w:p>
        </w:tc>
      </w:tr>
      <w:tr w:rsidR="002D56CE" w14:paraId="3F03ABCF" w14:textId="77777777">
        <w:tc>
          <w:tcPr>
            <w:tcW w:w="1980" w:type="dxa"/>
          </w:tcPr>
          <w:p w14:paraId="586A2F0D" w14:textId="77777777" w:rsidR="002D56CE" w:rsidRDefault="0007245F">
            <w:pPr>
              <w:pStyle w:val="Compact"/>
            </w:pPr>
            <w:r>
              <w:rPr>
                <w:b/>
                <w:bCs/>
                <w:i/>
                <w:iCs/>
              </w:rPr>
              <w:lastRenderedPageBreak/>
              <w:t>Synura</w:t>
            </w:r>
            <w:r>
              <w:rPr>
                <w:b/>
                <w:bCs/>
              </w:rPr>
              <w:t xml:space="preserve"> sp.</w:t>
            </w:r>
          </w:p>
        </w:tc>
        <w:tc>
          <w:tcPr>
            <w:tcW w:w="1980" w:type="dxa"/>
          </w:tcPr>
          <w:p w14:paraId="7C9BE674" w14:textId="77777777" w:rsidR="002D56CE" w:rsidRDefault="0007245F">
            <w:pPr>
              <w:pStyle w:val="Compact"/>
            </w:pPr>
            <w:r>
              <w:rPr>
                <w:b/>
                <w:bCs/>
              </w:rPr>
              <w:t>Chrysophyta</w:t>
            </w:r>
          </w:p>
        </w:tc>
        <w:tc>
          <w:tcPr>
            <w:tcW w:w="1980" w:type="dxa"/>
          </w:tcPr>
          <w:p w14:paraId="03E4DD17" w14:textId="77777777" w:rsidR="002D56CE" w:rsidRDefault="0007245F">
            <w:pPr>
              <w:pStyle w:val="Compact"/>
            </w:pPr>
            <w:r>
              <w:rPr>
                <w:b/>
                <w:bCs/>
              </w:rPr>
              <w:t>7.8%</w:t>
            </w:r>
          </w:p>
        </w:tc>
        <w:tc>
          <w:tcPr>
            <w:tcW w:w="1980" w:type="dxa"/>
          </w:tcPr>
          <w:p w14:paraId="7E027306" w14:textId="77777777" w:rsidR="002D56CE" w:rsidRDefault="0007245F">
            <w:pPr>
              <w:pStyle w:val="Compact"/>
            </w:pPr>
            <w:r>
              <w:rPr>
                <w:b/>
                <w:bCs/>
              </w:rPr>
              <w:t>Colonial golden alga — cold soft acid water indicator</w:t>
            </w:r>
          </w:p>
        </w:tc>
      </w:tr>
      <w:tr w:rsidR="002D56CE" w14:paraId="3E91A26F" w14:textId="77777777">
        <w:tc>
          <w:tcPr>
            <w:tcW w:w="1980" w:type="dxa"/>
          </w:tcPr>
          <w:p w14:paraId="0AE2FD25" w14:textId="77777777" w:rsidR="002D56CE" w:rsidRDefault="0007245F">
            <w:pPr>
              <w:pStyle w:val="Compact"/>
            </w:pPr>
            <w:r>
              <w:rPr>
                <w:i/>
                <w:iCs/>
              </w:rPr>
              <w:t>Chroomonas</w:t>
            </w:r>
            <w:r>
              <w:t xml:space="preserve"> sp.</w:t>
            </w:r>
          </w:p>
        </w:tc>
        <w:tc>
          <w:tcPr>
            <w:tcW w:w="1980" w:type="dxa"/>
          </w:tcPr>
          <w:p w14:paraId="411618DB" w14:textId="77777777" w:rsidR="002D56CE" w:rsidRDefault="0007245F">
            <w:pPr>
              <w:pStyle w:val="Compact"/>
            </w:pPr>
            <w:r>
              <w:t>Cryptophyta</w:t>
            </w:r>
          </w:p>
        </w:tc>
        <w:tc>
          <w:tcPr>
            <w:tcW w:w="1980" w:type="dxa"/>
          </w:tcPr>
          <w:p w14:paraId="07C46E0B" w14:textId="77777777" w:rsidR="002D56CE" w:rsidRDefault="0007245F">
            <w:pPr>
              <w:pStyle w:val="Compact"/>
            </w:pPr>
            <w:r>
              <w:t>7.0%</w:t>
            </w:r>
          </w:p>
        </w:tc>
        <w:tc>
          <w:tcPr>
            <w:tcW w:w="1980" w:type="dxa"/>
          </w:tcPr>
          <w:p w14:paraId="15BE3F5D" w14:textId="77777777" w:rsidR="002D56CE" w:rsidRDefault="0007245F">
            <w:pPr>
              <w:pStyle w:val="Compact"/>
            </w:pPr>
            <w:r>
              <w:t>Cool freshwater</w:t>
            </w:r>
          </w:p>
        </w:tc>
      </w:tr>
      <w:tr w:rsidR="002D56CE" w14:paraId="31B123BF" w14:textId="77777777">
        <w:tc>
          <w:tcPr>
            <w:tcW w:w="1980" w:type="dxa"/>
          </w:tcPr>
          <w:p w14:paraId="74115962" w14:textId="77777777" w:rsidR="002D56CE" w:rsidRDefault="0007245F">
            <w:pPr>
              <w:pStyle w:val="Compact"/>
            </w:pPr>
            <w:r>
              <w:rPr>
                <w:i/>
                <w:iCs/>
              </w:rPr>
              <w:t>Cryptomonas</w:t>
            </w:r>
            <w:r>
              <w:t xml:space="preserve"> spp.</w:t>
            </w:r>
          </w:p>
        </w:tc>
        <w:tc>
          <w:tcPr>
            <w:tcW w:w="1980" w:type="dxa"/>
          </w:tcPr>
          <w:p w14:paraId="589EF55E" w14:textId="77777777" w:rsidR="002D56CE" w:rsidRDefault="0007245F">
            <w:pPr>
              <w:pStyle w:val="Compact"/>
            </w:pPr>
            <w:r>
              <w:t>Cryptophyta</w:t>
            </w:r>
          </w:p>
        </w:tc>
        <w:tc>
          <w:tcPr>
            <w:tcW w:w="1980" w:type="dxa"/>
          </w:tcPr>
          <w:p w14:paraId="6537FF39" w14:textId="77777777" w:rsidR="002D56CE" w:rsidRDefault="0007245F">
            <w:pPr>
              <w:pStyle w:val="Compact"/>
            </w:pPr>
            <w:r>
              <w:t>6.1%</w:t>
            </w:r>
          </w:p>
        </w:tc>
        <w:tc>
          <w:tcPr>
            <w:tcW w:w="1980" w:type="dxa"/>
          </w:tcPr>
          <w:p w14:paraId="30471303" w14:textId="77777777" w:rsidR="002D56CE" w:rsidRDefault="0007245F">
            <w:pPr>
              <w:pStyle w:val="Compact"/>
            </w:pPr>
            <w:r>
              <w:t>Generalist</w:t>
            </w:r>
          </w:p>
        </w:tc>
      </w:tr>
      <w:tr w:rsidR="002D56CE" w14:paraId="124DC671" w14:textId="77777777">
        <w:tc>
          <w:tcPr>
            <w:tcW w:w="1980" w:type="dxa"/>
          </w:tcPr>
          <w:p w14:paraId="73B51F10" w14:textId="77777777" w:rsidR="002D56CE" w:rsidRDefault="0007245F">
            <w:pPr>
              <w:pStyle w:val="Compact"/>
            </w:pPr>
            <w:r>
              <w:rPr>
                <w:i/>
                <w:iCs/>
              </w:rPr>
              <w:t>Halamphora coffeaeformis</w:t>
            </w:r>
          </w:p>
        </w:tc>
        <w:tc>
          <w:tcPr>
            <w:tcW w:w="1980" w:type="dxa"/>
          </w:tcPr>
          <w:p w14:paraId="0675B05D" w14:textId="77777777" w:rsidR="002D56CE" w:rsidRDefault="0007245F">
            <w:pPr>
              <w:pStyle w:val="Compact"/>
            </w:pPr>
            <w:r>
              <w:t>Bacillariophyta</w:t>
            </w:r>
          </w:p>
        </w:tc>
        <w:tc>
          <w:tcPr>
            <w:tcW w:w="1980" w:type="dxa"/>
          </w:tcPr>
          <w:p w14:paraId="6BFB8386" w14:textId="77777777" w:rsidR="002D56CE" w:rsidRDefault="0007245F">
            <w:pPr>
              <w:pStyle w:val="Compact"/>
            </w:pPr>
            <w:r>
              <w:t>5.0%</w:t>
            </w:r>
          </w:p>
        </w:tc>
        <w:tc>
          <w:tcPr>
            <w:tcW w:w="1980" w:type="dxa"/>
          </w:tcPr>
          <w:p w14:paraId="2AF19E2C" w14:textId="77777777" w:rsidR="002D56CE" w:rsidRDefault="0007245F">
            <w:pPr>
              <w:pStyle w:val="Compact"/>
            </w:pPr>
            <w:r>
              <w:t>Tidal mixing — lower Sawmill Brook</w:t>
            </w:r>
          </w:p>
        </w:tc>
      </w:tr>
      <w:tr w:rsidR="002D56CE" w14:paraId="21A9150D" w14:textId="77777777">
        <w:tc>
          <w:tcPr>
            <w:tcW w:w="1980" w:type="dxa"/>
          </w:tcPr>
          <w:p w14:paraId="4CC2A954" w14:textId="77777777" w:rsidR="002D56CE" w:rsidRDefault="0007245F">
            <w:pPr>
              <w:pStyle w:val="Compact"/>
            </w:pPr>
            <w:r>
              <w:rPr>
                <w:i/>
                <w:iCs/>
              </w:rPr>
              <w:t>Chromulina</w:t>
            </w:r>
            <w:r>
              <w:t xml:space="preserve"> sp. SAG 17.97</w:t>
            </w:r>
          </w:p>
        </w:tc>
        <w:tc>
          <w:tcPr>
            <w:tcW w:w="1980" w:type="dxa"/>
          </w:tcPr>
          <w:p w14:paraId="62E6D1E8" w14:textId="77777777" w:rsidR="002D56CE" w:rsidRDefault="0007245F">
            <w:pPr>
              <w:pStyle w:val="Compact"/>
            </w:pPr>
            <w:r>
              <w:t>Chrysophyta</w:t>
            </w:r>
          </w:p>
        </w:tc>
        <w:tc>
          <w:tcPr>
            <w:tcW w:w="1980" w:type="dxa"/>
          </w:tcPr>
          <w:p w14:paraId="4C0F9BAE" w14:textId="77777777" w:rsidR="002D56CE" w:rsidRDefault="0007245F">
            <w:pPr>
              <w:pStyle w:val="Compact"/>
            </w:pPr>
            <w:r>
              <w:t>4.6%</w:t>
            </w:r>
          </w:p>
        </w:tc>
        <w:tc>
          <w:tcPr>
            <w:tcW w:w="1980" w:type="dxa"/>
          </w:tcPr>
          <w:p w14:paraId="0DD4395B" w14:textId="77777777" w:rsidR="002D56CE" w:rsidRDefault="0007245F">
            <w:pPr>
              <w:pStyle w:val="Compact"/>
            </w:pPr>
            <w:r>
              <w:rPr>
                <w:b/>
                <w:bCs/>
              </w:rPr>
              <w:t>Cold oligotrophic</w:t>
            </w:r>
          </w:p>
        </w:tc>
      </w:tr>
      <w:tr w:rsidR="002D56CE" w14:paraId="362D6FF5" w14:textId="77777777">
        <w:tc>
          <w:tcPr>
            <w:tcW w:w="1980" w:type="dxa"/>
          </w:tcPr>
          <w:p w14:paraId="6E996804" w14:textId="77777777" w:rsidR="002D56CE" w:rsidRDefault="0007245F">
            <w:pPr>
              <w:pStyle w:val="Compact"/>
            </w:pPr>
            <w:r>
              <w:rPr>
                <w:i/>
                <w:iCs/>
              </w:rPr>
              <w:t>Ulnaria ulna</w:t>
            </w:r>
          </w:p>
        </w:tc>
        <w:tc>
          <w:tcPr>
            <w:tcW w:w="1980" w:type="dxa"/>
          </w:tcPr>
          <w:p w14:paraId="0E38488F" w14:textId="77777777" w:rsidR="002D56CE" w:rsidRDefault="0007245F">
            <w:pPr>
              <w:pStyle w:val="Compact"/>
            </w:pPr>
            <w:r>
              <w:t>Bacillariophyta</w:t>
            </w:r>
          </w:p>
        </w:tc>
        <w:tc>
          <w:tcPr>
            <w:tcW w:w="1980" w:type="dxa"/>
          </w:tcPr>
          <w:p w14:paraId="20444708" w14:textId="77777777" w:rsidR="002D56CE" w:rsidRDefault="0007245F">
            <w:pPr>
              <w:pStyle w:val="Compact"/>
            </w:pPr>
            <w:r>
              <w:t>4.0%</w:t>
            </w:r>
          </w:p>
        </w:tc>
        <w:tc>
          <w:tcPr>
            <w:tcW w:w="1980" w:type="dxa"/>
          </w:tcPr>
          <w:p w14:paraId="7665B068" w14:textId="77777777" w:rsidR="002D56CE" w:rsidRDefault="0007245F">
            <w:pPr>
              <w:pStyle w:val="Compact"/>
            </w:pPr>
            <w:r>
              <w:t>Moderate-nutrient river diatom</w:t>
            </w:r>
          </w:p>
        </w:tc>
      </w:tr>
      <w:tr w:rsidR="002D56CE" w14:paraId="625E102D" w14:textId="77777777">
        <w:tc>
          <w:tcPr>
            <w:tcW w:w="1980" w:type="dxa"/>
          </w:tcPr>
          <w:p w14:paraId="082CCC52" w14:textId="77777777" w:rsidR="002D56CE" w:rsidRDefault="0007245F">
            <w:pPr>
              <w:pStyle w:val="Compact"/>
            </w:pPr>
            <w:r>
              <w:rPr>
                <w:i/>
                <w:iCs/>
              </w:rPr>
              <w:t>Hazenia capsulata</w:t>
            </w:r>
          </w:p>
        </w:tc>
        <w:tc>
          <w:tcPr>
            <w:tcW w:w="1980" w:type="dxa"/>
          </w:tcPr>
          <w:p w14:paraId="39A70FC0" w14:textId="77777777" w:rsidR="002D56CE" w:rsidRDefault="0007245F">
            <w:pPr>
              <w:pStyle w:val="Compact"/>
            </w:pPr>
            <w:r>
              <w:t>Chlorophyta</w:t>
            </w:r>
          </w:p>
        </w:tc>
        <w:tc>
          <w:tcPr>
            <w:tcW w:w="1980" w:type="dxa"/>
          </w:tcPr>
          <w:p w14:paraId="591407CC" w14:textId="77777777" w:rsidR="002D56CE" w:rsidRDefault="0007245F">
            <w:pPr>
              <w:pStyle w:val="Compact"/>
            </w:pPr>
            <w:r>
              <w:t>2.7%</w:t>
            </w:r>
          </w:p>
        </w:tc>
        <w:tc>
          <w:tcPr>
            <w:tcW w:w="1980" w:type="dxa"/>
          </w:tcPr>
          <w:p w14:paraId="707C0F26" w14:textId="77777777" w:rsidR="002D56CE" w:rsidRDefault="0007245F">
            <w:pPr>
              <w:pStyle w:val="Compact"/>
            </w:pPr>
            <w:r>
              <w:t>Simple green alga</w:t>
            </w:r>
          </w:p>
        </w:tc>
      </w:tr>
      <w:tr w:rsidR="002D56CE" w14:paraId="22A4BF1C" w14:textId="77777777">
        <w:tc>
          <w:tcPr>
            <w:tcW w:w="1980" w:type="dxa"/>
          </w:tcPr>
          <w:p w14:paraId="4D9F736D" w14:textId="77777777" w:rsidR="002D56CE" w:rsidRDefault="0007245F">
            <w:pPr>
              <w:pStyle w:val="Compact"/>
            </w:pPr>
            <w:r>
              <w:rPr>
                <w:i/>
                <w:iCs/>
              </w:rPr>
              <w:t>Synura</w:t>
            </w:r>
            <w:r>
              <w:t xml:space="preserve"> sp. (variant)</w:t>
            </w:r>
          </w:p>
        </w:tc>
        <w:tc>
          <w:tcPr>
            <w:tcW w:w="1980" w:type="dxa"/>
          </w:tcPr>
          <w:p w14:paraId="791BF7B5" w14:textId="77777777" w:rsidR="002D56CE" w:rsidRDefault="0007245F">
            <w:pPr>
              <w:pStyle w:val="Compact"/>
            </w:pPr>
            <w:r>
              <w:t>Chrysophyta</w:t>
            </w:r>
          </w:p>
        </w:tc>
        <w:tc>
          <w:tcPr>
            <w:tcW w:w="1980" w:type="dxa"/>
          </w:tcPr>
          <w:p w14:paraId="40FAD629" w14:textId="77777777" w:rsidR="002D56CE" w:rsidRDefault="0007245F">
            <w:pPr>
              <w:pStyle w:val="Compact"/>
            </w:pPr>
            <w:r>
              <w:t>7.8%</w:t>
            </w:r>
          </w:p>
        </w:tc>
        <w:tc>
          <w:tcPr>
            <w:tcW w:w="1980" w:type="dxa"/>
          </w:tcPr>
          <w:p w14:paraId="71F6C306" w14:textId="77777777" w:rsidR="002D56CE" w:rsidRDefault="0007245F">
            <w:pPr>
              <w:pStyle w:val="Compact"/>
            </w:pPr>
            <w:r>
              <w:t>See above</w:t>
            </w:r>
          </w:p>
        </w:tc>
      </w:tr>
    </w:tbl>
    <w:p w14:paraId="25444773" w14:textId="77777777" w:rsidR="002D56CE" w:rsidRDefault="0007245F">
      <w:pPr>
        <w:pStyle w:val="Heading3"/>
      </w:pPr>
      <w:bookmarkStart w:id="140" w:name="narrative-9"/>
      <w:bookmarkEnd w:id="139"/>
      <w:r>
        <w:t>Narrative</w:t>
      </w:r>
    </w:p>
    <w:p w14:paraId="4775DC0C" w14:textId="77777777" w:rsidR="002D56CE" w:rsidRDefault="0007245F">
      <w:pPr>
        <w:pStyle w:val="FirstParagraph"/>
      </w:pPr>
      <w:r>
        <w:rPr>
          <w:i/>
          <w:iCs/>
        </w:rPr>
        <w:t>Synura</w:t>
      </w:r>
      <w:r>
        <w:t xml:space="preserve"> is a colonial chrysophyte — a microscopic golden alga that forms graceful star-shaped clusters of pear-shaped cells in cold, soft, slightly acidic, oligotrophic water. It </w:t>
      </w:r>
      <w:r>
        <w:t xml:space="preserve">is sensitive to pH increase, nutrient loading, temperature elevation, and reduced water clarity. Limnologists use </w:t>
      </w:r>
      <w:r>
        <w:rPr>
          <w:i/>
          <w:iCs/>
        </w:rPr>
        <w:t>Synura</w:t>
      </w:r>
      <w:r>
        <w:t xml:space="preserve"> as a diagnostic indicator of lake and stream oligotrophy in the same way that Brook Trout serve as the fish sentinel: its presence says</w:t>
      </w:r>
      <w:r>
        <w:t xml:space="preserve"> something irreducibly specific about water quality that no chemistry measurement captures as elegantly. Sawmill Brook in March, at this reach, is producing a chrysophyte bloom that includes both </w:t>
      </w:r>
      <w:r>
        <w:rPr>
          <w:i/>
          <w:iCs/>
        </w:rPr>
        <w:t>Mallomonas</w:t>
      </w:r>
      <w:r>
        <w:t xml:space="preserve"> (9.0%) and </w:t>
      </w:r>
      <w:r>
        <w:rPr>
          <w:i/>
          <w:iCs/>
        </w:rPr>
        <w:t>Synura</w:t>
      </w:r>
      <w:r>
        <w:t xml:space="preserve"> (7.8%) — two independent cold-o</w:t>
      </w:r>
      <w:r>
        <w:t xml:space="preserve">ligotrophic indicators simultaneously. Combined with </w:t>
      </w:r>
      <w:r>
        <w:rPr>
          <w:i/>
          <w:iCs/>
        </w:rPr>
        <w:t>Chromulina</w:t>
      </w:r>
      <w:r>
        <w:t xml:space="preserve"> (4.6%), this is a three-chrysophyte ensemble pointing at the same conclusion: cold, clean, soft, acidic water.</w:t>
      </w:r>
    </w:p>
    <w:p w14:paraId="0F8786F6" w14:textId="77777777" w:rsidR="002D56CE" w:rsidRDefault="0007245F">
      <w:pPr>
        <w:pStyle w:val="BodyText"/>
      </w:pPr>
      <w:r>
        <w:t>This is the winter face of Sawmill Brook — before the spring warming, before land</w:t>
      </w:r>
      <w:r>
        <w:t xml:space="preserve"> disturbance adds nutrients, before the biological community expands. The chrysophyte bloom in March is the stream at its most pristine. The companion School Street sample from the same day documents the opposite end of the same gradient: the tidal reach d</w:t>
      </w:r>
      <w:r>
        <w:t>ominated by estuarine marine microalgae (</w:t>
      </w:r>
      <w:r>
        <w:rPr>
          <w:i/>
          <w:iCs/>
        </w:rPr>
        <w:t>Geminigera</w:t>
      </w:r>
      <w:r>
        <w:t xml:space="preserve">, </w:t>
      </w:r>
      <w:r>
        <w:rPr>
          <w:i/>
          <w:iCs/>
        </w:rPr>
        <w:t>Ostreococcus</w:t>
      </w:r>
      <w:r>
        <w:t>) flushing in from Manchester Harbor with the tide. School Street and Elm Street together frame Sawmill Brook’s tidal-freshwater gradient in a single sampling event — not contamination vs. cl</w:t>
      </w:r>
      <w:r>
        <w:t>ean data, but two real ecological states at two points on the same stream.</w:t>
      </w:r>
    </w:p>
    <w:p w14:paraId="5D515399" w14:textId="77777777" w:rsidR="002D56CE" w:rsidRDefault="0007245F">
      <w:pPr>
        <w:pStyle w:val="BodyText"/>
      </w:pPr>
      <w:r>
        <w:rPr>
          <w:i/>
          <w:iCs/>
        </w:rPr>
        <w:t>Halamphora coffeaeformis</w:t>
      </w:r>
      <w:r>
        <w:t xml:space="preserve"> at 5.0% reflects the tidal character of this lower-reach Sawmill Brook site — the stream is near-tidal at the Elm Street crossing, and the marine diatom sig</w:t>
      </w:r>
      <w:r>
        <w:t>nal is real here, not a database artifact.</w:t>
      </w:r>
    </w:p>
    <w:p w14:paraId="1400F252" w14:textId="77777777" w:rsidR="002D56CE" w:rsidRDefault="0007245F">
      <w:pPr>
        <w:pStyle w:val="BodyText"/>
      </w:pPr>
      <w:r>
        <w:lastRenderedPageBreak/>
        <w:t xml:space="preserve">The absence of fish reads in March is not concerning — it corroborates the cold water conditions the algae are describing. Brook Trout shedding rates in water below 46°F are extremely low. The absence of fish DNA </w:t>
      </w:r>
      <w:r>
        <w:t>is not an absence of fish.</w:t>
      </w:r>
    </w:p>
    <w:p w14:paraId="035CF02F" w14:textId="77777777" w:rsidR="002D56CE" w:rsidRDefault="0007245F">
      <w:pPr>
        <w:pStyle w:val="Heading3"/>
      </w:pPr>
      <w:bookmarkStart w:id="141" w:name="native-vs.-non-native-9"/>
      <w:bookmarkEnd w:id="140"/>
      <w:r>
        <w:t>Native vs. Non-Native</w:t>
      </w:r>
    </w:p>
    <w:p w14:paraId="1F76FDFD" w14:textId="77777777" w:rsidR="002D56CE" w:rsidRDefault="0007245F">
      <w:pPr>
        <w:pStyle w:val="FirstParagraph"/>
      </w:pPr>
      <w:r>
        <w:t>All species native.</w:t>
      </w:r>
    </w:p>
    <w:p w14:paraId="32FA8E41" w14:textId="77777777" w:rsidR="002D56CE" w:rsidRDefault="0007245F">
      <w:r>
        <w:pict w14:anchorId="23F04C2E">
          <v:rect id="_x0000_i1045" style="width:0;height:1.5pt" o:hralign="center" o:hrstd="t" o:hr="t"/>
        </w:pict>
      </w:r>
    </w:p>
    <w:p w14:paraId="5130280F" w14:textId="77777777" w:rsidR="002D56CE" w:rsidRDefault="0007245F">
      <w:pPr>
        <w:pStyle w:val="Heading2"/>
      </w:pPr>
      <w:bookmarkStart w:id="142" w:name="X30a8b740d266745fd353f70c52236c17b538eb2"/>
      <w:bookmarkEnd w:id="133"/>
      <w:bookmarkEnd w:id="141"/>
      <w:r>
        <w:t>MBTS #3, Manchester-by-the-Sea, MA | JVB4846 / AEFBOYWK.1 | April 12, 2025</w:t>
      </w:r>
    </w:p>
    <w:p w14:paraId="3F7D9620" w14:textId="77777777" w:rsidR="002D56CE" w:rsidRDefault="0007245F">
      <w:pPr>
        <w:pStyle w:val="FirstParagraph"/>
      </w:pPr>
      <w:r>
        <w:rPr>
          <w:b/>
          <w:bCs/>
        </w:rPr>
        <w:t>Fish:</w:t>
      </w:r>
      <w:r>
        <w:t xml:space="preserve"> H(f) = 1.22 · 8 species/genera · 21,739 reads</w:t>
      </w:r>
    </w:p>
    <w:p w14:paraId="4FF518D3" w14:textId="77777777" w:rsidR="002D56CE" w:rsidRDefault="0007245F">
      <w:pPr>
        <w:pStyle w:val="BodyText"/>
      </w:pPr>
      <w:r>
        <w:rPr>
          <w:b/>
          <w:bCs/>
        </w:rPr>
        <w:t>Sample metadata:</w:t>
      </w:r>
      <w:r>
        <w:t xml:space="preserve"> </w:t>
      </w:r>
      <w:r>
        <w:t xml:space="preserve">Collected by Lynn Atkinson; no collection date field populated in Jonah Ventures record (April 12, 2025 is the batch submission date). </w:t>
      </w:r>
      <w:r>
        <w:rPr>
          <w:b/>
          <w:bCs/>
        </w:rPr>
        <w:t>Sample type: frozen water sample</w:t>
      </w:r>
      <w:r>
        <w:t xml:space="preserve"> — demonstrates that frozen field samples can yield interpretable eDNA community data whe</w:t>
      </w:r>
      <w:r>
        <w:t>n processed within appropriate timeframes.</w:t>
      </w:r>
    </w:p>
    <w:p w14:paraId="08C63045" w14:textId="77777777" w:rsidR="002D56CE" w:rsidRDefault="0007245F">
      <w:pPr>
        <w:pStyle w:val="Heading3"/>
      </w:pPr>
      <w:bookmarkStart w:id="143" w:name="sentinel-signal-10"/>
      <w:r>
        <w:t>Sentinel Signal</w:t>
      </w:r>
    </w:p>
    <w:p w14:paraId="363683D6" w14:textId="77777777" w:rsidR="002D56CE" w:rsidRDefault="0007245F">
      <w:pPr>
        <w:pStyle w:val="FirstParagraph"/>
      </w:pPr>
      <w:r>
        <w:t xml:space="preserve">Mummichog 47.8% + Fourspine Stickleback 10.1% = tidal estuarine site in April. Eel 10.8% = ocean connectivity. </w:t>
      </w:r>
      <w:r>
        <w:rPr>
          <w:i/>
          <w:iCs/>
        </w:rPr>
        <w:t>Lepomis</w:t>
      </w:r>
      <w:r>
        <w:t xml:space="preserve"> spp. 13.2% at a tidal site = freshwater pond or slow-water tributary input nea</w:t>
      </w:r>
      <w:r>
        <w:t xml:space="preserve">rby. </w:t>
      </w:r>
      <w:r>
        <w:rPr>
          <w:i/>
          <w:iCs/>
        </w:rPr>
        <w:t>Salmo</w:t>
      </w:r>
      <w:r>
        <w:t xml:space="preserve"> spp. 1.2% = genus-level only [T1]. Tomcod trace = early spring estuarine movement. No Brook Trout — tidal site.</w:t>
      </w:r>
    </w:p>
    <w:p w14:paraId="646C6821" w14:textId="77777777" w:rsidR="002D56CE" w:rsidRDefault="0007245F">
      <w:pPr>
        <w:pStyle w:val="Heading3"/>
      </w:pPr>
      <w:bookmarkStart w:id="144" w:name="fish-community-3"/>
      <w:bookmarkEnd w:id="143"/>
      <w:r>
        <w:t>Fish Community</w:t>
      </w:r>
    </w:p>
    <w:tbl>
      <w:tblPr>
        <w:tblStyle w:val="Table"/>
        <w:tblW w:w="5000" w:type="pct"/>
        <w:tblLayout w:type="fixed"/>
        <w:tblLook w:val="0020" w:firstRow="1" w:lastRow="0" w:firstColumn="0" w:lastColumn="0" w:noHBand="0" w:noVBand="0"/>
      </w:tblPr>
      <w:tblGrid>
        <w:gridCol w:w="3192"/>
        <w:gridCol w:w="3192"/>
        <w:gridCol w:w="3192"/>
      </w:tblGrid>
      <w:tr w:rsidR="002D56CE" w14:paraId="36CBE416"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2640" w:type="dxa"/>
          </w:tcPr>
          <w:p w14:paraId="2DE3AD74" w14:textId="77777777" w:rsidR="002D56CE" w:rsidRDefault="0007245F">
            <w:pPr>
              <w:pStyle w:val="Compact"/>
            </w:pPr>
            <w:r>
              <w:t>Species</w:t>
            </w:r>
          </w:p>
        </w:tc>
        <w:tc>
          <w:tcPr>
            <w:tcW w:w="2640" w:type="dxa"/>
          </w:tcPr>
          <w:p w14:paraId="12821176" w14:textId="77777777" w:rsidR="002D56CE" w:rsidRDefault="0007245F">
            <w:pPr>
              <w:pStyle w:val="Compact"/>
            </w:pPr>
            <w:r>
              <w:t>Rel%</w:t>
            </w:r>
          </w:p>
        </w:tc>
        <w:tc>
          <w:tcPr>
            <w:tcW w:w="2640" w:type="dxa"/>
          </w:tcPr>
          <w:p w14:paraId="22E498F0" w14:textId="77777777" w:rsidR="002D56CE" w:rsidRDefault="0007245F">
            <w:pPr>
              <w:pStyle w:val="Compact"/>
            </w:pPr>
            <w:r>
              <w:t>Note</w:t>
            </w:r>
          </w:p>
        </w:tc>
      </w:tr>
      <w:tr w:rsidR="002D56CE" w14:paraId="7D2ABD7F" w14:textId="77777777">
        <w:tc>
          <w:tcPr>
            <w:tcW w:w="2640" w:type="dxa"/>
          </w:tcPr>
          <w:p w14:paraId="46FA02F9" w14:textId="77777777" w:rsidR="002D56CE" w:rsidRDefault="0007245F">
            <w:pPr>
              <w:pStyle w:val="Compact"/>
            </w:pPr>
            <w:r>
              <w:rPr>
                <w:i/>
                <w:iCs/>
              </w:rPr>
              <w:t>Fundulus heteroclitus</w:t>
            </w:r>
            <w:r>
              <w:t xml:space="preserve"> — Mummichog</w:t>
            </w:r>
          </w:p>
        </w:tc>
        <w:tc>
          <w:tcPr>
            <w:tcW w:w="2640" w:type="dxa"/>
          </w:tcPr>
          <w:p w14:paraId="0050E247" w14:textId="77777777" w:rsidR="002D56CE" w:rsidRDefault="0007245F">
            <w:pPr>
              <w:pStyle w:val="Compact"/>
            </w:pPr>
            <w:r>
              <w:t>47.8%</w:t>
            </w:r>
          </w:p>
        </w:tc>
        <w:tc>
          <w:tcPr>
            <w:tcW w:w="2640" w:type="dxa"/>
          </w:tcPr>
          <w:p w14:paraId="3A056CC6" w14:textId="77777777" w:rsidR="002D56CE" w:rsidRDefault="0007245F">
            <w:pPr>
              <w:pStyle w:val="Compact"/>
            </w:pPr>
            <w:r>
              <w:t>Native estuarine</w:t>
            </w:r>
          </w:p>
        </w:tc>
      </w:tr>
      <w:tr w:rsidR="002D56CE" w14:paraId="05084032" w14:textId="77777777">
        <w:tc>
          <w:tcPr>
            <w:tcW w:w="2640" w:type="dxa"/>
          </w:tcPr>
          <w:p w14:paraId="6BB4A9FE" w14:textId="77777777" w:rsidR="002D56CE" w:rsidRDefault="0007245F">
            <w:pPr>
              <w:pStyle w:val="Compact"/>
            </w:pPr>
            <w:r>
              <w:rPr>
                <w:i/>
                <w:iCs/>
              </w:rPr>
              <w:t>Lepomis</w:t>
            </w:r>
            <w:r>
              <w:t xml:space="preserve"> spp. — Sunfish</w:t>
            </w:r>
          </w:p>
        </w:tc>
        <w:tc>
          <w:tcPr>
            <w:tcW w:w="2640" w:type="dxa"/>
          </w:tcPr>
          <w:p w14:paraId="0CEA7508" w14:textId="77777777" w:rsidR="002D56CE" w:rsidRDefault="0007245F">
            <w:pPr>
              <w:pStyle w:val="Compact"/>
            </w:pPr>
            <w:r>
              <w:t>13.2%</w:t>
            </w:r>
          </w:p>
        </w:tc>
        <w:tc>
          <w:tcPr>
            <w:tcW w:w="2640" w:type="dxa"/>
          </w:tcPr>
          <w:p w14:paraId="19985BD9" w14:textId="77777777" w:rsidR="002D56CE" w:rsidRDefault="0007245F">
            <w:pPr>
              <w:pStyle w:val="Compact"/>
            </w:pPr>
            <w:r>
              <w:t xml:space="preserve">Native [T1] </w:t>
            </w:r>
            <w:r>
              <w:t>— freshwater tributary</w:t>
            </w:r>
          </w:p>
        </w:tc>
      </w:tr>
      <w:tr w:rsidR="002D56CE" w14:paraId="14776324" w14:textId="77777777">
        <w:tc>
          <w:tcPr>
            <w:tcW w:w="2640" w:type="dxa"/>
          </w:tcPr>
          <w:p w14:paraId="28935FA9" w14:textId="77777777" w:rsidR="002D56CE" w:rsidRDefault="0007245F">
            <w:pPr>
              <w:pStyle w:val="Compact"/>
            </w:pPr>
            <w:r>
              <w:rPr>
                <w:i/>
                <w:iCs/>
              </w:rPr>
              <w:t>Anguilla rostrata</w:t>
            </w:r>
            <w:r>
              <w:t xml:space="preserve"> — American Eel</w:t>
            </w:r>
          </w:p>
        </w:tc>
        <w:tc>
          <w:tcPr>
            <w:tcW w:w="2640" w:type="dxa"/>
          </w:tcPr>
          <w:p w14:paraId="38C9914A" w14:textId="77777777" w:rsidR="002D56CE" w:rsidRDefault="0007245F">
            <w:pPr>
              <w:pStyle w:val="Compact"/>
            </w:pPr>
            <w:r>
              <w:t>10.8%</w:t>
            </w:r>
          </w:p>
        </w:tc>
        <w:tc>
          <w:tcPr>
            <w:tcW w:w="2640" w:type="dxa"/>
          </w:tcPr>
          <w:p w14:paraId="27D794E2" w14:textId="77777777" w:rsidR="002D56CE" w:rsidRDefault="0007245F">
            <w:pPr>
              <w:pStyle w:val="Compact"/>
            </w:pPr>
            <w:r>
              <w:t>Native catadromous</w:t>
            </w:r>
          </w:p>
        </w:tc>
      </w:tr>
      <w:tr w:rsidR="002D56CE" w14:paraId="6567FE50" w14:textId="77777777">
        <w:tc>
          <w:tcPr>
            <w:tcW w:w="2640" w:type="dxa"/>
          </w:tcPr>
          <w:p w14:paraId="43232908" w14:textId="77777777" w:rsidR="002D56CE" w:rsidRDefault="0007245F">
            <w:pPr>
              <w:pStyle w:val="Compact"/>
            </w:pPr>
            <w:r>
              <w:rPr>
                <w:i/>
                <w:iCs/>
              </w:rPr>
              <w:t>Apeltes quadracus</w:t>
            </w:r>
            <w:r>
              <w:t xml:space="preserve"> — Fourspine Stickleback</w:t>
            </w:r>
          </w:p>
        </w:tc>
        <w:tc>
          <w:tcPr>
            <w:tcW w:w="2640" w:type="dxa"/>
          </w:tcPr>
          <w:p w14:paraId="36E9E04A" w14:textId="77777777" w:rsidR="002D56CE" w:rsidRDefault="0007245F">
            <w:pPr>
              <w:pStyle w:val="Compact"/>
            </w:pPr>
            <w:r>
              <w:t>10.1%</w:t>
            </w:r>
          </w:p>
        </w:tc>
        <w:tc>
          <w:tcPr>
            <w:tcW w:w="2640" w:type="dxa"/>
          </w:tcPr>
          <w:p w14:paraId="454E3C31" w14:textId="77777777" w:rsidR="002D56CE" w:rsidRDefault="0007245F">
            <w:pPr>
              <w:pStyle w:val="Compact"/>
            </w:pPr>
            <w:r>
              <w:t>Native tidal indicator</w:t>
            </w:r>
          </w:p>
        </w:tc>
      </w:tr>
      <w:tr w:rsidR="002D56CE" w14:paraId="636EEFE8" w14:textId="77777777">
        <w:tc>
          <w:tcPr>
            <w:tcW w:w="2640" w:type="dxa"/>
          </w:tcPr>
          <w:p w14:paraId="61942D16" w14:textId="77777777" w:rsidR="002D56CE" w:rsidRDefault="0007245F">
            <w:pPr>
              <w:pStyle w:val="Compact"/>
            </w:pPr>
            <w:r>
              <w:rPr>
                <w:i/>
                <w:iCs/>
              </w:rPr>
              <w:t>Notemigonus crysoleucas</w:t>
            </w:r>
            <w:r>
              <w:t xml:space="preserve"> — Golden Shiner</w:t>
            </w:r>
          </w:p>
        </w:tc>
        <w:tc>
          <w:tcPr>
            <w:tcW w:w="2640" w:type="dxa"/>
          </w:tcPr>
          <w:p w14:paraId="0C927FA9" w14:textId="77777777" w:rsidR="002D56CE" w:rsidRDefault="0007245F">
            <w:pPr>
              <w:pStyle w:val="Compact"/>
            </w:pPr>
            <w:r>
              <w:t>~7.4%</w:t>
            </w:r>
          </w:p>
        </w:tc>
        <w:tc>
          <w:tcPr>
            <w:tcW w:w="2640" w:type="dxa"/>
          </w:tcPr>
          <w:p w14:paraId="6B3821A0" w14:textId="77777777" w:rsidR="002D56CE" w:rsidRDefault="0007245F">
            <w:pPr>
              <w:pStyle w:val="Compact"/>
            </w:pPr>
            <w:r>
              <w:t>Native — freshwater runoff</w:t>
            </w:r>
          </w:p>
        </w:tc>
      </w:tr>
      <w:tr w:rsidR="002D56CE" w14:paraId="57BBBCBF" w14:textId="77777777">
        <w:tc>
          <w:tcPr>
            <w:tcW w:w="2640" w:type="dxa"/>
          </w:tcPr>
          <w:p w14:paraId="31F68FFE" w14:textId="77777777" w:rsidR="002D56CE" w:rsidRDefault="0007245F">
            <w:pPr>
              <w:pStyle w:val="Compact"/>
            </w:pPr>
            <w:r>
              <w:rPr>
                <w:i/>
                <w:iCs/>
              </w:rPr>
              <w:t>Perca flavescens</w:t>
            </w:r>
            <w:r>
              <w:t xml:space="preserve"> — Yellow Perch</w:t>
            </w:r>
          </w:p>
        </w:tc>
        <w:tc>
          <w:tcPr>
            <w:tcW w:w="2640" w:type="dxa"/>
          </w:tcPr>
          <w:p w14:paraId="5AFECEA6" w14:textId="77777777" w:rsidR="002D56CE" w:rsidRDefault="0007245F">
            <w:pPr>
              <w:pStyle w:val="Compact"/>
            </w:pPr>
            <w:r>
              <w:t>~3.6%</w:t>
            </w:r>
          </w:p>
        </w:tc>
        <w:tc>
          <w:tcPr>
            <w:tcW w:w="2640" w:type="dxa"/>
          </w:tcPr>
          <w:p w14:paraId="7C4AAC2A" w14:textId="77777777" w:rsidR="002D56CE" w:rsidRDefault="0007245F">
            <w:pPr>
              <w:pStyle w:val="Compact"/>
            </w:pPr>
            <w:r>
              <w:t>Native — freshwater runoff</w:t>
            </w:r>
          </w:p>
        </w:tc>
      </w:tr>
      <w:tr w:rsidR="002D56CE" w14:paraId="53CA5244" w14:textId="77777777">
        <w:tc>
          <w:tcPr>
            <w:tcW w:w="2640" w:type="dxa"/>
          </w:tcPr>
          <w:p w14:paraId="5844BE08" w14:textId="77777777" w:rsidR="002D56CE" w:rsidRDefault="0007245F">
            <w:pPr>
              <w:pStyle w:val="Compact"/>
            </w:pPr>
            <w:r>
              <w:rPr>
                <w:i/>
                <w:iCs/>
              </w:rPr>
              <w:t>Salmo</w:t>
            </w:r>
            <w:r>
              <w:t xml:space="preserve"> spp.</w:t>
            </w:r>
          </w:p>
        </w:tc>
        <w:tc>
          <w:tcPr>
            <w:tcW w:w="2640" w:type="dxa"/>
          </w:tcPr>
          <w:p w14:paraId="603B2028" w14:textId="77777777" w:rsidR="002D56CE" w:rsidRDefault="0007245F">
            <w:pPr>
              <w:pStyle w:val="Compact"/>
            </w:pPr>
            <w:r>
              <w:t>1.2%</w:t>
            </w:r>
          </w:p>
        </w:tc>
        <w:tc>
          <w:tcPr>
            <w:tcW w:w="2640" w:type="dxa"/>
          </w:tcPr>
          <w:p w14:paraId="574D83E8" w14:textId="77777777" w:rsidR="002D56CE" w:rsidRDefault="0007245F">
            <w:pPr>
              <w:pStyle w:val="Compact"/>
            </w:pPr>
            <w:r>
              <w:t>Genus-level only [T1]</w:t>
            </w:r>
          </w:p>
        </w:tc>
      </w:tr>
      <w:tr w:rsidR="002D56CE" w14:paraId="1190688D" w14:textId="77777777">
        <w:tc>
          <w:tcPr>
            <w:tcW w:w="2640" w:type="dxa"/>
          </w:tcPr>
          <w:p w14:paraId="13C2E5A1" w14:textId="77777777" w:rsidR="002D56CE" w:rsidRDefault="0007245F">
            <w:pPr>
              <w:pStyle w:val="Compact"/>
            </w:pPr>
            <w:r>
              <w:rPr>
                <w:i/>
                <w:iCs/>
              </w:rPr>
              <w:t>Microgadus tomcod</w:t>
            </w:r>
            <w:r>
              <w:t xml:space="preserve"> — Atlantic Tomcod</w:t>
            </w:r>
          </w:p>
        </w:tc>
        <w:tc>
          <w:tcPr>
            <w:tcW w:w="2640" w:type="dxa"/>
          </w:tcPr>
          <w:p w14:paraId="36F00CAF" w14:textId="77777777" w:rsidR="002D56CE" w:rsidRDefault="0007245F">
            <w:pPr>
              <w:pStyle w:val="Compact"/>
            </w:pPr>
            <w:r>
              <w:t>~0.2%</w:t>
            </w:r>
          </w:p>
        </w:tc>
        <w:tc>
          <w:tcPr>
            <w:tcW w:w="2640" w:type="dxa"/>
          </w:tcPr>
          <w:p w14:paraId="32235C15" w14:textId="77777777" w:rsidR="002D56CE" w:rsidRDefault="0007245F">
            <w:pPr>
              <w:pStyle w:val="Compact"/>
            </w:pPr>
            <w:r>
              <w:t>Native anadromous — spring estuarine</w:t>
            </w:r>
          </w:p>
        </w:tc>
      </w:tr>
      <w:tr w:rsidR="002D56CE" w14:paraId="7AFE4417" w14:textId="77777777">
        <w:tc>
          <w:tcPr>
            <w:tcW w:w="2640" w:type="dxa"/>
          </w:tcPr>
          <w:p w14:paraId="6C07914F" w14:textId="77777777" w:rsidR="002D56CE" w:rsidRDefault="0007245F">
            <w:pPr>
              <w:pStyle w:val="Compact"/>
            </w:pPr>
            <w:r>
              <w:rPr>
                <w:b/>
                <w:bCs/>
              </w:rPr>
              <w:t>Brook Trout</w:t>
            </w:r>
          </w:p>
        </w:tc>
        <w:tc>
          <w:tcPr>
            <w:tcW w:w="2640" w:type="dxa"/>
          </w:tcPr>
          <w:p w14:paraId="795E645B" w14:textId="77777777" w:rsidR="002D56CE" w:rsidRDefault="0007245F">
            <w:pPr>
              <w:pStyle w:val="Compact"/>
            </w:pPr>
            <w:r>
              <w:rPr>
                <w:b/>
                <w:bCs/>
              </w:rPr>
              <w:t>Absent</w:t>
            </w:r>
          </w:p>
        </w:tc>
        <w:tc>
          <w:tcPr>
            <w:tcW w:w="2640" w:type="dxa"/>
          </w:tcPr>
          <w:p w14:paraId="353CDD30" w14:textId="77777777" w:rsidR="002D56CE" w:rsidRDefault="002D56CE">
            <w:pPr>
              <w:pStyle w:val="Compact"/>
            </w:pPr>
          </w:p>
        </w:tc>
      </w:tr>
    </w:tbl>
    <w:p w14:paraId="07871567" w14:textId="77777777" w:rsidR="002D56CE" w:rsidRDefault="0007245F">
      <w:pPr>
        <w:pStyle w:val="BodyText"/>
      </w:pPr>
      <w:r>
        <w:rPr>
          <w:i/>
          <w:iCs/>
        </w:rPr>
        <w:lastRenderedPageBreak/>
        <w:t>Note: Reads and percentages updated to include genus-level ESVs (Lepomis, Salmo) previously excluded by blank Species field. Total reads corrected from 17,400 to 21,739. Other species percentages re-normalized accordingly.</w:t>
      </w:r>
    </w:p>
    <w:p w14:paraId="644CCB62" w14:textId="77777777" w:rsidR="002D56CE" w:rsidRDefault="0007245F">
      <w:pPr>
        <w:pStyle w:val="Heading3"/>
      </w:pPr>
      <w:bookmarkStart w:id="145" w:name="narrative-10"/>
      <w:bookmarkEnd w:id="144"/>
      <w:r>
        <w:t>Narrative</w:t>
      </w:r>
    </w:p>
    <w:p w14:paraId="71236CEE" w14:textId="77777777" w:rsidR="002D56CE" w:rsidRDefault="0007245F">
      <w:pPr>
        <w:pStyle w:val="FirstParagraph"/>
      </w:pPr>
      <w:r>
        <w:t>MBTS #3 in April is a M</w:t>
      </w:r>
      <w:r>
        <w:t xml:space="preserve">anchester-by-the-Sea tidal site — Mummichog + Fourspine Stickleback = estuarine mixing zone. </w:t>
      </w:r>
      <w:r>
        <w:rPr>
          <w:i/>
          <w:iCs/>
        </w:rPr>
        <w:t>Lepomis</w:t>
      </w:r>
      <w:r>
        <w:t xml:space="preserve"> spp. at 13.2% is a striking component for a tidal site — these freshwater sunfish signal substantial freshwater input to the tidal zone, likely from connec</w:t>
      </w:r>
      <w:r>
        <w:t xml:space="preserve">ted pond or slow-water reach. </w:t>
      </w:r>
      <w:r>
        <w:rPr>
          <w:i/>
          <w:iCs/>
        </w:rPr>
        <w:t>Salmo</w:t>
      </w:r>
      <w:r>
        <w:t xml:space="preserve"> spp. at 1.2% is genus-level only — Brown Trout or Atlantic Salmon cannot be distinguished from this barcode [T1]. The freshwater fish ensemble (Golden Shiner, Yellow Perch, Lepomis) confirms active tidal-freshwater mixin</w:t>
      </w:r>
      <w:r>
        <w:t>g at this site. Atlantic Tomcod (</w:t>
      </w:r>
      <w:r>
        <w:rPr>
          <w:i/>
          <w:iCs/>
        </w:rPr>
        <w:t>Microgadus tomcod</w:t>
      </w:r>
      <w:r>
        <w:t>) in April is consistent with their spring estuarine movement.</w:t>
      </w:r>
    </w:p>
    <w:p w14:paraId="7716C9BD" w14:textId="77777777" w:rsidR="002D56CE" w:rsidRDefault="0007245F">
      <w:pPr>
        <w:pStyle w:val="BodyText"/>
      </w:pPr>
      <w:r>
        <w:t>No Brook Trout — expected at a tidal sampling point. The freshwater signal above does not suggest cold headwater habitat immediately upstream.</w:t>
      </w:r>
    </w:p>
    <w:p w14:paraId="40464B6D" w14:textId="77777777" w:rsidR="002D56CE" w:rsidRDefault="0007245F">
      <w:r>
        <w:pict w14:anchorId="54A739BB">
          <v:rect id="_x0000_i1046" style="width:0;height:1.5pt" o:hralign="center" o:hrstd="t" o:hr="t"/>
        </w:pict>
      </w:r>
    </w:p>
    <w:p w14:paraId="63C86080" w14:textId="77777777" w:rsidR="002D56CE" w:rsidRDefault="0007245F">
      <w:pPr>
        <w:pStyle w:val="Heading2"/>
      </w:pPr>
      <w:bookmarkStart w:id="146" w:name="Xf5a32e6580ca9f952a4175f35d9dbb097c8c5ea"/>
      <w:bookmarkEnd w:id="142"/>
      <w:bookmarkEnd w:id="145"/>
      <w:r>
        <w:t>Below Lincoln Pool | JVB4981 / KXUG2Y6J.1 | June 5, 2025</w:t>
      </w:r>
    </w:p>
    <w:p w14:paraId="192AE86B" w14:textId="77777777" w:rsidR="002D56CE" w:rsidRDefault="0007245F">
      <w:pPr>
        <w:pStyle w:val="FirstParagraph"/>
      </w:pPr>
      <w:r>
        <w:rPr>
          <w:b/>
          <w:bCs/>
        </w:rPr>
        <w:t>Fish:</w:t>
      </w:r>
      <w:r>
        <w:t xml:space="preserve"> H(f) = 0.84 · 6 species/genera · ~47,870 reads </w:t>
      </w:r>
      <w:r>
        <w:rPr>
          <w:i/>
          <w:iCs/>
        </w:rPr>
        <w:t>(corrected to include genus-level ESVs)</w:t>
      </w:r>
    </w:p>
    <w:p w14:paraId="1E230326" w14:textId="77777777" w:rsidR="002D56CE" w:rsidRDefault="0007245F">
      <w:pPr>
        <w:pStyle w:val="BodyText"/>
      </w:pPr>
      <w:r>
        <w:rPr>
          <w:b/>
          <w:bCs/>
        </w:rPr>
        <w:t>Site:</w:t>
      </w:r>
      <w:r>
        <w:t xml:space="preserve"> Sawmill Brook / Manchester-by-the-Sea (MBTS) system, MA. “Lincoln Pool” is a named pool within the</w:t>
      </w:r>
      <w:r>
        <w:t xml:space="preserve"> Sawmill Brook watershed. GPS coordinates in the Jonah Ventures record show (likely a data entry artifact — user-confirmed MBTS system site).</w:t>
      </w:r>
    </w:p>
    <w:tbl>
      <w:tblPr>
        <w:tblStyle w:val="Table"/>
        <w:tblW w:w="5000" w:type="pct"/>
        <w:tblLayout w:type="fixed"/>
        <w:tblLook w:val="0020" w:firstRow="1" w:lastRow="0" w:firstColumn="0" w:lastColumn="0" w:noHBand="0" w:noVBand="0"/>
      </w:tblPr>
      <w:tblGrid>
        <w:gridCol w:w="3192"/>
        <w:gridCol w:w="3192"/>
        <w:gridCol w:w="3192"/>
      </w:tblGrid>
      <w:tr w:rsidR="002D56CE" w14:paraId="773D3473"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2640" w:type="dxa"/>
          </w:tcPr>
          <w:p w14:paraId="403C9E13" w14:textId="77777777" w:rsidR="002D56CE" w:rsidRDefault="0007245F">
            <w:pPr>
              <w:pStyle w:val="Compact"/>
            </w:pPr>
            <w:r>
              <w:t>Species</w:t>
            </w:r>
          </w:p>
        </w:tc>
        <w:tc>
          <w:tcPr>
            <w:tcW w:w="2640" w:type="dxa"/>
          </w:tcPr>
          <w:p w14:paraId="70890D80" w14:textId="77777777" w:rsidR="002D56CE" w:rsidRDefault="0007245F">
            <w:pPr>
              <w:pStyle w:val="Compact"/>
            </w:pPr>
            <w:r>
              <w:t>Rel%</w:t>
            </w:r>
          </w:p>
        </w:tc>
        <w:tc>
          <w:tcPr>
            <w:tcW w:w="2640" w:type="dxa"/>
          </w:tcPr>
          <w:p w14:paraId="54D7D618" w14:textId="77777777" w:rsidR="002D56CE" w:rsidRDefault="0007245F">
            <w:pPr>
              <w:pStyle w:val="Compact"/>
            </w:pPr>
            <w:r>
              <w:t>Note</w:t>
            </w:r>
          </w:p>
        </w:tc>
      </w:tr>
      <w:tr w:rsidR="002D56CE" w14:paraId="0E6B266B" w14:textId="77777777">
        <w:tc>
          <w:tcPr>
            <w:tcW w:w="2640" w:type="dxa"/>
          </w:tcPr>
          <w:p w14:paraId="021228E6" w14:textId="77777777" w:rsidR="002D56CE" w:rsidRDefault="0007245F">
            <w:pPr>
              <w:pStyle w:val="Compact"/>
            </w:pPr>
            <w:r>
              <w:rPr>
                <w:i/>
                <w:iCs/>
              </w:rPr>
              <w:t>Notemigonus crysoleucas</w:t>
            </w:r>
            <w:r>
              <w:t xml:space="preserve"> — Golden Shiner</w:t>
            </w:r>
          </w:p>
        </w:tc>
        <w:tc>
          <w:tcPr>
            <w:tcW w:w="2640" w:type="dxa"/>
          </w:tcPr>
          <w:p w14:paraId="0DB7C29E" w14:textId="77777777" w:rsidR="002D56CE" w:rsidRDefault="0007245F">
            <w:pPr>
              <w:pStyle w:val="Compact"/>
            </w:pPr>
            <w:r>
              <w:t>~42.5%</w:t>
            </w:r>
          </w:p>
        </w:tc>
        <w:tc>
          <w:tcPr>
            <w:tcW w:w="2640" w:type="dxa"/>
          </w:tcPr>
          <w:p w14:paraId="5DB1F0AE" w14:textId="77777777" w:rsidR="002D56CE" w:rsidRDefault="0007245F">
            <w:pPr>
              <w:pStyle w:val="Compact"/>
            </w:pPr>
            <w:r>
              <w:t>Native — dominant</w:t>
            </w:r>
          </w:p>
        </w:tc>
      </w:tr>
      <w:tr w:rsidR="002D56CE" w14:paraId="1B206A71" w14:textId="77777777">
        <w:tc>
          <w:tcPr>
            <w:tcW w:w="2640" w:type="dxa"/>
          </w:tcPr>
          <w:p w14:paraId="3FAD9D3B" w14:textId="77777777" w:rsidR="002D56CE" w:rsidRDefault="0007245F">
            <w:pPr>
              <w:pStyle w:val="Compact"/>
            </w:pPr>
            <w:r>
              <w:rPr>
                <w:i/>
                <w:iCs/>
              </w:rPr>
              <w:t>Anguilla rostrata</w:t>
            </w:r>
            <w:r>
              <w:t xml:space="preserve"> — American </w:t>
            </w:r>
            <w:r>
              <w:t>Eel</w:t>
            </w:r>
          </w:p>
        </w:tc>
        <w:tc>
          <w:tcPr>
            <w:tcW w:w="2640" w:type="dxa"/>
          </w:tcPr>
          <w:p w14:paraId="0275A96B" w14:textId="77777777" w:rsidR="002D56CE" w:rsidRDefault="0007245F">
            <w:pPr>
              <w:pStyle w:val="Compact"/>
            </w:pPr>
            <w:r>
              <w:t>~28.0%</w:t>
            </w:r>
          </w:p>
        </w:tc>
        <w:tc>
          <w:tcPr>
            <w:tcW w:w="2640" w:type="dxa"/>
          </w:tcPr>
          <w:p w14:paraId="76F11E32" w14:textId="77777777" w:rsidR="002D56CE" w:rsidRDefault="0007245F">
            <w:pPr>
              <w:pStyle w:val="Compact"/>
            </w:pPr>
            <w:r>
              <w:t>Native catadromous</w:t>
            </w:r>
          </w:p>
        </w:tc>
      </w:tr>
      <w:tr w:rsidR="002D56CE" w14:paraId="699CB4C7" w14:textId="77777777">
        <w:tc>
          <w:tcPr>
            <w:tcW w:w="2640" w:type="dxa"/>
          </w:tcPr>
          <w:p w14:paraId="45A0286C" w14:textId="77777777" w:rsidR="002D56CE" w:rsidRDefault="0007245F">
            <w:pPr>
              <w:pStyle w:val="Compact"/>
            </w:pPr>
            <w:r>
              <w:rPr>
                <w:i/>
                <w:iCs/>
              </w:rPr>
              <w:t>Lepomis</w:t>
            </w:r>
            <w:r>
              <w:t xml:space="preserve"> spp. — Sunfish</w:t>
            </w:r>
          </w:p>
        </w:tc>
        <w:tc>
          <w:tcPr>
            <w:tcW w:w="2640" w:type="dxa"/>
          </w:tcPr>
          <w:p w14:paraId="2C3B99FE" w14:textId="77777777" w:rsidR="002D56CE" w:rsidRDefault="0007245F">
            <w:pPr>
              <w:pStyle w:val="Compact"/>
            </w:pPr>
            <w:r>
              <w:t>19.4%</w:t>
            </w:r>
          </w:p>
        </w:tc>
        <w:tc>
          <w:tcPr>
            <w:tcW w:w="2640" w:type="dxa"/>
          </w:tcPr>
          <w:p w14:paraId="058F6830" w14:textId="77777777" w:rsidR="002D56CE" w:rsidRDefault="0007245F">
            <w:pPr>
              <w:pStyle w:val="Compact"/>
            </w:pPr>
            <w:r>
              <w:t>Native [T1]</w:t>
            </w:r>
          </w:p>
        </w:tc>
      </w:tr>
      <w:tr w:rsidR="002D56CE" w14:paraId="1D07F57C" w14:textId="77777777">
        <w:tc>
          <w:tcPr>
            <w:tcW w:w="2640" w:type="dxa"/>
          </w:tcPr>
          <w:p w14:paraId="3BD0311A" w14:textId="77777777" w:rsidR="002D56CE" w:rsidRDefault="0007245F">
            <w:pPr>
              <w:pStyle w:val="Compact"/>
            </w:pPr>
            <w:r>
              <w:rPr>
                <w:i/>
                <w:iCs/>
              </w:rPr>
              <w:t>Apeltes quadracus</w:t>
            </w:r>
            <w:r>
              <w:t xml:space="preserve"> — Fourspine Stickleback</w:t>
            </w:r>
          </w:p>
        </w:tc>
        <w:tc>
          <w:tcPr>
            <w:tcW w:w="2640" w:type="dxa"/>
          </w:tcPr>
          <w:p w14:paraId="3CF8811F" w14:textId="77777777" w:rsidR="002D56CE" w:rsidRDefault="0007245F">
            <w:pPr>
              <w:pStyle w:val="Compact"/>
            </w:pPr>
            <w:r>
              <w:t>~3.8%</w:t>
            </w:r>
          </w:p>
        </w:tc>
        <w:tc>
          <w:tcPr>
            <w:tcW w:w="2640" w:type="dxa"/>
          </w:tcPr>
          <w:p w14:paraId="247E5177" w14:textId="77777777" w:rsidR="002D56CE" w:rsidRDefault="0007245F">
            <w:pPr>
              <w:pStyle w:val="Compact"/>
            </w:pPr>
            <w:r>
              <w:t>Native tidal indicator</w:t>
            </w:r>
          </w:p>
        </w:tc>
      </w:tr>
      <w:tr w:rsidR="002D56CE" w14:paraId="7CED345B" w14:textId="77777777">
        <w:tc>
          <w:tcPr>
            <w:tcW w:w="2640" w:type="dxa"/>
          </w:tcPr>
          <w:p w14:paraId="556152D0" w14:textId="77777777" w:rsidR="002D56CE" w:rsidRDefault="0007245F">
            <w:pPr>
              <w:pStyle w:val="Compact"/>
            </w:pPr>
            <w:r>
              <w:rPr>
                <w:i/>
                <w:iCs/>
              </w:rPr>
              <w:t>Micropterus</w:t>
            </w:r>
            <w:r>
              <w:t xml:space="preserve"> spp. — Bass</w:t>
            </w:r>
          </w:p>
        </w:tc>
        <w:tc>
          <w:tcPr>
            <w:tcW w:w="2640" w:type="dxa"/>
          </w:tcPr>
          <w:p w14:paraId="11B2DB51" w14:textId="77777777" w:rsidR="002D56CE" w:rsidRDefault="0007245F">
            <w:pPr>
              <w:pStyle w:val="Compact"/>
            </w:pPr>
            <w:r>
              <w:t>3.5%</w:t>
            </w:r>
          </w:p>
        </w:tc>
        <w:tc>
          <w:tcPr>
            <w:tcW w:w="2640" w:type="dxa"/>
          </w:tcPr>
          <w:p w14:paraId="15947F88" w14:textId="77777777" w:rsidR="002D56CE" w:rsidRDefault="0007245F">
            <w:pPr>
              <w:pStyle w:val="Compact"/>
            </w:pPr>
            <w:r>
              <w:t>Native [T1]</w:t>
            </w:r>
          </w:p>
        </w:tc>
      </w:tr>
      <w:tr w:rsidR="002D56CE" w14:paraId="6379BBE7" w14:textId="77777777">
        <w:tc>
          <w:tcPr>
            <w:tcW w:w="2640" w:type="dxa"/>
          </w:tcPr>
          <w:p w14:paraId="32FE90DA" w14:textId="77777777" w:rsidR="002D56CE" w:rsidRDefault="0007245F">
            <w:pPr>
              <w:pStyle w:val="Compact"/>
            </w:pPr>
            <w:r>
              <w:rPr>
                <w:b/>
                <w:bCs/>
                <w:i/>
                <w:iCs/>
              </w:rPr>
              <w:t>Salvelinus</w:t>
            </w:r>
            <w:r>
              <w:rPr>
                <w:b/>
                <w:bCs/>
              </w:rPr>
              <w:t xml:space="preserve"> spp. — Brook Trout</w:t>
            </w:r>
          </w:p>
        </w:tc>
        <w:tc>
          <w:tcPr>
            <w:tcW w:w="2640" w:type="dxa"/>
          </w:tcPr>
          <w:p w14:paraId="6B07D688" w14:textId="77777777" w:rsidR="002D56CE" w:rsidRDefault="0007245F">
            <w:pPr>
              <w:pStyle w:val="Compact"/>
            </w:pPr>
            <w:r>
              <w:rPr>
                <w:b/>
                <w:bCs/>
              </w:rPr>
              <w:t>0.6%</w:t>
            </w:r>
          </w:p>
        </w:tc>
        <w:tc>
          <w:tcPr>
            <w:tcW w:w="2640" w:type="dxa"/>
          </w:tcPr>
          <w:p w14:paraId="26BE095B" w14:textId="77777777" w:rsidR="002D56CE" w:rsidRDefault="0007245F">
            <w:pPr>
              <w:pStyle w:val="Compact"/>
            </w:pPr>
            <w:r>
              <w:rPr>
                <w:b/>
                <w:bCs/>
              </w:rPr>
              <w:t>DETECTED — ~285 reads. Native cold-water sentinel.</w:t>
            </w:r>
          </w:p>
        </w:tc>
      </w:tr>
    </w:tbl>
    <w:p w14:paraId="502A7092" w14:textId="0CAB4F09" w:rsidR="002D56CE" w:rsidDel="00214043" w:rsidRDefault="0007245F">
      <w:pPr>
        <w:pStyle w:val="BodyText"/>
        <w:rPr>
          <w:del w:id="147" w:author="Geoffrey Day" w:date="2026-04-28T15:40:00Z"/>
        </w:rPr>
      </w:pPr>
      <w:del w:id="148" w:author="Geoffrey Day" w:date="2026-04-28T15:40:00Z">
        <w:r w:rsidDel="00214043">
          <w:rPr>
            <w:i/>
            <w:iCs/>
          </w:rPr>
          <w:delText>Note: Salvelinus spp. (0.6%, ~285 reads), Lepomis spp. (19.4%), and Micropterus spp. (3.5%) were previously excluded due to genus-level ESV blank Species field. Reads and percentages for other species re-</w:delText>
        </w:r>
        <w:r w:rsidDel="00214043">
          <w:rPr>
            <w:i/>
            <w:iCs/>
          </w:rPr>
          <w:delText>normalized to include these additions; approximate percentages shown.</w:delText>
        </w:r>
      </w:del>
    </w:p>
    <w:p w14:paraId="072D8136" w14:textId="77777777" w:rsidR="002D56CE" w:rsidRDefault="0007245F">
      <w:pPr>
        <w:pStyle w:val="BodyText"/>
      </w:pPr>
      <w:r>
        <w:t xml:space="preserve">Fish community: Golden Shiner dominant with a substantial </w:t>
      </w:r>
      <w:r>
        <w:rPr>
          <w:i/>
          <w:iCs/>
        </w:rPr>
        <w:t>Lepomis</w:t>
      </w:r>
      <w:r>
        <w:t xml:space="preserve"> spp. component and Eel. The Fourspine Stickleback confirms tidal/estuarine connectivity with the lower Sawmill Brook sys</w:t>
      </w:r>
      <w:r>
        <w:t xml:space="preserve">tem. </w:t>
      </w:r>
      <w:r>
        <w:rPr>
          <w:b/>
          <w:bCs/>
        </w:rPr>
        <w:t>Brook Trout (</w:t>
      </w:r>
      <w:r>
        <w:rPr>
          <w:b/>
          <w:bCs/>
          <w:i/>
          <w:iCs/>
        </w:rPr>
        <w:t>Salvelinus</w:t>
      </w:r>
      <w:r>
        <w:rPr>
          <w:b/>
          <w:bCs/>
        </w:rPr>
        <w:t xml:space="preserve"> spp.) is detected at 0.6% (~285 reads)</w:t>
      </w:r>
      <w:r>
        <w:t xml:space="preserve"> </w:t>
      </w:r>
      <w:r>
        <w:lastRenderedPageBreak/>
        <w:t xml:space="preserve">— a low but real signal, consistent with cold upstream reach connectivity within the MBTS watershed. </w:t>
      </w:r>
      <w:r>
        <w:rPr>
          <w:i/>
          <w:iCs/>
        </w:rPr>
        <w:t>Micropterus</w:t>
      </w:r>
      <w:r>
        <w:t xml:space="preserve"> spp. at 3.5% is genus-level only [T1].</w:t>
      </w:r>
    </w:p>
    <w:p w14:paraId="77C2A4DE" w14:textId="77777777" w:rsidR="002D56CE" w:rsidRDefault="0007245F">
      <w:pPr>
        <w:pStyle w:val="Heading3"/>
      </w:pPr>
      <w:bookmarkStart w:id="149" w:name="X75a13ee134f5c93695aa83395b5da581588d08b"/>
      <w:r>
        <w:t>Field Measurements — Below Lincoln P</w:t>
      </w:r>
      <w:r>
        <w:t>ool (Vivosun pH meter†)</w:t>
      </w:r>
    </w:p>
    <w:tbl>
      <w:tblPr>
        <w:tblStyle w:val="Table"/>
        <w:tblW w:w="0" w:type="auto"/>
        <w:tblLook w:val="0020" w:firstRow="1" w:lastRow="0" w:firstColumn="0" w:lastColumn="0" w:noHBand="0" w:noVBand="0"/>
      </w:tblPr>
      <w:tblGrid>
        <w:gridCol w:w="1580"/>
        <w:gridCol w:w="664"/>
        <w:gridCol w:w="1081"/>
        <w:gridCol w:w="3426"/>
      </w:tblGrid>
      <w:tr w:rsidR="002D56CE" w14:paraId="642CF288"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0" w:type="auto"/>
          </w:tcPr>
          <w:p w14:paraId="013BD7F5" w14:textId="77777777" w:rsidR="002D56CE" w:rsidRDefault="0007245F">
            <w:pPr>
              <w:pStyle w:val="Compact"/>
            </w:pPr>
            <w:r>
              <w:t>Date</w:t>
            </w:r>
          </w:p>
        </w:tc>
        <w:tc>
          <w:tcPr>
            <w:tcW w:w="0" w:type="auto"/>
          </w:tcPr>
          <w:p w14:paraId="6FD8767E" w14:textId="77777777" w:rsidR="002D56CE" w:rsidRDefault="0007245F">
            <w:pPr>
              <w:pStyle w:val="Compact"/>
            </w:pPr>
            <w:r>
              <w:t>pH</w:t>
            </w:r>
          </w:p>
        </w:tc>
        <w:tc>
          <w:tcPr>
            <w:tcW w:w="0" w:type="auto"/>
          </w:tcPr>
          <w:p w14:paraId="5E46AB38" w14:textId="77777777" w:rsidR="002D56CE" w:rsidRDefault="0007245F">
            <w:pPr>
              <w:pStyle w:val="Compact"/>
            </w:pPr>
            <w:r>
              <w:t>Temp °F</w:t>
            </w:r>
          </w:p>
        </w:tc>
        <w:tc>
          <w:tcPr>
            <w:tcW w:w="0" w:type="auto"/>
          </w:tcPr>
          <w:p w14:paraId="58237ADA" w14:textId="77777777" w:rsidR="002D56CE" w:rsidRDefault="0007245F">
            <w:pPr>
              <w:pStyle w:val="Compact"/>
            </w:pPr>
            <w:r>
              <w:t>Note</w:t>
            </w:r>
          </w:p>
        </w:tc>
      </w:tr>
      <w:tr w:rsidR="002D56CE" w14:paraId="44818F00" w14:textId="77777777">
        <w:tc>
          <w:tcPr>
            <w:tcW w:w="0" w:type="auto"/>
          </w:tcPr>
          <w:p w14:paraId="2B61367B" w14:textId="77777777" w:rsidR="002D56CE" w:rsidRDefault="0007245F">
            <w:pPr>
              <w:pStyle w:val="Compact"/>
            </w:pPr>
            <w:r>
              <w:t>Jun 5, 2025</w:t>
            </w:r>
          </w:p>
        </w:tc>
        <w:tc>
          <w:tcPr>
            <w:tcW w:w="0" w:type="auto"/>
          </w:tcPr>
          <w:p w14:paraId="4B73D5D0" w14:textId="77777777" w:rsidR="002D56CE" w:rsidRDefault="0007245F">
            <w:pPr>
              <w:pStyle w:val="Compact"/>
            </w:pPr>
            <w:r>
              <w:t>6.88</w:t>
            </w:r>
          </w:p>
        </w:tc>
        <w:tc>
          <w:tcPr>
            <w:tcW w:w="0" w:type="auto"/>
          </w:tcPr>
          <w:p w14:paraId="35DE7131" w14:textId="77777777" w:rsidR="002D56CE" w:rsidRDefault="0007245F">
            <w:pPr>
              <w:pStyle w:val="Compact"/>
            </w:pPr>
            <w:r>
              <w:t>55.4</w:t>
            </w:r>
          </w:p>
        </w:tc>
        <w:tc>
          <w:tcPr>
            <w:tcW w:w="0" w:type="auto"/>
          </w:tcPr>
          <w:p w14:paraId="31A93C78" w14:textId="77777777" w:rsidR="002D56CE" w:rsidRDefault="0007245F">
            <w:pPr>
              <w:pStyle w:val="Compact"/>
            </w:pPr>
            <w:r>
              <w:t>Co-collected with eDNA sample</w:t>
            </w:r>
          </w:p>
        </w:tc>
      </w:tr>
      <w:tr w:rsidR="002D56CE" w14:paraId="521F6186" w14:textId="77777777">
        <w:tc>
          <w:tcPr>
            <w:tcW w:w="0" w:type="auto"/>
          </w:tcPr>
          <w:p w14:paraId="3957D0D0" w14:textId="77777777" w:rsidR="002D56CE" w:rsidRDefault="0007245F">
            <w:pPr>
              <w:pStyle w:val="Compact"/>
            </w:pPr>
            <w:r>
              <w:t>Nov 23, 2025</w:t>
            </w:r>
          </w:p>
        </w:tc>
        <w:tc>
          <w:tcPr>
            <w:tcW w:w="0" w:type="auto"/>
          </w:tcPr>
          <w:p w14:paraId="78F27EEB" w14:textId="77777777" w:rsidR="002D56CE" w:rsidRDefault="0007245F">
            <w:pPr>
              <w:pStyle w:val="Compact"/>
            </w:pPr>
            <w:r>
              <w:t>6.53</w:t>
            </w:r>
          </w:p>
        </w:tc>
        <w:tc>
          <w:tcPr>
            <w:tcW w:w="0" w:type="auto"/>
          </w:tcPr>
          <w:p w14:paraId="09FC08E4" w14:textId="77777777" w:rsidR="002D56CE" w:rsidRDefault="0007245F">
            <w:pPr>
              <w:pStyle w:val="Compact"/>
            </w:pPr>
            <w:r>
              <w:t>37.7</w:t>
            </w:r>
          </w:p>
        </w:tc>
        <w:tc>
          <w:tcPr>
            <w:tcW w:w="0" w:type="auto"/>
          </w:tcPr>
          <w:p w14:paraId="24EDCEB3" w14:textId="77777777" w:rsidR="002D56CE" w:rsidRDefault="0007245F">
            <w:pPr>
              <w:pStyle w:val="Compact"/>
            </w:pPr>
            <w:r>
              <w:t>Winter baseline</w:t>
            </w:r>
          </w:p>
        </w:tc>
      </w:tr>
    </w:tbl>
    <w:p w14:paraId="18ED29DF" w14:textId="173C37B5" w:rsidR="002D56CE" w:rsidRDefault="0007245F">
      <w:pPr>
        <w:pStyle w:val="BodyText"/>
      </w:pPr>
      <w:r>
        <w:t>Corrected pH 6.88 and 55.4°F on the eDNA sample date are both within acceptable range for Brook Trout (thermal optimum 54–61°F; pH optimal range 6.0–7.0). The Brook Trout detection at 0.6% is consistent with these conditions — June temperatures and pH at t</w:t>
      </w:r>
      <w:r>
        <w:t>his site are both suitable.</w:t>
      </w:r>
      <w:ins w:id="150" w:author="Geoffrey Day" w:date="2026-04-28T15:40:00Z">
        <w:r w:rsidR="00214043">
          <w:t xml:space="preserve">  REVISE here and everywhere!</w:t>
        </w:r>
      </w:ins>
    </w:p>
    <w:p w14:paraId="5D6C21D5" w14:textId="77777777" w:rsidR="002D56CE" w:rsidRDefault="0007245F">
      <w:pPr>
        <w:pStyle w:val="BodyText"/>
      </w:pPr>
      <w:r>
        <w:t>† pH values two-point calibration corrected; residual uncertainty ±0.2 pH unit.</w:t>
      </w:r>
    </w:p>
    <w:p w14:paraId="185ACFB5" w14:textId="77777777" w:rsidR="002D56CE" w:rsidRDefault="0007245F">
      <w:r>
        <w:pict w14:anchorId="2E5E9D8A">
          <v:rect id="_x0000_i1047" style="width:0;height:1.5pt" o:hralign="center" o:hrstd="t" o:hr="t"/>
        </w:pict>
      </w:r>
    </w:p>
    <w:p w14:paraId="6EDF18BC" w14:textId="50370CFB" w:rsidR="002D56CE" w:rsidRDefault="0007245F">
      <w:pPr>
        <w:pStyle w:val="Heading2"/>
      </w:pPr>
      <w:bookmarkStart w:id="151" w:name="X720cbc49a18b46ec8bc1097ecc3075937662a88"/>
      <w:bookmarkEnd w:id="146"/>
      <w:bookmarkEnd w:id="149"/>
      <w:r>
        <w:t xml:space="preserve">Sawmill Brook — Atwater </w:t>
      </w:r>
      <w:ins w:id="152" w:author="Geoffrey Day" w:date="2026-04-28T15:41:00Z">
        <w:r w:rsidR="00214043">
          <w:t xml:space="preserve">Ave </w:t>
        </w:r>
      </w:ins>
      <w:r>
        <w:t>Site, Manchester-by-the-Sea, MA | JVB4981 / 2KL87R0I.1 | June 8, 2025</w:t>
      </w:r>
    </w:p>
    <w:p w14:paraId="7FC4D729" w14:textId="77777777" w:rsidR="002D56CE" w:rsidRDefault="0007245F">
      <w:pPr>
        <w:pStyle w:val="FirstParagraph"/>
      </w:pPr>
      <w:r>
        <w:rPr>
          <w:b/>
          <w:bCs/>
        </w:rPr>
        <w:t>Fish:</w:t>
      </w:r>
      <w:r>
        <w:t xml:space="preserve"> H(f) = 0.90 · 11 taxa · 10,319 reads </w:t>
      </w:r>
      <w:r>
        <w:rPr>
          <w:i/>
          <w:iCs/>
        </w:rPr>
        <w:t>(includes</w:t>
      </w:r>
      <w:r>
        <w:rPr>
          <w:i/>
          <w:iCs/>
        </w:rPr>
        <w:t xml:space="preserve"> all genus-level ESVs; see cormorant QC note)</w:t>
      </w:r>
    </w:p>
    <w:p w14:paraId="3D7F2B44" w14:textId="77777777" w:rsidR="002D56CE" w:rsidRDefault="0007245F">
      <w:pPr>
        <w:pStyle w:val="Heading3"/>
      </w:pPr>
      <w:bookmarkStart w:id="153" w:name="sentinel-signal-11"/>
      <w:r>
        <w:t>Sentinel Signal</w:t>
      </w:r>
    </w:p>
    <w:p w14:paraId="52ABB4C8" w14:textId="77777777" w:rsidR="002D56CE" w:rsidRDefault="0007245F">
      <w:pPr>
        <w:pStyle w:val="FirstParagraph"/>
      </w:pPr>
      <w:r>
        <w:t xml:space="preserve">Golden Shiner 78.1% dominant at a low-water freshwater site in June. </w:t>
      </w:r>
      <w:r>
        <w:rPr>
          <w:b/>
          <w:bCs/>
        </w:rPr>
        <w:t>Sculpin (Cottidae spp.) 2.5% = cold-water benthic species — clean-habitat signal.</w:t>
      </w:r>
      <w:r>
        <w:t xml:space="preserve"> </w:t>
      </w:r>
      <w:r>
        <w:rPr>
          <w:b/>
          <w:bCs/>
        </w:rPr>
        <w:t>Brook Trout (</w:t>
      </w:r>
      <w:r>
        <w:rPr>
          <w:b/>
          <w:bCs/>
          <w:i/>
          <w:iCs/>
        </w:rPr>
        <w:t>Salvelinus</w:t>
      </w:r>
      <w:r>
        <w:rPr>
          <w:b/>
          <w:bCs/>
        </w:rPr>
        <w:t xml:space="preserve"> spp.) 1.1% = DETECT</w:t>
      </w:r>
      <w:r>
        <w:rPr>
          <w:b/>
          <w:bCs/>
        </w:rPr>
        <w:t>ED — 114 reads.</w:t>
      </w:r>
      <w:r>
        <w:t xml:space="preserve"> Three detections (Menhaden, marine prickleback, and Alewife) are attributed to cormorant fecal eDNA, not live fish. See QC note.</w:t>
      </w:r>
    </w:p>
    <w:p w14:paraId="204337C5" w14:textId="77777777" w:rsidR="002D56CE" w:rsidRDefault="0007245F">
      <w:pPr>
        <w:pStyle w:val="Heading3"/>
      </w:pPr>
      <w:bookmarkStart w:id="154" w:name="fish-community-4"/>
      <w:bookmarkEnd w:id="153"/>
      <w:r>
        <w:t>Fish Community</w:t>
      </w:r>
    </w:p>
    <w:tbl>
      <w:tblPr>
        <w:tblStyle w:val="Table"/>
        <w:tblW w:w="5000" w:type="pct"/>
        <w:tblLayout w:type="fixed"/>
        <w:tblLook w:val="0020" w:firstRow="1" w:lastRow="0" w:firstColumn="0" w:lastColumn="0" w:noHBand="0" w:noVBand="0"/>
      </w:tblPr>
      <w:tblGrid>
        <w:gridCol w:w="3192"/>
        <w:gridCol w:w="3192"/>
        <w:gridCol w:w="3192"/>
      </w:tblGrid>
      <w:tr w:rsidR="002D56CE" w14:paraId="6A2F32A7"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2640" w:type="dxa"/>
          </w:tcPr>
          <w:p w14:paraId="4DBF559C" w14:textId="77777777" w:rsidR="002D56CE" w:rsidRDefault="0007245F">
            <w:pPr>
              <w:pStyle w:val="Compact"/>
            </w:pPr>
            <w:r>
              <w:t>Species</w:t>
            </w:r>
          </w:p>
        </w:tc>
        <w:tc>
          <w:tcPr>
            <w:tcW w:w="2640" w:type="dxa"/>
          </w:tcPr>
          <w:p w14:paraId="404421BB" w14:textId="77777777" w:rsidR="002D56CE" w:rsidRDefault="0007245F">
            <w:pPr>
              <w:pStyle w:val="Compact"/>
            </w:pPr>
            <w:r>
              <w:t>Rel%</w:t>
            </w:r>
          </w:p>
        </w:tc>
        <w:tc>
          <w:tcPr>
            <w:tcW w:w="2640" w:type="dxa"/>
          </w:tcPr>
          <w:p w14:paraId="10CED788" w14:textId="77777777" w:rsidR="002D56CE" w:rsidRDefault="0007245F">
            <w:pPr>
              <w:pStyle w:val="Compact"/>
            </w:pPr>
            <w:r>
              <w:t>Note</w:t>
            </w:r>
          </w:p>
        </w:tc>
      </w:tr>
      <w:tr w:rsidR="002D56CE" w14:paraId="5F9D74DB" w14:textId="77777777">
        <w:tc>
          <w:tcPr>
            <w:tcW w:w="2640" w:type="dxa"/>
          </w:tcPr>
          <w:p w14:paraId="2FB71DFD" w14:textId="77777777" w:rsidR="002D56CE" w:rsidRDefault="0007245F">
            <w:pPr>
              <w:pStyle w:val="Compact"/>
            </w:pPr>
            <w:r>
              <w:rPr>
                <w:i/>
                <w:iCs/>
              </w:rPr>
              <w:t>Notemigonus crysoleucas</w:t>
            </w:r>
            <w:r>
              <w:t xml:space="preserve"> — Golden Shiner</w:t>
            </w:r>
          </w:p>
        </w:tc>
        <w:tc>
          <w:tcPr>
            <w:tcW w:w="2640" w:type="dxa"/>
          </w:tcPr>
          <w:p w14:paraId="1F064D47" w14:textId="77777777" w:rsidR="002D56CE" w:rsidRDefault="0007245F">
            <w:pPr>
              <w:pStyle w:val="Compact"/>
            </w:pPr>
            <w:r>
              <w:t>78.1%</w:t>
            </w:r>
          </w:p>
        </w:tc>
        <w:tc>
          <w:tcPr>
            <w:tcW w:w="2640" w:type="dxa"/>
          </w:tcPr>
          <w:p w14:paraId="4FCF5284" w14:textId="77777777" w:rsidR="002D56CE" w:rsidRDefault="0007245F">
            <w:pPr>
              <w:pStyle w:val="Compact"/>
            </w:pPr>
            <w:r>
              <w:t>Native — dominant</w:t>
            </w:r>
          </w:p>
        </w:tc>
      </w:tr>
      <w:tr w:rsidR="002D56CE" w14:paraId="0F1DC814" w14:textId="77777777">
        <w:tc>
          <w:tcPr>
            <w:tcW w:w="2640" w:type="dxa"/>
          </w:tcPr>
          <w:p w14:paraId="3698ECC5" w14:textId="77777777" w:rsidR="002D56CE" w:rsidRDefault="0007245F">
            <w:pPr>
              <w:pStyle w:val="Compact"/>
            </w:pPr>
            <w:r>
              <w:rPr>
                <w:i/>
                <w:iCs/>
              </w:rPr>
              <w:t>Lepomis</w:t>
            </w:r>
            <w:r>
              <w:t xml:space="preserve"> spp. — Sunfish</w:t>
            </w:r>
          </w:p>
        </w:tc>
        <w:tc>
          <w:tcPr>
            <w:tcW w:w="2640" w:type="dxa"/>
          </w:tcPr>
          <w:p w14:paraId="23C01B08" w14:textId="77777777" w:rsidR="002D56CE" w:rsidRDefault="0007245F">
            <w:pPr>
              <w:pStyle w:val="Compact"/>
            </w:pPr>
            <w:r>
              <w:t>10.2%</w:t>
            </w:r>
          </w:p>
        </w:tc>
        <w:tc>
          <w:tcPr>
            <w:tcW w:w="2640" w:type="dxa"/>
          </w:tcPr>
          <w:p w14:paraId="1BD9D71A" w14:textId="77777777" w:rsidR="002D56CE" w:rsidRDefault="0007245F">
            <w:pPr>
              <w:pStyle w:val="Compact"/>
            </w:pPr>
            <w:r>
              <w:t>Native [T1]</w:t>
            </w:r>
          </w:p>
        </w:tc>
      </w:tr>
      <w:tr w:rsidR="002D56CE" w14:paraId="757A74A0" w14:textId="77777777">
        <w:tc>
          <w:tcPr>
            <w:tcW w:w="2640" w:type="dxa"/>
          </w:tcPr>
          <w:p w14:paraId="0491739F" w14:textId="77777777" w:rsidR="002D56CE" w:rsidRDefault="0007245F">
            <w:pPr>
              <w:pStyle w:val="Compact"/>
            </w:pPr>
            <w:r>
              <w:t>Cottidae spp. — Sculpin</w:t>
            </w:r>
          </w:p>
        </w:tc>
        <w:tc>
          <w:tcPr>
            <w:tcW w:w="2640" w:type="dxa"/>
          </w:tcPr>
          <w:p w14:paraId="5B0D51C2" w14:textId="77777777" w:rsidR="002D56CE" w:rsidRDefault="0007245F">
            <w:pPr>
              <w:pStyle w:val="Compact"/>
            </w:pPr>
            <w:r>
              <w:t>2.5%</w:t>
            </w:r>
          </w:p>
        </w:tc>
        <w:tc>
          <w:tcPr>
            <w:tcW w:w="2640" w:type="dxa"/>
          </w:tcPr>
          <w:p w14:paraId="290665C1" w14:textId="77777777" w:rsidR="002D56CE" w:rsidRDefault="0007245F">
            <w:pPr>
              <w:pStyle w:val="Compact"/>
            </w:pPr>
            <w:r>
              <w:t>Native cold-water benthic — family-level ID; ecologically significant</w:t>
            </w:r>
          </w:p>
        </w:tc>
      </w:tr>
      <w:tr w:rsidR="002D56CE" w14:paraId="287ACD3A" w14:textId="77777777">
        <w:tc>
          <w:tcPr>
            <w:tcW w:w="2640" w:type="dxa"/>
          </w:tcPr>
          <w:p w14:paraId="75D92452" w14:textId="77777777" w:rsidR="002D56CE" w:rsidRDefault="0007245F">
            <w:pPr>
              <w:pStyle w:val="Compact"/>
            </w:pPr>
            <w:r>
              <w:rPr>
                <w:i/>
                <w:iCs/>
              </w:rPr>
              <w:t>Anguilla rostrata</w:t>
            </w:r>
            <w:r>
              <w:t xml:space="preserve"> — American Eel</w:t>
            </w:r>
          </w:p>
        </w:tc>
        <w:tc>
          <w:tcPr>
            <w:tcW w:w="2640" w:type="dxa"/>
          </w:tcPr>
          <w:p w14:paraId="265343EB" w14:textId="77777777" w:rsidR="002D56CE" w:rsidRDefault="0007245F">
            <w:pPr>
              <w:pStyle w:val="Compact"/>
            </w:pPr>
            <w:r>
              <w:t>2.0%</w:t>
            </w:r>
          </w:p>
        </w:tc>
        <w:tc>
          <w:tcPr>
            <w:tcW w:w="2640" w:type="dxa"/>
          </w:tcPr>
          <w:p w14:paraId="63615806" w14:textId="77777777" w:rsidR="002D56CE" w:rsidRDefault="0007245F">
            <w:pPr>
              <w:pStyle w:val="Compact"/>
            </w:pPr>
            <w:r>
              <w:t>Native catadromous</w:t>
            </w:r>
          </w:p>
        </w:tc>
      </w:tr>
      <w:tr w:rsidR="002D56CE" w14:paraId="5B7CA334" w14:textId="77777777">
        <w:tc>
          <w:tcPr>
            <w:tcW w:w="2640" w:type="dxa"/>
          </w:tcPr>
          <w:p w14:paraId="0A1FE4E5" w14:textId="77777777" w:rsidR="002D56CE" w:rsidRDefault="0007245F">
            <w:pPr>
              <w:pStyle w:val="Compact"/>
            </w:pPr>
            <w:r>
              <w:rPr>
                <w:i/>
                <w:iCs/>
              </w:rPr>
              <w:t>Brevoortia</w:t>
            </w:r>
            <w:r>
              <w:t xml:space="preserve"> spp. — Menhaden</w:t>
            </w:r>
          </w:p>
        </w:tc>
        <w:tc>
          <w:tcPr>
            <w:tcW w:w="2640" w:type="dxa"/>
          </w:tcPr>
          <w:p w14:paraId="049CC8DC" w14:textId="77777777" w:rsidR="002D56CE" w:rsidRDefault="0007245F">
            <w:pPr>
              <w:pStyle w:val="Compact"/>
            </w:pPr>
            <w:r>
              <w:t>1.7%</w:t>
            </w:r>
          </w:p>
        </w:tc>
        <w:tc>
          <w:tcPr>
            <w:tcW w:w="2640" w:type="dxa"/>
          </w:tcPr>
          <w:p w14:paraId="0DD26516" w14:textId="77777777" w:rsidR="002D56CE" w:rsidRDefault="0007245F">
            <w:pPr>
              <w:pStyle w:val="Compact"/>
            </w:pPr>
            <w:r>
              <w:t>⚠</w:t>
            </w:r>
            <w:r>
              <w:t>️</w:t>
            </w:r>
            <w:r>
              <w:t xml:space="preserve"> </w:t>
            </w:r>
            <w:r>
              <w:rPr>
                <w:b/>
                <w:bCs/>
              </w:rPr>
              <w:t>Cormorant dietary artifact</w:t>
            </w:r>
            <w:r>
              <w:t xml:space="preserve"> — coastal marine; physically impossible as live fish at this site</w:t>
            </w:r>
          </w:p>
        </w:tc>
      </w:tr>
      <w:tr w:rsidR="002D56CE" w14:paraId="71EBC06D" w14:textId="77777777">
        <w:tc>
          <w:tcPr>
            <w:tcW w:w="2640" w:type="dxa"/>
          </w:tcPr>
          <w:p w14:paraId="578DF428" w14:textId="77777777" w:rsidR="002D56CE" w:rsidRDefault="0007245F">
            <w:pPr>
              <w:pStyle w:val="Compact"/>
            </w:pPr>
            <w:r>
              <w:rPr>
                <w:i/>
                <w:iCs/>
              </w:rPr>
              <w:t>Ameiurus</w:t>
            </w:r>
            <w:r>
              <w:t xml:space="preserve"> spp. — Bullhead </w:t>
            </w:r>
            <w:r>
              <w:lastRenderedPageBreak/>
              <w:t>Catfish</w:t>
            </w:r>
          </w:p>
        </w:tc>
        <w:tc>
          <w:tcPr>
            <w:tcW w:w="2640" w:type="dxa"/>
          </w:tcPr>
          <w:p w14:paraId="7BDC7C71" w14:textId="77777777" w:rsidR="002D56CE" w:rsidRDefault="0007245F">
            <w:pPr>
              <w:pStyle w:val="Compact"/>
            </w:pPr>
            <w:r>
              <w:lastRenderedPageBreak/>
              <w:t>1.7%</w:t>
            </w:r>
          </w:p>
        </w:tc>
        <w:tc>
          <w:tcPr>
            <w:tcW w:w="2640" w:type="dxa"/>
          </w:tcPr>
          <w:p w14:paraId="549EFA0E" w14:textId="77777777" w:rsidR="002D56CE" w:rsidRDefault="0007245F">
            <w:pPr>
              <w:pStyle w:val="Compact"/>
            </w:pPr>
            <w:r>
              <w:t>Native [T1]</w:t>
            </w:r>
          </w:p>
        </w:tc>
      </w:tr>
      <w:tr w:rsidR="002D56CE" w14:paraId="1908A8B3" w14:textId="77777777">
        <w:tc>
          <w:tcPr>
            <w:tcW w:w="2640" w:type="dxa"/>
          </w:tcPr>
          <w:p w14:paraId="7C421187" w14:textId="77777777" w:rsidR="002D56CE" w:rsidRDefault="0007245F">
            <w:pPr>
              <w:pStyle w:val="Compact"/>
            </w:pPr>
            <w:r>
              <w:rPr>
                <w:b/>
                <w:bCs/>
                <w:i/>
                <w:iCs/>
              </w:rPr>
              <w:t>Salvelinus</w:t>
            </w:r>
            <w:r>
              <w:rPr>
                <w:b/>
                <w:bCs/>
              </w:rPr>
              <w:t xml:space="preserve"> spp. — Brook Trout</w:t>
            </w:r>
          </w:p>
        </w:tc>
        <w:tc>
          <w:tcPr>
            <w:tcW w:w="2640" w:type="dxa"/>
          </w:tcPr>
          <w:p w14:paraId="0DA752AB" w14:textId="77777777" w:rsidR="002D56CE" w:rsidRDefault="0007245F">
            <w:pPr>
              <w:pStyle w:val="Compact"/>
            </w:pPr>
            <w:r>
              <w:rPr>
                <w:b/>
                <w:bCs/>
              </w:rPr>
              <w:t>1.1%</w:t>
            </w:r>
          </w:p>
        </w:tc>
        <w:tc>
          <w:tcPr>
            <w:tcW w:w="2640" w:type="dxa"/>
          </w:tcPr>
          <w:p w14:paraId="671B2FE1" w14:textId="77777777" w:rsidR="002D56CE" w:rsidRDefault="0007245F">
            <w:pPr>
              <w:pStyle w:val="Compact"/>
            </w:pPr>
            <w:r>
              <w:rPr>
                <w:b/>
                <w:bCs/>
              </w:rPr>
              <w:t>DETECTED — 114 reads. Native cold-water sentinel.</w:t>
            </w:r>
          </w:p>
        </w:tc>
      </w:tr>
      <w:tr w:rsidR="002D56CE" w14:paraId="33A87CD2" w14:textId="77777777">
        <w:tc>
          <w:tcPr>
            <w:tcW w:w="2640" w:type="dxa"/>
          </w:tcPr>
          <w:p w14:paraId="7C3CAC52" w14:textId="77777777" w:rsidR="002D56CE" w:rsidRDefault="0007245F">
            <w:pPr>
              <w:pStyle w:val="Compact"/>
            </w:pPr>
            <w:r>
              <w:rPr>
                <w:i/>
                <w:iCs/>
              </w:rPr>
              <w:t>Alosa pseudoharengus</w:t>
            </w:r>
            <w:r>
              <w:t xml:space="preserve"> — Al</w:t>
            </w:r>
            <w:r>
              <w:t>ewife</w:t>
            </w:r>
          </w:p>
        </w:tc>
        <w:tc>
          <w:tcPr>
            <w:tcW w:w="2640" w:type="dxa"/>
          </w:tcPr>
          <w:p w14:paraId="3EABC910" w14:textId="77777777" w:rsidR="002D56CE" w:rsidRDefault="0007245F">
            <w:pPr>
              <w:pStyle w:val="Compact"/>
            </w:pPr>
            <w:r>
              <w:t>0.8%</w:t>
            </w:r>
          </w:p>
        </w:tc>
        <w:tc>
          <w:tcPr>
            <w:tcW w:w="2640" w:type="dxa"/>
          </w:tcPr>
          <w:p w14:paraId="5F4D4DA4" w14:textId="77777777" w:rsidR="002D56CE" w:rsidRDefault="0007245F">
            <w:pPr>
              <w:pStyle w:val="Compact"/>
            </w:pPr>
            <w:r>
              <w:t>⚠</w:t>
            </w:r>
            <w:r>
              <w:t>️</w:t>
            </w:r>
            <w:r>
              <w:t xml:space="preserve"> </w:t>
            </w:r>
            <w:r>
              <w:rPr>
                <w:b/>
                <w:bCs/>
              </w:rPr>
              <w:t>Probable cormorant dietary artifact</w:t>
            </w:r>
            <w:r>
              <w:t xml:space="preserve"> — de-watered site miles above tidal zone; cormorant input confirmed by Menhaden at same event</w:t>
            </w:r>
          </w:p>
        </w:tc>
      </w:tr>
      <w:tr w:rsidR="002D56CE" w14:paraId="56C08462" w14:textId="77777777">
        <w:tc>
          <w:tcPr>
            <w:tcW w:w="2640" w:type="dxa"/>
          </w:tcPr>
          <w:p w14:paraId="61C961DF" w14:textId="77777777" w:rsidR="002D56CE" w:rsidRDefault="0007245F">
            <w:pPr>
              <w:pStyle w:val="Compact"/>
            </w:pPr>
            <w:r>
              <w:rPr>
                <w:i/>
                <w:iCs/>
              </w:rPr>
              <w:t>Fundulus parvipinnis</w:t>
            </w:r>
          </w:p>
        </w:tc>
        <w:tc>
          <w:tcPr>
            <w:tcW w:w="2640" w:type="dxa"/>
          </w:tcPr>
          <w:p w14:paraId="05BCA333" w14:textId="77777777" w:rsidR="002D56CE" w:rsidRDefault="0007245F">
            <w:pPr>
              <w:pStyle w:val="Compact"/>
            </w:pPr>
            <w:r>
              <w:t>0.8%</w:t>
            </w:r>
          </w:p>
        </w:tc>
        <w:tc>
          <w:tcPr>
            <w:tcW w:w="2640" w:type="dxa"/>
          </w:tcPr>
          <w:p w14:paraId="30CD8052" w14:textId="77777777" w:rsidR="002D56CE" w:rsidRDefault="0007245F">
            <w:pPr>
              <w:pStyle w:val="Compact"/>
            </w:pPr>
            <w:r>
              <w:t>Database artifact [T4] — excluded</w:t>
            </w:r>
          </w:p>
        </w:tc>
      </w:tr>
      <w:tr w:rsidR="002D56CE" w14:paraId="0610DB46" w14:textId="77777777">
        <w:tc>
          <w:tcPr>
            <w:tcW w:w="2640" w:type="dxa"/>
          </w:tcPr>
          <w:p w14:paraId="32A37F17" w14:textId="77777777" w:rsidR="002D56CE" w:rsidRDefault="0007245F">
            <w:pPr>
              <w:pStyle w:val="Compact"/>
            </w:pPr>
            <w:r>
              <w:rPr>
                <w:i/>
                <w:iCs/>
              </w:rPr>
              <w:t>Xiphister</w:t>
            </w:r>
            <w:r>
              <w:t xml:space="preserve"> spp. — Marine Prickleback</w:t>
            </w:r>
          </w:p>
        </w:tc>
        <w:tc>
          <w:tcPr>
            <w:tcW w:w="2640" w:type="dxa"/>
          </w:tcPr>
          <w:p w14:paraId="454F66E1" w14:textId="77777777" w:rsidR="002D56CE" w:rsidRDefault="0007245F">
            <w:pPr>
              <w:pStyle w:val="Compact"/>
            </w:pPr>
            <w:r>
              <w:t>0.6%</w:t>
            </w:r>
          </w:p>
        </w:tc>
        <w:tc>
          <w:tcPr>
            <w:tcW w:w="2640" w:type="dxa"/>
          </w:tcPr>
          <w:p w14:paraId="122A9132" w14:textId="77777777" w:rsidR="002D56CE" w:rsidRDefault="0007245F">
            <w:pPr>
              <w:pStyle w:val="Compact"/>
            </w:pPr>
            <w:r>
              <w:t>⚠</w:t>
            </w:r>
            <w:r>
              <w:t>️</w:t>
            </w:r>
            <w:r>
              <w:t xml:space="preserve"> </w:t>
            </w:r>
            <w:r>
              <w:rPr>
                <w:b/>
                <w:bCs/>
              </w:rPr>
              <w:t>Cormor</w:t>
            </w:r>
            <w:r>
              <w:rPr>
                <w:b/>
                <w:bCs/>
              </w:rPr>
              <w:t>ant dietary artifact</w:t>
            </w:r>
            <w:r>
              <w:t xml:space="preserve"> — intertidal marine species with no freshwater range</w:t>
            </w:r>
          </w:p>
        </w:tc>
      </w:tr>
      <w:tr w:rsidR="002D56CE" w14:paraId="39E8330F" w14:textId="77777777">
        <w:tc>
          <w:tcPr>
            <w:tcW w:w="2640" w:type="dxa"/>
          </w:tcPr>
          <w:p w14:paraId="4FB8B112" w14:textId="77777777" w:rsidR="002D56CE" w:rsidRDefault="0007245F">
            <w:pPr>
              <w:pStyle w:val="Compact"/>
            </w:pPr>
            <w:r>
              <w:t>Perciformes (unresolved)</w:t>
            </w:r>
          </w:p>
        </w:tc>
        <w:tc>
          <w:tcPr>
            <w:tcW w:w="2640" w:type="dxa"/>
          </w:tcPr>
          <w:p w14:paraId="7B6DD28E" w14:textId="77777777" w:rsidR="002D56CE" w:rsidRDefault="0007245F">
            <w:pPr>
              <w:pStyle w:val="Compact"/>
            </w:pPr>
            <w:r>
              <w:t>0.1%</w:t>
            </w:r>
          </w:p>
        </w:tc>
        <w:tc>
          <w:tcPr>
            <w:tcW w:w="2640" w:type="dxa"/>
          </w:tcPr>
          <w:p w14:paraId="3F339BAE" w14:textId="77777777" w:rsidR="002D56CE" w:rsidRDefault="0007245F">
            <w:pPr>
              <w:pStyle w:val="Compact"/>
            </w:pPr>
            <w:r>
              <w:t>Insufficient resolution — excluded from interpretation</w:t>
            </w:r>
          </w:p>
        </w:tc>
      </w:tr>
    </w:tbl>
    <w:p w14:paraId="1BFB9FEB" w14:textId="77777777" w:rsidR="002D56CE" w:rsidRDefault="0007245F">
      <w:pPr>
        <w:pStyle w:val="BodyText"/>
      </w:pPr>
      <w:r>
        <w:rPr>
          <w:i/>
          <w:iCs/>
        </w:rPr>
        <w:t>Non-fish filtered: Chrysemys picta (Painted Turtle) — reptile.</w:t>
      </w:r>
    </w:p>
    <w:p w14:paraId="1F32A934" w14:textId="77777777" w:rsidR="002D56CE" w:rsidRDefault="0007245F">
      <w:pPr>
        <w:pStyle w:val="Heading3"/>
      </w:pPr>
      <w:bookmarkStart w:id="155" w:name="qc-note-cormorant-fecal-edna-t5"/>
      <w:bookmarkEnd w:id="154"/>
      <w:r>
        <w:t>QC Note — Cormorant Fecal eDNA [T5]</w:t>
      </w:r>
    </w:p>
    <w:p w14:paraId="7591F785" w14:textId="77777777" w:rsidR="002D56CE" w:rsidRDefault="0007245F">
      <w:pPr>
        <w:pStyle w:val="FirstParagraph"/>
      </w:pPr>
      <w:r>
        <w:t xml:space="preserve">Three detections at this inland freshwater site are cormorant dietary artifacts: </w:t>
      </w:r>
      <w:r>
        <w:rPr>
          <w:b/>
          <w:bCs/>
        </w:rPr>
        <w:t>Menhaden (1.7%, 176 reads)</w:t>
      </w:r>
      <w:r>
        <w:t xml:space="preserve"> — coastal marine species, no freshwater range; </w:t>
      </w:r>
      <w:r>
        <w:rPr>
          <w:b/>
          <w:bCs/>
        </w:rPr>
        <w:t>Xi</w:t>
      </w:r>
      <w:r>
        <w:rPr>
          <w:b/>
          <w:bCs/>
        </w:rPr>
        <w:t>phister spp. (0.6%, 65 reads)</w:t>
      </w:r>
      <w:r>
        <w:t xml:space="preserve"> — intertidal marine species; </w:t>
      </w:r>
      <w:r>
        <w:rPr>
          <w:b/>
          <w:bCs/>
        </w:rPr>
        <w:t>Alewife (0.8%, 85 reads)</w:t>
      </w:r>
      <w:r>
        <w:t xml:space="preserve"> — above confirmed anadromous limit in June. Menhaden is the diagnostic indicator of Double-crested Cormorant fecal input at inland sites [T5]. </w:t>
      </w:r>
      <w:r>
        <w:rPr>
          <w:b/>
          <w:bCs/>
        </w:rPr>
        <w:t>No authenticated live Alewife</w:t>
      </w:r>
      <w:r>
        <w:rPr>
          <w:b/>
          <w:bCs/>
        </w:rPr>
        <w:t xml:space="preserve"> at the Atwater reach.</w:t>
      </w:r>
      <w:r>
        <w:t xml:space="preserve"> Alewife is confirmed at Second Pond (Cat Brook headwater) — not at mid-watershed reaches above the tidal zone.</w:t>
      </w:r>
    </w:p>
    <w:p w14:paraId="7BD19C07" w14:textId="77777777" w:rsidR="002D56CE" w:rsidRDefault="0007245F">
      <w:pPr>
        <w:pStyle w:val="Heading3"/>
      </w:pPr>
      <w:bookmarkStart w:id="156" w:name="narrative-11"/>
      <w:bookmarkEnd w:id="155"/>
      <w:r>
        <w:t>Narrative</w:t>
      </w:r>
    </w:p>
    <w:p w14:paraId="335BBC58" w14:textId="77777777" w:rsidR="002D56CE" w:rsidRDefault="0007245F">
      <w:pPr>
        <w:pStyle w:val="FirstParagraph"/>
      </w:pPr>
      <w:r>
        <w:t>Sawmill Brook at the Atwater monitoring site, June 8, 2025: Golden Shiner dominates at 78.1% in low-water summer</w:t>
      </w:r>
      <w:r>
        <w:t xml:space="preserve"> conditions. </w:t>
      </w:r>
      <w:r>
        <w:rPr>
          <w:b/>
          <w:bCs/>
        </w:rPr>
        <w:t>Brook Trout (</w:t>
      </w:r>
      <w:r>
        <w:rPr>
          <w:b/>
          <w:bCs/>
          <w:i/>
          <w:iCs/>
        </w:rPr>
        <w:t>Salvelinus</w:t>
      </w:r>
      <w:r>
        <w:rPr>
          <w:b/>
          <w:bCs/>
        </w:rPr>
        <w:t xml:space="preserve"> spp.) detected at 1.1% (114 reads)</w:t>
      </w:r>
      <w:r>
        <w:t xml:space="preserve"> </w:t>
      </w:r>
      <w:r>
        <w:t>— low but consistent with the MBTS pattern across sites (School St: 2.5%; Below Lincoln Pool: 0.6%).</w:t>
      </w:r>
    </w:p>
    <w:p w14:paraId="615542ED" w14:textId="77777777" w:rsidR="002D56CE" w:rsidRDefault="0007245F">
      <w:pPr>
        <w:pStyle w:val="BodyText"/>
      </w:pPr>
      <w:r>
        <w:rPr>
          <w:b/>
          <w:bCs/>
        </w:rPr>
        <w:t>Sculpin (Cottidae spp., 2.5%, 260 reads)</w:t>
      </w:r>
      <w:r>
        <w:t xml:space="preserve"> is the most ecologically significant finding in this corrected community. Sculpin are cold-water, benthic, intoler</w:t>
      </w:r>
      <w:r>
        <w:t>ant of warming and siltation — the same habitat requirements as Brook Trout. Likely Slimy Sculpin (</w:t>
      </w:r>
      <w:r>
        <w:rPr>
          <w:i/>
          <w:iCs/>
        </w:rPr>
        <w:t>Cottus cognatus</w:t>
      </w:r>
      <w:r>
        <w:t>) or Mottled Sculpin (</w:t>
      </w:r>
      <w:r>
        <w:rPr>
          <w:i/>
          <w:iCs/>
        </w:rPr>
        <w:t>Cottus bairdi</w:t>
      </w:r>
      <w:r>
        <w:t>), both native to Massachusetts streams; species-level resolution is not available from this MiFish barcode</w:t>
      </w:r>
      <w:r>
        <w:t>. A resident sculpin population at the Atwater reach confirms cold, clean, structurally complex stream habitat — a strongly positive indicator.</w:t>
      </w:r>
    </w:p>
    <w:p w14:paraId="1EF55877" w14:textId="77777777" w:rsidR="002D56CE" w:rsidRDefault="0007245F">
      <w:pPr>
        <w:pStyle w:val="BodyText"/>
      </w:pPr>
      <w:r>
        <w:rPr>
          <w:i/>
          <w:iCs/>
        </w:rPr>
        <w:lastRenderedPageBreak/>
        <w:t>Lepomis</w:t>
      </w:r>
      <w:r>
        <w:t xml:space="preserve"> spp. (10.2%) and </w:t>
      </w:r>
      <w:r>
        <w:rPr>
          <w:i/>
          <w:iCs/>
        </w:rPr>
        <w:t>Ameiurus</w:t>
      </w:r>
      <w:r>
        <w:t xml:space="preserve"> spp. (1.7%) reflect the pond-connected and slow-water components of the Sawmil</w:t>
      </w:r>
      <w:r>
        <w:t>l Brook watershed.</w:t>
      </w:r>
    </w:p>
    <w:p w14:paraId="454F82F4" w14:textId="77777777" w:rsidR="002D56CE" w:rsidRDefault="0007245F">
      <w:pPr>
        <w:pStyle w:val="BodyText"/>
      </w:pPr>
      <w:r>
        <w:t>After excluding cormorant dietary artifacts (Menhaden, Alewife, Xiphister) and database artifacts (</w:t>
      </w:r>
      <w:r>
        <w:rPr>
          <w:i/>
          <w:iCs/>
        </w:rPr>
        <w:t>Fundulus parvipinnis</w:t>
      </w:r>
      <w:r>
        <w:t xml:space="preserve">, unresolved Perciformes), the authenticated freshwater community is: </w:t>
      </w:r>
      <w:r>
        <w:rPr>
          <w:b/>
          <w:bCs/>
        </w:rPr>
        <w:t>Golden Shiner 78.1% · Lepomis spp. 10.2% · Sculp</w:t>
      </w:r>
      <w:r>
        <w:rPr>
          <w:b/>
          <w:bCs/>
        </w:rPr>
        <w:t>in 2.5% · Eel 2.0% · Bullhead 1.7% · Brook Trout 1.1%</w:t>
      </w:r>
      <w:r>
        <w:t xml:space="preserve"> — a coherent native freshwater community with both cold-water sentinel species (Brook Trout, Sculpin) confirmed.</w:t>
      </w:r>
    </w:p>
    <w:p w14:paraId="165FAD8D" w14:textId="77777777" w:rsidR="002D56CE" w:rsidRDefault="0007245F">
      <w:pPr>
        <w:pStyle w:val="Heading3"/>
      </w:pPr>
      <w:bookmarkStart w:id="157" w:name="Xe34b5ec3b2350679229d485f2244653ebce32f9"/>
      <w:bookmarkEnd w:id="156"/>
      <w:r>
        <w:t>Field Measurements — Atwater Site (Vivosun pH meter†)</w:t>
      </w:r>
    </w:p>
    <w:tbl>
      <w:tblPr>
        <w:tblStyle w:val="Table"/>
        <w:tblW w:w="5000" w:type="pct"/>
        <w:tblLayout w:type="fixed"/>
        <w:tblLook w:val="0020" w:firstRow="1" w:lastRow="0" w:firstColumn="0" w:lastColumn="0" w:noHBand="0" w:noVBand="0"/>
      </w:tblPr>
      <w:tblGrid>
        <w:gridCol w:w="2394"/>
        <w:gridCol w:w="2394"/>
        <w:gridCol w:w="2394"/>
        <w:gridCol w:w="2394"/>
      </w:tblGrid>
      <w:tr w:rsidR="002D56CE" w14:paraId="6C2E0256"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1980" w:type="dxa"/>
          </w:tcPr>
          <w:p w14:paraId="6F91A4B4" w14:textId="77777777" w:rsidR="002D56CE" w:rsidRDefault="0007245F">
            <w:pPr>
              <w:pStyle w:val="Compact"/>
            </w:pPr>
            <w:r>
              <w:t>Date</w:t>
            </w:r>
          </w:p>
        </w:tc>
        <w:tc>
          <w:tcPr>
            <w:tcW w:w="1980" w:type="dxa"/>
          </w:tcPr>
          <w:p w14:paraId="41688D38" w14:textId="77777777" w:rsidR="002D56CE" w:rsidRDefault="0007245F">
            <w:pPr>
              <w:pStyle w:val="Compact"/>
            </w:pPr>
            <w:r>
              <w:t>pH</w:t>
            </w:r>
          </w:p>
        </w:tc>
        <w:tc>
          <w:tcPr>
            <w:tcW w:w="1980" w:type="dxa"/>
          </w:tcPr>
          <w:p w14:paraId="62FE72AF" w14:textId="77777777" w:rsidR="002D56CE" w:rsidRDefault="0007245F">
            <w:pPr>
              <w:pStyle w:val="Compact"/>
            </w:pPr>
            <w:r>
              <w:t>Temp °F</w:t>
            </w:r>
          </w:p>
        </w:tc>
        <w:tc>
          <w:tcPr>
            <w:tcW w:w="1980" w:type="dxa"/>
          </w:tcPr>
          <w:p w14:paraId="56829F81" w14:textId="77777777" w:rsidR="002D56CE" w:rsidRDefault="0007245F">
            <w:pPr>
              <w:pStyle w:val="Compact"/>
            </w:pPr>
            <w:r>
              <w:t>Note</w:t>
            </w:r>
          </w:p>
        </w:tc>
      </w:tr>
      <w:tr w:rsidR="002D56CE" w14:paraId="066AEDE1" w14:textId="77777777">
        <w:tc>
          <w:tcPr>
            <w:tcW w:w="1980" w:type="dxa"/>
          </w:tcPr>
          <w:p w14:paraId="3C1C7B5A" w14:textId="77777777" w:rsidR="002D56CE" w:rsidRDefault="0007245F">
            <w:pPr>
              <w:pStyle w:val="Compact"/>
            </w:pPr>
            <w:r>
              <w:t>Jun 8, 2025</w:t>
            </w:r>
          </w:p>
        </w:tc>
        <w:tc>
          <w:tcPr>
            <w:tcW w:w="1980" w:type="dxa"/>
          </w:tcPr>
          <w:p w14:paraId="2BB50AEE" w14:textId="77777777" w:rsidR="002D56CE" w:rsidRDefault="0007245F">
            <w:pPr>
              <w:pStyle w:val="Compact"/>
            </w:pPr>
            <w:r>
              <w:t>6</w:t>
            </w:r>
            <w:r>
              <w:t>.15</w:t>
            </w:r>
          </w:p>
        </w:tc>
        <w:tc>
          <w:tcPr>
            <w:tcW w:w="1980" w:type="dxa"/>
          </w:tcPr>
          <w:p w14:paraId="5B712121" w14:textId="77777777" w:rsidR="002D56CE" w:rsidRDefault="0007245F">
            <w:pPr>
              <w:pStyle w:val="Compact"/>
            </w:pPr>
            <w:r>
              <w:t>62.7</w:t>
            </w:r>
          </w:p>
        </w:tc>
        <w:tc>
          <w:tcPr>
            <w:tcW w:w="1980" w:type="dxa"/>
          </w:tcPr>
          <w:p w14:paraId="1E10D292" w14:textId="77777777" w:rsidR="002D56CE" w:rsidRDefault="0007245F">
            <w:pPr>
              <w:pStyle w:val="Compact"/>
            </w:pPr>
            <w:r>
              <w:t>Co-collected with eDNA sample</w:t>
            </w:r>
          </w:p>
        </w:tc>
      </w:tr>
      <w:tr w:rsidR="002D56CE" w14:paraId="05507908" w14:textId="77777777">
        <w:tc>
          <w:tcPr>
            <w:tcW w:w="1980" w:type="dxa"/>
          </w:tcPr>
          <w:p w14:paraId="4F34851D" w14:textId="77777777" w:rsidR="002D56CE" w:rsidRDefault="0007245F">
            <w:pPr>
              <w:pStyle w:val="Compact"/>
            </w:pPr>
            <w:r>
              <w:t>Jul 9, 2025</w:t>
            </w:r>
          </w:p>
        </w:tc>
        <w:tc>
          <w:tcPr>
            <w:tcW w:w="1980" w:type="dxa"/>
          </w:tcPr>
          <w:p w14:paraId="2CE3821A" w14:textId="77777777" w:rsidR="002D56CE" w:rsidRDefault="0007245F">
            <w:pPr>
              <w:pStyle w:val="Compact"/>
            </w:pPr>
            <w:r>
              <w:t>6.47</w:t>
            </w:r>
          </w:p>
        </w:tc>
        <w:tc>
          <w:tcPr>
            <w:tcW w:w="1980" w:type="dxa"/>
          </w:tcPr>
          <w:p w14:paraId="2F02EDBF" w14:textId="77777777" w:rsidR="002D56CE" w:rsidRDefault="0007245F">
            <w:pPr>
              <w:pStyle w:val="Compact"/>
            </w:pPr>
            <w:r>
              <w:t>75.9</w:t>
            </w:r>
          </w:p>
        </w:tc>
        <w:tc>
          <w:tcPr>
            <w:tcW w:w="1980" w:type="dxa"/>
          </w:tcPr>
          <w:p w14:paraId="1E678B1C" w14:textId="77777777" w:rsidR="002D56CE" w:rsidRDefault="0007245F">
            <w:pPr>
              <w:pStyle w:val="Compact"/>
            </w:pPr>
            <w:r>
              <w:t>⚠</w:t>
            </w:r>
            <w:r>
              <w:t>️</w:t>
            </w:r>
            <w:r>
              <w:t xml:space="preserve"> </w:t>
            </w:r>
            <w:r>
              <w:rPr>
                <w:b/>
                <w:bCs/>
              </w:rPr>
              <w:t>Acute thermal stress / lethal for Brook Trout</w:t>
            </w:r>
          </w:p>
        </w:tc>
      </w:tr>
      <w:tr w:rsidR="002D56CE" w14:paraId="3C748B21" w14:textId="77777777">
        <w:tc>
          <w:tcPr>
            <w:tcW w:w="1980" w:type="dxa"/>
          </w:tcPr>
          <w:p w14:paraId="7B3FE2CC" w14:textId="77777777" w:rsidR="002D56CE" w:rsidRDefault="0007245F">
            <w:pPr>
              <w:pStyle w:val="Compact"/>
            </w:pPr>
            <w:r>
              <w:t>Nov 23, 2025</w:t>
            </w:r>
          </w:p>
        </w:tc>
        <w:tc>
          <w:tcPr>
            <w:tcW w:w="1980" w:type="dxa"/>
          </w:tcPr>
          <w:p w14:paraId="5CECA378" w14:textId="77777777" w:rsidR="002D56CE" w:rsidRDefault="0007245F">
            <w:pPr>
              <w:pStyle w:val="Compact"/>
            </w:pPr>
            <w:r>
              <w:t>6.87</w:t>
            </w:r>
          </w:p>
        </w:tc>
        <w:tc>
          <w:tcPr>
            <w:tcW w:w="1980" w:type="dxa"/>
          </w:tcPr>
          <w:p w14:paraId="7D481A11" w14:textId="77777777" w:rsidR="002D56CE" w:rsidRDefault="0007245F">
            <w:pPr>
              <w:pStyle w:val="Compact"/>
            </w:pPr>
            <w:r>
              <w:t>36.8</w:t>
            </w:r>
          </w:p>
        </w:tc>
        <w:tc>
          <w:tcPr>
            <w:tcW w:w="1980" w:type="dxa"/>
          </w:tcPr>
          <w:p w14:paraId="521CF875" w14:textId="77777777" w:rsidR="002D56CE" w:rsidRDefault="0007245F">
            <w:pPr>
              <w:pStyle w:val="Compact"/>
            </w:pPr>
            <w:r>
              <w:t>Winter baseline</w:t>
            </w:r>
          </w:p>
        </w:tc>
      </w:tr>
    </w:tbl>
    <w:p w14:paraId="5E0A36AC" w14:textId="77777777" w:rsidR="002D56CE" w:rsidRDefault="0007245F">
      <w:pPr>
        <w:pStyle w:val="BlockText"/>
      </w:pPr>
      <w:r>
        <w:t>⚠</w:t>
      </w:r>
      <w:r>
        <w:t>️</w:t>
      </w:r>
      <w:r>
        <w:t xml:space="preserve"> </w:t>
      </w:r>
      <w:r>
        <w:rPr>
          <w:b/>
          <w:bCs/>
        </w:rPr>
        <w:t>Critical thermal finding — July 9, 2025.</w:t>
      </w:r>
      <w:r>
        <w:t xml:space="preserve"> </w:t>
      </w:r>
      <w:r>
        <w:t>At 75.9°F, Atwater Ave water temperature is at or beyond the acute lethal threshold for Brook Trout (death commonly reported above 73–75°F). This is the highest temperature recorded in the MBTS dataset. Brook Trout detected here in June 2025 (1.1%, eDNA sa</w:t>
      </w:r>
      <w:r>
        <w:t>mple) are almost certainly absent from this reach by July — either dead, displaced to cold groundwater refugia, or retreated to cooler upstream reaches. Sculpin, also detected in June, share the same thermal sensitivity. The summer temperature regime at th</w:t>
      </w:r>
      <w:r>
        <w:t xml:space="preserve">is site is </w:t>
      </w:r>
      <w:r>
        <w:rPr>
          <w:b/>
          <w:bCs/>
        </w:rPr>
        <w:t>incompatible with Brook Trout residency</w:t>
      </w:r>
      <w:r>
        <w:t xml:space="preserve"> without accessible cold-water refugia nearby. The corrected June pH of 6.15 is within comfortable adult Brook Trout range — pH is not a stressor at this site.</w:t>
      </w:r>
    </w:p>
    <w:p w14:paraId="48E03B7A" w14:textId="77777777" w:rsidR="002D56CE" w:rsidRDefault="0007245F">
      <w:pPr>
        <w:pStyle w:val="FirstParagraph"/>
      </w:pPr>
      <w:r>
        <w:t>† pH values two-point calibration corrected; r</w:t>
      </w:r>
      <w:r>
        <w:t>esidual uncertainty ±0.2 pH unit.</w:t>
      </w:r>
    </w:p>
    <w:p w14:paraId="5D568CBD" w14:textId="77777777" w:rsidR="002D56CE" w:rsidRDefault="0007245F">
      <w:r>
        <w:pict w14:anchorId="7ECE9278">
          <v:rect id="_x0000_i1048" style="width:0;height:1.5pt" o:hralign="center" o:hrstd="t" o:hr="t"/>
        </w:pict>
      </w:r>
    </w:p>
    <w:p w14:paraId="5C620B32" w14:textId="77777777" w:rsidR="002D56CE" w:rsidRDefault="0007245F">
      <w:pPr>
        <w:pStyle w:val="Heading2"/>
      </w:pPr>
      <w:bookmarkStart w:id="158" w:name="X32441f6eb29477c1e3852f6d0f9167278b248cd"/>
      <w:bookmarkEnd w:id="151"/>
      <w:bookmarkEnd w:id="157"/>
      <w:r>
        <w:t>Proctor Point Dock, Manchester-by-the-Sea, MA | JVB4981 / HVFHCKJQ.1 | June 5, 2025</w:t>
      </w:r>
    </w:p>
    <w:p w14:paraId="38546384" w14:textId="77777777" w:rsidR="002D56CE" w:rsidRDefault="0007245F">
      <w:pPr>
        <w:pStyle w:val="FirstParagraph"/>
      </w:pPr>
      <w:r>
        <w:rPr>
          <w:b/>
          <w:bCs/>
        </w:rPr>
        <w:t>Fish:</w:t>
      </w:r>
      <w:r>
        <w:t xml:space="preserve"> H(f) = 1.59 · 16 species · 46,128 reads</w:t>
      </w:r>
    </w:p>
    <w:p w14:paraId="187A9D71" w14:textId="77777777" w:rsidR="002D56CE" w:rsidRDefault="0007245F">
      <w:pPr>
        <w:pStyle w:val="Heading3"/>
      </w:pPr>
      <w:bookmarkStart w:id="159" w:name="sentinel-signal-12"/>
      <w:r>
        <w:t>Sentinel Signal</w:t>
      </w:r>
    </w:p>
    <w:p w14:paraId="32F6AD67" w14:textId="77777777" w:rsidR="002D56CE" w:rsidRDefault="0007245F">
      <w:pPr>
        <w:pStyle w:val="FirstParagraph"/>
      </w:pPr>
      <w:r>
        <w:t>Atlantic Herring 19.4% + Atlantic Mackerel 13.7% + Hickory Shad 7.3% + Gru</w:t>
      </w:r>
      <w:r>
        <w:t xml:space="preserve">bby Sculpin 1.4% + Rock Gunnel 0.6% = </w:t>
      </w:r>
      <w:r>
        <w:rPr>
          <w:b/>
          <w:bCs/>
        </w:rPr>
        <w:t>the richest marine community in the dataset.</w:t>
      </w:r>
      <w:r>
        <w:t xml:space="preserve"> Manchester Harbor in June holds a full nearshore fish assemblage of extraordinary ecological diversity.</w:t>
      </w:r>
    </w:p>
    <w:p w14:paraId="3C67087B" w14:textId="77777777" w:rsidR="002D56CE" w:rsidRDefault="0007245F">
      <w:pPr>
        <w:pStyle w:val="Heading3"/>
      </w:pPr>
      <w:bookmarkStart w:id="160" w:name="fish-community-5"/>
      <w:bookmarkEnd w:id="159"/>
      <w:r>
        <w:t>Fish Community</w:t>
      </w:r>
    </w:p>
    <w:tbl>
      <w:tblPr>
        <w:tblStyle w:val="Table"/>
        <w:tblW w:w="5000" w:type="pct"/>
        <w:tblLayout w:type="fixed"/>
        <w:tblLook w:val="0020" w:firstRow="1" w:lastRow="0" w:firstColumn="0" w:lastColumn="0" w:noHBand="0" w:noVBand="0"/>
      </w:tblPr>
      <w:tblGrid>
        <w:gridCol w:w="3192"/>
        <w:gridCol w:w="3192"/>
        <w:gridCol w:w="3192"/>
      </w:tblGrid>
      <w:tr w:rsidR="002D56CE" w14:paraId="206E6DA6"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2640" w:type="dxa"/>
          </w:tcPr>
          <w:p w14:paraId="57BD3C23" w14:textId="77777777" w:rsidR="002D56CE" w:rsidRDefault="0007245F">
            <w:pPr>
              <w:pStyle w:val="Compact"/>
            </w:pPr>
            <w:r>
              <w:t>Species</w:t>
            </w:r>
          </w:p>
        </w:tc>
        <w:tc>
          <w:tcPr>
            <w:tcW w:w="2640" w:type="dxa"/>
          </w:tcPr>
          <w:p w14:paraId="11B8E24F" w14:textId="77777777" w:rsidR="002D56CE" w:rsidRDefault="0007245F">
            <w:pPr>
              <w:pStyle w:val="Compact"/>
            </w:pPr>
            <w:r>
              <w:t>Rel%</w:t>
            </w:r>
          </w:p>
        </w:tc>
        <w:tc>
          <w:tcPr>
            <w:tcW w:w="2640" w:type="dxa"/>
          </w:tcPr>
          <w:p w14:paraId="7CCEB122" w14:textId="77777777" w:rsidR="002D56CE" w:rsidRDefault="0007245F">
            <w:pPr>
              <w:pStyle w:val="Compact"/>
            </w:pPr>
            <w:r>
              <w:t>Note</w:t>
            </w:r>
          </w:p>
        </w:tc>
      </w:tr>
      <w:tr w:rsidR="002D56CE" w14:paraId="1D3885AF" w14:textId="77777777">
        <w:tc>
          <w:tcPr>
            <w:tcW w:w="2640" w:type="dxa"/>
          </w:tcPr>
          <w:p w14:paraId="47713C5E" w14:textId="77777777" w:rsidR="002D56CE" w:rsidRDefault="0007245F">
            <w:pPr>
              <w:pStyle w:val="Compact"/>
            </w:pPr>
            <w:r>
              <w:rPr>
                <w:i/>
                <w:iCs/>
              </w:rPr>
              <w:t>Fundulus heteroclitus</w:t>
            </w:r>
            <w:r>
              <w:t xml:space="preserve"> — </w:t>
            </w:r>
            <w:r>
              <w:lastRenderedPageBreak/>
              <w:t>Mummichog</w:t>
            </w:r>
          </w:p>
        </w:tc>
        <w:tc>
          <w:tcPr>
            <w:tcW w:w="2640" w:type="dxa"/>
          </w:tcPr>
          <w:p w14:paraId="5E25AB6D" w14:textId="77777777" w:rsidR="002D56CE" w:rsidRDefault="0007245F">
            <w:pPr>
              <w:pStyle w:val="Compact"/>
            </w:pPr>
            <w:r>
              <w:lastRenderedPageBreak/>
              <w:t>49.1%</w:t>
            </w:r>
          </w:p>
        </w:tc>
        <w:tc>
          <w:tcPr>
            <w:tcW w:w="2640" w:type="dxa"/>
          </w:tcPr>
          <w:p w14:paraId="662E6729" w14:textId="77777777" w:rsidR="002D56CE" w:rsidRDefault="0007245F">
            <w:pPr>
              <w:pStyle w:val="Compact"/>
            </w:pPr>
            <w:r>
              <w:t>Native estuarine</w:t>
            </w:r>
          </w:p>
        </w:tc>
      </w:tr>
      <w:tr w:rsidR="002D56CE" w14:paraId="0BC711D2" w14:textId="77777777">
        <w:tc>
          <w:tcPr>
            <w:tcW w:w="2640" w:type="dxa"/>
          </w:tcPr>
          <w:p w14:paraId="1C6D52BC" w14:textId="77777777" w:rsidR="002D56CE" w:rsidRDefault="0007245F">
            <w:pPr>
              <w:pStyle w:val="Compact"/>
            </w:pPr>
            <w:r>
              <w:rPr>
                <w:i/>
                <w:iCs/>
              </w:rPr>
              <w:t>Clupea harengus</w:t>
            </w:r>
            <w:r>
              <w:t xml:space="preserve"> — Atlantic Herring</w:t>
            </w:r>
          </w:p>
        </w:tc>
        <w:tc>
          <w:tcPr>
            <w:tcW w:w="2640" w:type="dxa"/>
          </w:tcPr>
          <w:p w14:paraId="290BA6B4" w14:textId="77777777" w:rsidR="002D56CE" w:rsidRDefault="0007245F">
            <w:pPr>
              <w:pStyle w:val="Compact"/>
            </w:pPr>
            <w:r>
              <w:t>19.4%</w:t>
            </w:r>
          </w:p>
        </w:tc>
        <w:tc>
          <w:tcPr>
            <w:tcW w:w="2640" w:type="dxa"/>
          </w:tcPr>
          <w:p w14:paraId="3F0707E7" w14:textId="77777777" w:rsidR="002D56CE" w:rsidRDefault="0007245F">
            <w:pPr>
              <w:pStyle w:val="Compact"/>
            </w:pPr>
            <w:r>
              <w:t>Native marine — spring migration</w:t>
            </w:r>
          </w:p>
        </w:tc>
      </w:tr>
      <w:tr w:rsidR="002D56CE" w14:paraId="6D787610" w14:textId="77777777">
        <w:tc>
          <w:tcPr>
            <w:tcW w:w="2640" w:type="dxa"/>
          </w:tcPr>
          <w:p w14:paraId="6F036427" w14:textId="77777777" w:rsidR="002D56CE" w:rsidRDefault="0007245F">
            <w:pPr>
              <w:pStyle w:val="Compact"/>
            </w:pPr>
            <w:r>
              <w:rPr>
                <w:i/>
                <w:iCs/>
              </w:rPr>
              <w:t>Scomber scombrus</w:t>
            </w:r>
            <w:r>
              <w:t xml:space="preserve"> — Atlantic Mackerel</w:t>
            </w:r>
          </w:p>
        </w:tc>
        <w:tc>
          <w:tcPr>
            <w:tcW w:w="2640" w:type="dxa"/>
          </w:tcPr>
          <w:p w14:paraId="70261537" w14:textId="77777777" w:rsidR="002D56CE" w:rsidRDefault="0007245F">
            <w:pPr>
              <w:pStyle w:val="Compact"/>
            </w:pPr>
            <w:r>
              <w:t>13.7%</w:t>
            </w:r>
          </w:p>
        </w:tc>
        <w:tc>
          <w:tcPr>
            <w:tcW w:w="2640" w:type="dxa"/>
          </w:tcPr>
          <w:p w14:paraId="0008D24D" w14:textId="77777777" w:rsidR="002D56CE" w:rsidRDefault="0007245F">
            <w:pPr>
              <w:pStyle w:val="Compact"/>
            </w:pPr>
            <w:r>
              <w:t>Native marine — spring migration</w:t>
            </w:r>
          </w:p>
        </w:tc>
      </w:tr>
      <w:tr w:rsidR="002D56CE" w14:paraId="2EF316DC" w14:textId="77777777">
        <w:tc>
          <w:tcPr>
            <w:tcW w:w="2640" w:type="dxa"/>
          </w:tcPr>
          <w:p w14:paraId="41563674" w14:textId="77777777" w:rsidR="002D56CE" w:rsidRDefault="0007245F">
            <w:pPr>
              <w:pStyle w:val="Compact"/>
            </w:pPr>
            <w:r>
              <w:rPr>
                <w:i/>
                <w:iCs/>
              </w:rPr>
              <w:t>Alosa mediocris</w:t>
            </w:r>
            <w:r>
              <w:t xml:space="preserve"> — Hickory Shad</w:t>
            </w:r>
          </w:p>
        </w:tc>
        <w:tc>
          <w:tcPr>
            <w:tcW w:w="2640" w:type="dxa"/>
          </w:tcPr>
          <w:p w14:paraId="2373E452" w14:textId="77777777" w:rsidR="002D56CE" w:rsidRDefault="0007245F">
            <w:pPr>
              <w:pStyle w:val="Compact"/>
            </w:pPr>
            <w:r>
              <w:t>7.3%</w:t>
            </w:r>
          </w:p>
        </w:tc>
        <w:tc>
          <w:tcPr>
            <w:tcW w:w="2640" w:type="dxa"/>
          </w:tcPr>
          <w:p w14:paraId="300AF202" w14:textId="77777777" w:rsidR="002D56CE" w:rsidRDefault="0007245F">
            <w:pPr>
              <w:pStyle w:val="Compact"/>
            </w:pPr>
            <w:r>
              <w:t>Native anadromous</w:t>
            </w:r>
          </w:p>
        </w:tc>
      </w:tr>
      <w:tr w:rsidR="002D56CE" w14:paraId="5FD5D712" w14:textId="77777777">
        <w:tc>
          <w:tcPr>
            <w:tcW w:w="2640" w:type="dxa"/>
          </w:tcPr>
          <w:p w14:paraId="3EC0D17C" w14:textId="77777777" w:rsidR="002D56CE" w:rsidRDefault="0007245F">
            <w:pPr>
              <w:pStyle w:val="Compact"/>
            </w:pPr>
            <w:r>
              <w:rPr>
                <w:i/>
                <w:iCs/>
              </w:rPr>
              <w:t>Morone saxatilis</w:t>
            </w:r>
            <w:r>
              <w:t xml:space="preserve"> — Striped Bass</w:t>
            </w:r>
          </w:p>
        </w:tc>
        <w:tc>
          <w:tcPr>
            <w:tcW w:w="2640" w:type="dxa"/>
          </w:tcPr>
          <w:p w14:paraId="06315A8B" w14:textId="77777777" w:rsidR="002D56CE" w:rsidRDefault="0007245F">
            <w:pPr>
              <w:pStyle w:val="Compact"/>
            </w:pPr>
            <w:r>
              <w:t>2.2%</w:t>
            </w:r>
          </w:p>
        </w:tc>
        <w:tc>
          <w:tcPr>
            <w:tcW w:w="2640" w:type="dxa"/>
          </w:tcPr>
          <w:p w14:paraId="2E6B2777" w14:textId="77777777" w:rsidR="002D56CE" w:rsidRDefault="0007245F">
            <w:pPr>
              <w:pStyle w:val="Compact"/>
            </w:pPr>
            <w:r>
              <w:t>Native anadromous predator</w:t>
            </w:r>
          </w:p>
        </w:tc>
      </w:tr>
      <w:tr w:rsidR="002D56CE" w14:paraId="5AC6EEA2" w14:textId="77777777">
        <w:tc>
          <w:tcPr>
            <w:tcW w:w="2640" w:type="dxa"/>
          </w:tcPr>
          <w:p w14:paraId="29A8BB63" w14:textId="77777777" w:rsidR="002D56CE" w:rsidRDefault="0007245F">
            <w:pPr>
              <w:pStyle w:val="Compact"/>
            </w:pPr>
            <w:r>
              <w:rPr>
                <w:i/>
                <w:iCs/>
              </w:rPr>
              <w:t>Notemigonus crysoleucas</w:t>
            </w:r>
            <w:r>
              <w:t xml:space="preserve"> — Golden Shiner</w:t>
            </w:r>
          </w:p>
        </w:tc>
        <w:tc>
          <w:tcPr>
            <w:tcW w:w="2640" w:type="dxa"/>
          </w:tcPr>
          <w:p w14:paraId="49298361" w14:textId="77777777" w:rsidR="002D56CE" w:rsidRDefault="0007245F">
            <w:pPr>
              <w:pStyle w:val="Compact"/>
            </w:pPr>
            <w:r>
              <w:t>1.7%</w:t>
            </w:r>
          </w:p>
        </w:tc>
        <w:tc>
          <w:tcPr>
            <w:tcW w:w="2640" w:type="dxa"/>
          </w:tcPr>
          <w:p w14:paraId="58A205D7" w14:textId="77777777" w:rsidR="002D56CE" w:rsidRDefault="0007245F">
            <w:pPr>
              <w:pStyle w:val="Compact"/>
            </w:pPr>
            <w:r>
              <w:t>Native — freshwater runoff</w:t>
            </w:r>
          </w:p>
        </w:tc>
      </w:tr>
      <w:tr w:rsidR="002D56CE" w14:paraId="534631D5" w14:textId="77777777">
        <w:tc>
          <w:tcPr>
            <w:tcW w:w="2640" w:type="dxa"/>
          </w:tcPr>
          <w:p w14:paraId="1CBD9B6A" w14:textId="77777777" w:rsidR="002D56CE" w:rsidRDefault="0007245F">
            <w:pPr>
              <w:pStyle w:val="Compact"/>
            </w:pPr>
            <w:r>
              <w:rPr>
                <w:i/>
                <w:iCs/>
              </w:rPr>
              <w:t>Menidia menidia</w:t>
            </w:r>
            <w:r>
              <w:t xml:space="preserve"> — Atlantic Silverside</w:t>
            </w:r>
          </w:p>
        </w:tc>
        <w:tc>
          <w:tcPr>
            <w:tcW w:w="2640" w:type="dxa"/>
          </w:tcPr>
          <w:p w14:paraId="30FFEDD4" w14:textId="77777777" w:rsidR="002D56CE" w:rsidRDefault="0007245F">
            <w:pPr>
              <w:pStyle w:val="Compact"/>
            </w:pPr>
            <w:r>
              <w:t>1.5%</w:t>
            </w:r>
          </w:p>
        </w:tc>
        <w:tc>
          <w:tcPr>
            <w:tcW w:w="2640" w:type="dxa"/>
          </w:tcPr>
          <w:p w14:paraId="655399F5" w14:textId="77777777" w:rsidR="002D56CE" w:rsidRDefault="0007245F">
            <w:pPr>
              <w:pStyle w:val="Compact"/>
            </w:pPr>
            <w:r>
              <w:t>Native coastal marine</w:t>
            </w:r>
          </w:p>
        </w:tc>
      </w:tr>
      <w:tr w:rsidR="002D56CE" w14:paraId="6159B714" w14:textId="77777777">
        <w:tc>
          <w:tcPr>
            <w:tcW w:w="2640" w:type="dxa"/>
          </w:tcPr>
          <w:p w14:paraId="46F28C73" w14:textId="77777777" w:rsidR="002D56CE" w:rsidRDefault="0007245F">
            <w:pPr>
              <w:pStyle w:val="Compact"/>
            </w:pPr>
            <w:r>
              <w:rPr>
                <w:i/>
                <w:iCs/>
              </w:rPr>
              <w:t>Anguilla rostrata</w:t>
            </w:r>
            <w:r>
              <w:t xml:space="preserve"> — American Eel</w:t>
            </w:r>
          </w:p>
        </w:tc>
        <w:tc>
          <w:tcPr>
            <w:tcW w:w="2640" w:type="dxa"/>
          </w:tcPr>
          <w:p w14:paraId="6202E9F9" w14:textId="77777777" w:rsidR="002D56CE" w:rsidRDefault="0007245F">
            <w:pPr>
              <w:pStyle w:val="Compact"/>
            </w:pPr>
            <w:r>
              <w:t>1.5%</w:t>
            </w:r>
          </w:p>
        </w:tc>
        <w:tc>
          <w:tcPr>
            <w:tcW w:w="2640" w:type="dxa"/>
          </w:tcPr>
          <w:p w14:paraId="24D6D943" w14:textId="77777777" w:rsidR="002D56CE" w:rsidRDefault="0007245F">
            <w:pPr>
              <w:pStyle w:val="Compact"/>
            </w:pPr>
            <w:r>
              <w:t>Native catadromous</w:t>
            </w:r>
          </w:p>
        </w:tc>
      </w:tr>
      <w:tr w:rsidR="002D56CE" w14:paraId="073E70ED" w14:textId="77777777">
        <w:tc>
          <w:tcPr>
            <w:tcW w:w="2640" w:type="dxa"/>
          </w:tcPr>
          <w:p w14:paraId="49D16F01" w14:textId="77777777" w:rsidR="002D56CE" w:rsidRDefault="0007245F">
            <w:pPr>
              <w:pStyle w:val="Compact"/>
            </w:pPr>
            <w:r>
              <w:rPr>
                <w:i/>
                <w:iCs/>
              </w:rPr>
              <w:t>Myoxocephalus aenaeas</w:t>
            </w:r>
            <w:r>
              <w:t xml:space="preserve"> — Grubby Sculpin</w:t>
            </w:r>
          </w:p>
        </w:tc>
        <w:tc>
          <w:tcPr>
            <w:tcW w:w="2640" w:type="dxa"/>
          </w:tcPr>
          <w:p w14:paraId="029C530E" w14:textId="77777777" w:rsidR="002D56CE" w:rsidRDefault="0007245F">
            <w:pPr>
              <w:pStyle w:val="Compact"/>
            </w:pPr>
            <w:r>
              <w:t>1.4%</w:t>
            </w:r>
          </w:p>
        </w:tc>
        <w:tc>
          <w:tcPr>
            <w:tcW w:w="2640" w:type="dxa"/>
          </w:tcPr>
          <w:p w14:paraId="422B03D2" w14:textId="77777777" w:rsidR="002D56CE" w:rsidRDefault="0007245F">
            <w:pPr>
              <w:pStyle w:val="Compact"/>
            </w:pPr>
            <w:r>
              <w:t>Native cold-water benthic marine</w:t>
            </w:r>
          </w:p>
        </w:tc>
      </w:tr>
      <w:tr w:rsidR="002D56CE" w14:paraId="191021E1" w14:textId="77777777">
        <w:tc>
          <w:tcPr>
            <w:tcW w:w="2640" w:type="dxa"/>
          </w:tcPr>
          <w:p w14:paraId="017EF238" w14:textId="77777777" w:rsidR="002D56CE" w:rsidRDefault="0007245F">
            <w:pPr>
              <w:pStyle w:val="Compact"/>
            </w:pPr>
            <w:r>
              <w:rPr>
                <w:i/>
                <w:iCs/>
              </w:rPr>
              <w:t>Pholis gunnellus</w:t>
            </w:r>
            <w:r>
              <w:t xml:space="preserve"> — Rock Gunnel</w:t>
            </w:r>
          </w:p>
        </w:tc>
        <w:tc>
          <w:tcPr>
            <w:tcW w:w="2640" w:type="dxa"/>
          </w:tcPr>
          <w:p w14:paraId="7E1EF1B5" w14:textId="77777777" w:rsidR="002D56CE" w:rsidRDefault="0007245F">
            <w:pPr>
              <w:pStyle w:val="Compact"/>
            </w:pPr>
            <w:r>
              <w:t>0.6%</w:t>
            </w:r>
          </w:p>
        </w:tc>
        <w:tc>
          <w:tcPr>
            <w:tcW w:w="2640" w:type="dxa"/>
          </w:tcPr>
          <w:p w14:paraId="042BA2C5" w14:textId="77777777" w:rsidR="002D56CE" w:rsidRDefault="0007245F">
            <w:pPr>
              <w:pStyle w:val="Compact"/>
            </w:pPr>
            <w:r>
              <w:t>Native intertidal</w:t>
            </w:r>
          </w:p>
        </w:tc>
      </w:tr>
      <w:tr w:rsidR="002D56CE" w14:paraId="1D63DABE" w14:textId="77777777">
        <w:tc>
          <w:tcPr>
            <w:tcW w:w="2640" w:type="dxa"/>
          </w:tcPr>
          <w:p w14:paraId="1AF08510" w14:textId="77777777" w:rsidR="002D56CE" w:rsidRDefault="0007245F">
            <w:pPr>
              <w:pStyle w:val="Compact"/>
            </w:pPr>
            <w:r>
              <w:rPr>
                <w:i/>
                <w:iCs/>
              </w:rPr>
              <w:t>Apeltes quadracus</w:t>
            </w:r>
            <w:r>
              <w:t xml:space="preserve"> — Fourspine Stickleback</w:t>
            </w:r>
          </w:p>
        </w:tc>
        <w:tc>
          <w:tcPr>
            <w:tcW w:w="2640" w:type="dxa"/>
          </w:tcPr>
          <w:p w14:paraId="182D85DD" w14:textId="77777777" w:rsidR="002D56CE" w:rsidRDefault="0007245F">
            <w:pPr>
              <w:pStyle w:val="Compact"/>
            </w:pPr>
            <w:r>
              <w:t>0.4%</w:t>
            </w:r>
          </w:p>
        </w:tc>
        <w:tc>
          <w:tcPr>
            <w:tcW w:w="2640" w:type="dxa"/>
          </w:tcPr>
          <w:p w14:paraId="25753AF7" w14:textId="77777777" w:rsidR="002D56CE" w:rsidRDefault="0007245F">
            <w:pPr>
              <w:pStyle w:val="Compact"/>
            </w:pPr>
            <w:r>
              <w:t>Native tidal</w:t>
            </w:r>
          </w:p>
        </w:tc>
      </w:tr>
      <w:tr w:rsidR="002D56CE" w14:paraId="0CE4C251" w14:textId="77777777">
        <w:tc>
          <w:tcPr>
            <w:tcW w:w="2640" w:type="dxa"/>
          </w:tcPr>
          <w:p w14:paraId="1ACB69AB" w14:textId="77777777" w:rsidR="002D56CE" w:rsidRDefault="0007245F">
            <w:pPr>
              <w:pStyle w:val="Compact"/>
            </w:pPr>
            <w:r>
              <w:rPr>
                <w:i/>
                <w:iCs/>
              </w:rPr>
              <w:t>Alos</w:t>
            </w:r>
            <w:r>
              <w:rPr>
                <w:i/>
                <w:iCs/>
              </w:rPr>
              <w:t>a aestivalis</w:t>
            </w:r>
            <w:r>
              <w:t xml:space="preserve"> — Blueback Herring</w:t>
            </w:r>
          </w:p>
        </w:tc>
        <w:tc>
          <w:tcPr>
            <w:tcW w:w="2640" w:type="dxa"/>
          </w:tcPr>
          <w:p w14:paraId="08A172E8" w14:textId="77777777" w:rsidR="002D56CE" w:rsidRDefault="0007245F">
            <w:pPr>
              <w:pStyle w:val="Compact"/>
            </w:pPr>
            <w:r>
              <w:t>0.4%</w:t>
            </w:r>
          </w:p>
        </w:tc>
        <w:tc>
          <w:tcPr>
            <w:tcW w:w="2640" w:type="dxa"/>
          </w:tcPr>
          <w:p w14:paraId="34C1E115" w14:textId="77777777" w:rsidR="002D56CE" w:rsidRDefault="0007245F">
            <w:pPr>
              <w:pStyle w:val="Compact"/>
            </w:pPr>
            <w:r>
              <w:t>Native anadromous</w:t>
            </w:r>
          </w:p>
        </w:tc>
      </w:tr>
      <w:tr w:rsidR="002D56CE" w14:paraId="3EE81373" w14:textId="77777777">
        <w:tc>
          <w:tcPr>
            <w:tcW w:w="2640" w:type="dxa"/>
          </w:tcPr>
          <w:p w14:paraId="3EFF4F2E" w14:textId="77777777" w:rsidR="002D56CE" w:rsidRDefault="0007245F">
            <w:pPr>
              <w:pStyle w:val="Compact"/>
            </w:pPr>
            <w:r>
              <w:rPr>
                <w:i/>
                <w:iCs/>
              </w:rPr>
              <w:t>Tautogolabrus adspersus</w:t>
            </w:r>
            <w:r>
              <w:t xml:space="preserve"> — Cunner</w:t>
            </w:r>
          </w:p>
        </w:tc>
        <w:tc>
          <w:tcPr>
            <w:tcW w:w="2640" w:type="dxa"/>
          </w:tcPr>
          <w:p w14:paraId="638D6290" w14:textId="77777777" w:rsidR="002D56CE" w:rsidRDefault="0007245F">
            <w:pPr>
              <w:pStyle w:val="Compact"/>
            </w:pPr>
            <w:r>
              <w:t>0.4%</w:t>
            </w:r>
          </w:p>
        </w:tc>
        <w:tc>
          <w:tcPr>
            <w:tcW w:w="2640" w:type="dxa"/>
          </w:tcPr>
          <w:p w14:paraId="420B19C3" w14:textId="77777777" w:rsidR="002D56CE" w:rsidRDefault="0007245F">
            <w:pPr>
              <w:pStyle w:val="Compact"/>
            </w:pPr>
            <w:r>
              <w:t>Native rocky reef</w:t>
            </w:r>
          </w:p>
        </w:tc>
      </w:tr>
      <w:tr w:rsidR="002D56CE" w14:paraId="02F09021" w14:textId="77777777">
        <w:tc>
          <w:tcPr>
            <w:tcW w:w="2640" w:type="dxa"/>
          </w:tcPr>
          <w:p w14:paraId="683EF2CC" w14:textId="77777777" w:rsidR="002D56CE" w:rsidRDefault="0007245F">
            <w:pPr>
              <w:pStyle w:val="Compact"/>
            </w:pPr>
            <w:r>
              <w:rPr>
                <w:i/>
                <w:iCs/>
              </w:rPr>
              <w:t>Morone americana</w:t>
            </w:r>
            <w:r>
              <w:t xml:space="preserve"> — White Perch</w:t>
            </w:r>
          </w:p>
        </w:tc>
        <w:tc>
          <w:tcPr>
            <w:tcW w:w="2640" w:type="dxa"/>
          </w:tcPr>
          <w:p w14:paraId="51F57C03" w14:textId="77777777" w:rsidR="002D56CE" w:rsidRDefault="0007245F">
            <w:pPr>
              <w:pStyle w:val="Compact"/>
            </w:pPr>
            <w:r>
              <w:t>0.3%</w:t>
            </w:r>
          </w:p>
        </w:tc>
        <w:tc>
          <w:tcPr>
            <w:tcW w:w="2640" w:type="dxa"/>
          </w:tcPr>
          <w:p w14:paraId="51A35B40" w14:textId="77777777" w:rsidR="002D56CE" w:rsidRDefault="0007245F">
            <w:pPr>
              <w:pStyle w:val="Compact"/>
            </w:pPr>
            <w:r>
              <w:t>Native</w:t>
            </w:r>
          </w:p>
        </w:tc>
      </w:tr>
      <w:tr w:rsidR="002D56CE" w14:paraId="0E7CA3BE" w14:textId="77777777">
        <w:tc>
          <w:tcPr>
            <w:tcW w:w="2640" w:type="dxa"/>
          </w:tcPr>
          <w:p w14:paraId="61D5E85A" w14:textId="77777777" w:rsidR="002D56CE" w:rsidRDefault="0007245F">
            <w:pPr>
              <w:pStyle w:val="Compact"/>
            </w:pPr>
            <w:r>
              <w:rPr>
                <w:i/>
                <w:iCs/>
              </w:rPr>
              <w:t>Alosa pseudoharengus</w:t>
            </w:r>
            <w:r>
              <w:t xml:space="preserve"> — Alewife</w:t>
            </w:r>
          </w:p>
        </w:tc>
        <w:tc>
          <w:tcPr>
            <w:tcW w:w="2640" w:type="dxa"/>
          </w:tcPr>
          <w:p w14:paraId="663F9E89" w14:textId="77777777" w:rsidR="002D56CE" w:rsidRDefault="0007245F">
            <w:pPr>
              <w:pStyle w:val="Compact"/>
            </w:pPr>
            <w:r>
              <w:t>0.1%</w:t>
            </w:r>
          </w:p>
        </w:tc>
        <w:tc>
          <w:tcPr>
            <w:tcW w:w="2640" w:type="dxa"/>
          </w:tcPr>
          <w:p w14:paraId="31B1D672" w14:textId="77777777" w:rsidR="002D56CE" w:rsidRDefault="0007245F">
            <w:pPr>
              <w:pStyle w:val="Compact"/>
            </w:pPr>
            <w:r>
              <w:t>Native anadromous</w:t>
            </w:r>
          </w:p>
        </w:tc>
      </w:tr>
      <w:tr w:rsidR="002D56CE" w14:paraId="34A80FE7" w14:textId="77777777">
        <w:tc>
          <w:tcPr>
            <w:tcW w:w="2640" w:type="dxa"/>
          </w:tcPr>
          <w:p w14:paraId="5EA258B5" w14:textId="77777777" w:rsidR="002D56CE" w:rsidRDefault="0007245F">
            <w:pPr>
              <w:pStyle w:val="Compact"/>
            </w:pPr>
            <w:r>
              <w:rPr>
                <w:i/>
                <w:iCs/>
              </w:rPr>
              <w:t>Lophius americanus</w:t>
            </w:r>
            <w:r>
              <w:t xml:space="preserve"> (trace)</w:t>
            </w:r>
          </w:p>
        </w:tc>
        <w:tc>
          <w:tcPr>
            <w:tcW w:w="2640" w:type="dxa"/>
          </w:tcPr>
          <w:p w14:paraId="153209CC" w14:textId="77777777" w:rsidR="002D56CE" w:rsidRDefault="0007245F">
            <w:pPr>
              <w:pStyle w:val="Compact"/>
            </w:pPr>
            <w:r>
              <w:t>trace</w:t>
            </w:r>
          </w:p>
        </w:tc>
        <w:tc>
          <w:tcPr>
            <w:tcW w:w="2640" w:type="dxa"/>
          </w:tcPr>
          <w:p w14:paraId="3BAE9C1E" w14:textId="77777777" w:rsidR="002D56CE" w:rsidRDefault="0007245F">
            <w:pPr>
              <w:pStyle w:val="Compact"/>
            </w:pPr>
            <w:r>
              <w:t>Marine artifact</w:t>
            </w:r>
          </w:p>
        </w:tc>
      </w:tr>
      <w:tr w:rsidR="002D56CE" w14:paraId="412591FB" w14:textId="77777777">
        <w:tc>
          <w:tcPr>
            <w:tcW w:w="2640" w:type="dxa"/>
          </w:tcPr>
          <w:p w14:paraId="2E76E510" w14:textId="77777777" w:rsidR="002D56CE" w:rsidRDefault="0007245F">
            <w:pPr>
              <w:pStyle w:val="Compact"/>
            </w:pPr>
            <w:r>
              <w:rPr>
                <w:b/>
                <w:bCs/>
              </w:rPr>
              <w:t>Brook Trout</w:t>
            </w:r>
          </w:p>
        </w:tc>
        <w:tc>
          <w:tcPr>
            <w:tcW w:w="2640" w:type="dxa"/>
          </w:tcPr>
          <w:p w14:paraId="223E6FFB" w14:textId="77777777" w:rsidR="002D56CE" w:rsidRDefault="0007245F">
            <w:pPr>
              <w:pStyle w:val="Compact"/>
            </w:pPr>
            <w:r>
              <w:rPr>
                <w:b/>
                <w:bCs/>
              </w:rPr>
              <w:t>Absent</w:t>
            </w:r>
          </w:p>
        </w:tc>
        <w:tc>
          <w:tcPr>
            <w:tcW w:w="2640" w:type="dxa"/>
          </w:tcPr>
          <w:p w14:paraId="505AA981" w14:textId="77777777" w:rsidR="002D56CE" w:rsidRDefault="0007245F">
            <w:pPr>
              <w:pStyle w:val="Compact"/>
            </w:pPr>
            <w:r>
              <w:t>Marine site</w:t>
            </w:r>
          </w:p>
        </w:tc>
      </w:tr>
    </w:tbl>
    <w:p w14:paraId="595E1509" w14:textId="77777777" w:rsidR="002D56CE" w:rsidRDefault="0007245F">
      <w:pPr>
        <w:pStyle w:val="Heading3"/>
      </w:pPr>
      <w:bookmarkStart w:id="161" w:name="narrative-12"/>
      <w:bookmarkEnd w:id="160"/>
      <w:r>
        <w:t>Narrative</w:t>
      </w:r>
    </w:p>
    <w:p w14:paraId="0959E5B8" w14:textId="77777777" w:rsidR="002D56CE" w:rsidRDefault="0007245F">
      <w:pPr>
        <w:pStyle w:val="FirstParagraph"/>
      </w:pPr>
      <w:r>
        <w:t>Proctor Point Dock in Manchester Harbor in early June is the richest single-site fish community in this entire dataset — 16 species, H(f) = 1.59, including Atlantic Herring, Atlantic Mackerel, Hickory Shad, Grubby Sculpin, Rock Gunnel, and Cunner simultane</w:t>
      </w:r>
      <w:r>
        <w:t>ously present at a single dock.</w:t>
      </w:r>
    </w:p>
    <w:p w14:paraId="58CE8973" w14:textId="77777777" w:rsidR="002D56CE" w:rsidRDefault="0007245F">
      <w:pPr>
        <w:pStyle w:val="BodyText"/>
      </w:pPr>
      <w:r>
        <w:t xml:space="preserve">This is the spring marine migration in full expression. Atlantic Herring (19.4%) and Atlantic Mackerel (13.7%) are schooling pelagic species that pass through New England </w:t>
      </w:r>
      <w:r>
        <w:lastRenderedPageBreak/>
        <w:t xml:space="preserve">nearshore waters in their northward spring migration </w:t>
      </w:r>
      <w:r>
        <w:t>— their combined 33% signal from a dock sample confirms their presence in Manchester Harbor in early June, the peak of this migration window.</w:t>
      </w:r>
    </w:p>
    <w:p w14:paraId="067BF72B" w14:textId="77777777" w:rsidR="002D56CE" w:rsidRDefault="0007245F">
      <w:pPr>
        <w:pStyle w:val="BodyText"/>
      </w:pPr>
      <w:r>
        <w:rPr>
          <w:b/>
          <w:bCs/>
        </w:rPr>
        <w:t>Hickory Shad (</w:t>
      </w:r>
      <w:r>
        <w:rPr>
          <w:b/>
          <w:bCs/>
          <w:i/>
          <w:iCs/>
        </w:rPr>
        <w:t>Alosa mediocris</w:t>
      </w:r>
      <w:r>
        <w:rPr>
          <w:b/>
          <w:bCs/>
        </w:rPr>
        <w:t>, 7.3%) is a conservation highlight.</w:t>
      </w:r>
      <w:r>
        <w:t xml:space="preserve"> Hickory Shad is an anadromous member of the herr</w:t>
      </w:r>
      <w:r>
        <w:t>ing family — less studied than Alewife and Blueback Herring but native to the Atlantic coast and ascends coastal rivers for spring spawning. Their eDNA at Manchester Harbor in June confirms that this species is present in the nearshore waters adjacent to t</w:t>
      </w:r>
      <w:r>
        <w:t>he Sawmill Brook watershed — they may be staging in the harbor or ascending Sawmill Brook or adjacent streams.</w:t>
      </w:r>
    </w:p>
    <w:p w14:paraId="5CC5DFCC" w14:textId="77777777" w:rsidR="002D56CE" w:rsidRDefault="0007245F">
      <w:pPr>
        <w:pStyle w:val="BodyText"/>
      </w:pPr>
      <w:r>
        <w:t>Grubby Sculpin (</w:t>
      </w:r>
      <w:r>
        <w:rPr>
          <w:i/>
          <w:iCs/>
        </w:rPr>
        <w:t>Myoxocephalus aenaeas</w:t>
      </w:r>
      <w:r>
        <w:t>, 1.4%) and Rock Gunnel (</w:t>
      </w:r>
      <w:r>
        <w:rPr>
          <w:i/>
          <w:iCs/>
        </w:rPr>
        <w:t>Pholis gunnellus</w:t>
      </w:r>
      <w:r>
        <w:t>, 0.6%) are cold-water nearshore benthic species — the Rocky Gulf o</w:t>
      </w:r>
      <w:r>
        <w:t>f Maine character of Manchester’s rocky subtidal zone is reflected in this community. Cunner (</w:t>
      </w:r>
      <w:r>
        <w:rPr>
          <w:i/>
          <w:iCs/>
        </w:rPr>
        <w:t>Tautogolabrus adspersus</w:t>
      </w:r>
      <w:r>
        <w:t>, 0.4%) is a wrasse of rocky reefs and kelp beds, confirming structured rocky habitat adjacent to the dock.</w:t>
      </w:r>
    </w:p>
    <w:p w14:paraId="2E277146" w14:textId="77777777" w:rsidR="002D56CE" w:rsidRDefault="0007245F">
      <w:pPr>
        <w:pStyle w:val="BodyText"/>
      </w:pPr>
      <w:r>
        <w:t>Striped Bass (2.2%) are present</w:t>
      </w:r>
      <w:r>
        <w:t xml:space="preserve"> as expected — following the spring baitfish concentration (Herring + Mackerel + Silverside) into the harbor.</w:t>
      </w:r>
    </w:p>
    <w:p w14:paraId="3A314DF1" w14:textId="77777777" w:rsidR="002D56CE" w:rsidRDefault="0007245F">
      <w:pPr>
        <w:pStyle w:val="BodyText"/>
      </w:pPr>
      <w:r>
        <w:t>No Brook Trout — this is a marine dock site. The freshwater signal (Golden Shiner 1.7%, White Perch 0.3%) reflects freshwater input from Sawmill B</w:t>
      </w:r>
      <w:r>
        <w:t>rook and its tributaries draining into Manchester Harbor.</w:t>
      </w:r>
    </w:p>
    <w:p w14:paraId="1087E348" w14:textId="77777777" w:rsidR="002D56CE" w:rsidRDefault="0007245F">
      <w:pPr>
        <w:pStyle w:val="Heading3"/>
      </w:pPr>
      <w:bookmarkStart w:id="162" w:name="native-vs.-non-native-10"/>
      <w:bookmarkEnd w:id="161"/>
      <w:r>
        <w:t>Native vs. Non-Native</w:t>
      </w:r>
    </w:p>
    <w:p w14:paraId="4826F4A2" w14:textId="77777777" w:rsidR="002D56CE" w:rsidRDefault="0007245F">
      <w:pPr>
        <w:pStyle w:val="FirstParagraph"/>
      </w:pPr>
      <w:r>
        <w:t>All 16 species detected are native to the New England marine/estuarine ecosystem.</w:t>
      </w:r>
    </w:p>
    <w:p w14:paraId="1983BC87" w14:textId="77777777" w:rsidR="002D56CE" w:rsidRDefault="0007245F">
      <w:r>
        <w:pict w14:anchorId="55D5EF8B">
          <v:rect id="_x0000_i1049" style="width:0;height:1.5pt" o:hralign="center" o:hrstd="t" o:hr="t"/>
        </w:pict>
      </w:r>
    </w:p>
    <w:p w14:paraId="6DE43A11" w14:textId="77777777" w:rsidR="002D56CE" w:rsidRDefault="0007245F">
      <w:pPr>
        <w:pStyle w:val="Heading1"/>
      </w:pPr>
      <w:bookmarkStart w:id="163" w:name="X59784cc5e000a43598ed06a62acc0f059afb8f9"/>
      <w:bookmarkEnd w:id="71"/>
      <w:bookmarkEnd w:id="158"/>
      <w:bookmarkEnd w:id="162"/>
      <w:r>
        <w:t>Appendix A — Brook Trout Detections: Sawmill / Cat Brook Sites</w:t>
      </w:r>
    </w:p>
    <w:p w14:paraId="679492C3" w14:textId="77777777" w:rsidR="002D56CE" w:rsidRDefault="0007245F">
      <w:pPr>
        <w:pStyle w:val="Heading1"/>
      </w:pPr>
      <w:bookmarkStart w:id="164" w:name="Xeb7b060d1e6179fce2f31433d2e5e45ce9c152d"/>
      <w:bookmarkEnd w:id="163"/>
      <w:r>
        <w:t>Appendix: Cross-Batch Brook T</w:t>
      </w:r>
      <w:r>
        <w:t>rout &amp; Atlantic Salmon Summary</w:t>
      </w:r>
    </w:p>
    <w:p w14:paraId="49CF34F5" w14:textId="77777777" w:rsidR="002D56CE" w:rsidRDefault="0007245F">
      <w:pPr>
        <w:pStyle w:val="Heading2"/>
      </w:pPr>
      <w:bookmarkStart w:id="165" w:name="cross-batch-brook-trout-summary"/>
      <w:r>
        <w:t>Cross-Batch Brook Trout Summary</w:t>
      </w:r>
    </w:p>
    <w:tbl>
      <w:tblPr>
        <w:tblStyle w:val="Table"/>
        <w:tblW w:w="5000" w:type="pct"/>
        <w:tblLayout w:type="fixed"/>
        <w:tblLook w:val="0020" w:firstRow="1" w:lastRow="0" w:firstColumn="0" w:lastColumn="0" w:noHBand="0" w:noVBand="0"/>
      </w:tblPr>
      <w:tblGrid>
        <w:gridCol w:w="2394"/>
        <w:gridCol w:w="2394"/>
        <w:gridCol w:w="2394"/>
        <w:gridCol w:w="2394"/>
      </w:tblGrid>
      <w:tr w:rsidR="002D56CE" w14:paraId="18D9F7C8"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1980" w:type="dxa"/>
          </w:tcPr>
          <w:p w14:paraId="2D2F66FC" w14:textId="77777777" w:rsidR="002D56CE" w:rsidRDefault="0007245F">
            <w:pPr>
              <w:pStyle w:val="Compact"/>
            </w:pPr>
            <w:r>
              <w:t>Batch</w:t>
            </w:r>
          </w:p>
        </w:tc>
        <w:tc>
          <w:tcPr>
            <w:tcW w:w="1980" w:type="dxa"/>
          </w:tcPr>
          <w:p w14:paraId="0E8E8C12" w14:textId="77777777" w:rsidR="002D56CE" w:rsidRDefault="0007245F">
            <w:pPr>
              <w:pStyle w:val="Compact"/>
            </w:pPr>
            <w:r>
              <w:t>Site</w:t>
            </w:r>
          </w:p>
        </w:tc>
        <w:tc>
          <w:tcPr>
            <w:tcW w:w="1980" w:type="dxa"/>
          </w:tcPr>
          <w:p w14:paraId="0DA03CB3" w14:textId="77777777" w:rsidR="002D56CE" w:rsidRDefault="0007245F">
            <w:pPr>
              <w:pStyle w:val="Compact"/>
            </w:pPr>
            <w:r>
              <w:t>Date</w:t>
            </w:r>
          </w:p>
        </w:tc>
        <w:tc>
          <w:tcPr>
            <w:tcW w:w="1980" w:type="dxa"/>
          </w:tcPr>
          <w:p w14:paraId="57454E4E" w14:textId="77777777" w:rsidR="002D56CE" w:rsidRDefault="0007245F">
            <w:pPr>
              <w:pStyle w:val="Compact"/>
            </w:pPr>
            <w:r>
              <w:t>Brook Trout</w:t>
            </w:r>
          </w:p>
        </w:tc>
      </w:tr>
      <w:tr w:rsidR="002D56CE" w14:paraId="411BDE58" w14:textId="77777777">
        <w:tc>
          <w:tcPr>
            <w:tcW w:w="1980" w:type="dxa"/>
          </w:tcPr>
          <w:p w14:paraId="7D036747" w14:textId="77777777" w:rsidR="002D56CE" w:rsidRDefault="0007245F">
            <w:pPr>
              <w:pStyle w:val="Compact"/>
            </w:pPr>
            <w:r>
              <w:t>JVB4307</w:t>
            </w:r>
          </w:p>
        </w:tc>
        <w:tc>
          <w:tcPr>
            <w:tcW w:w="1980" w:type="dxa"/>
          </w:tcPr>
          <w:p w14:paraId="069E14C5" w14:textId="77777777" w:rsidR="002D56CE" w:rsidRDefault="0007245F">
            <w:pPr>
              <w:pStyle w:val="Compact"/>
            </w:pPr>
            <w:r>
              <w:t>Red Brook Road Pool — MA</w:t>
            </w:r>
          </w:p>
        </w:tc>
        <w:tc>
          <w:tcPr>
            <w:tcW w:w="1980" w:type="dxa"/>
          </w:tcPr>
          <w:p w14:paraId="798F7459" w14:textId="77777777" w:rsidR="002D56CE" w:rsidRDefault="0007245F">
            <w:pPr>
              <w:pStyle w:val="Compact"/>
            </w:pPr>
            <w:r>
              <w:t>Sep 18, 2024</w:t>
            </w:r>
          </w:p>
        </w:tc>
        <w:tc>
          <w:tcPr>
            <w:tcW w:w="1980" w:type="dxa"/>
          </w:tcPr>
          <w:p w14:paraId="0F6F6FAC" w14:textId="77777777" w:rsidR="002D56CE" w:rsidRDefault="0007245F">
            <w:pPr>
              <w:pStyle w:val="Compact"/>
            </w:pPr>
            <w:r>
              <w:rPr>
                <w:b/>
                <w:bCs/>
              </w:rPr>
              <w:t>26.1% — strong</w:t>
            </w:r>
          </w:p>
        </w:tc>
      </w:tr>
      <w:tr w:rsidR="002D56CE" w14:paraId="707DFF0A" w14:textId="77777777">
        <w:tc>
          <w:tcPr>
            <w:tcW w:w="1980" w:type="dxa"/>
          </w:tcPr>
          <w:p w14:paraId="652DAD09" w14:textId="77777777" w:rsidR="002D56CE" w:rsidRDefault="0007245F">
            <w:pPr>
              <w:pStyle w:val="Compact"/>
            </w:pPr>
            <w:r>
              <w:t>JVB3787</w:t>
            </w:r>
          </w:p>
        </w:tc>
        <w:tc>
          <w:tcPr>
            <w:tcW w:w="1980" w:type="dxa"/>
          </w:tcPr>
          <w:p w14:paraId="24540EA8" w14:textId="77777777" w:rsidR="002D56CE" w:rsidRDefault="0007245F">
            <w:pPr>
              <w:pStyle w:val="Compact"/>
            </w:pPr>
            <w:r>
              <w:t>Sawmill Brook — School St (Manchester MA)</w:t>
            </w:r>
          </w:p>
        </w:tc>
        <w:tc>
          <w:tcPr>
            <w:tcW w:w="1980" w:type="dxa"/>
          </w:tcPr>
          <w:p w14:paraId="47C31B72" w14:textId="77777777" w:rsidR="002D56CE" w:rsidRDefault="0007245F">
            <w:pPr>
              <w:pStyle w:val="Compact"/>
            </w:pPr>
            <w:r>
              <w:t>Aug 28, 2024</w:t>
            </w:r>
          </w:p>
        </w:tc>
        <w:tc>
          <w:tcPr>
            <w:tcW w:w="1980" w:type="dxa"/>
          </w:tcPr>
          <w:p w14:paraId="2300CB25" w14:textId="77777777" w:rsidR="002D56CE" w:rsidRDefault="0007245F">
            <w:pPr>
              <w:pStyle w:val="Compact"/>
            </w:pPr>
            <w:r>
              <w:t>2.5% (stable, 2 seasons)</w:t>
            </w:r>
          </w:p>
        </w:tc>
      </w:tr>
      <w:tr w:rsidR="002D56CE" w14:paraId="0A7CD771" w14:textId="77777777">
        <w:tc>
          <w:tcPr>
            <w:tcW w:w="1980" w:type="dxa"/>
          </w:tcPr>
          <w:p w14:paraId="2CAE101B" w14:textId="77777777" w:rsidR="002D56CE" w:rsidRDefault="0007245F">
            <w:pPr>
              <w:pStyle w:val="Compact"/>
            </w:pPr>
            <w:r>
              <w:t>JVB3787</w:t>
            </w:r>
          </w:p>
        </w:tc>
        <w:tc>
          <w:tcPr>
            <w:tcW w:w="1980" w:type="dxa"/>
          </w:tcPr>
          <w:p w14:paraId="2CAC9DD2" w14:textId="77777777" w:rsidR="002D56CE" w:rsidRDefault="0007245F">
            <w:pPr>
              <w:pStyle w:val="Compact"/>
            </w:pPr>
            <w:r>
              <w:t>Sawmill Swamp (Manchester MA)</w:t>
            </w:r>
          </w:p>
        </w:tc>
        <w:tc>
          <w:tcPr>
            <w:tcW w:w="1980" w:type="dxa"/>
          </w:tcPr>
          <w:p w14:paraId="752F5C19" w14:textId="77777777" w:rsidR="002D56CE" w:rsidRDefault="0007245F">
            <w:pPr>
              <w:pStyle w:val="Compact"/>
            </w:pPr>
            <w:r>
              <w:t>Aug 28, 2024</w:t>
            </w:r>
          </w:p>
        </w:tc>
        <w:tc>
          <w:tcPr>
            <w:tcW w:w="1980" w:type="dxa"/>
          </w:tcPr>
          <w:p w14:paraId="34ED30FB" w14:textId="77777777" w:rsidR="002D56CE" w:rsidRDefault="0007245F">
            <w:pPr>
              <w:pStyle w:val="Compact"/>
            </w:pPr>
            <w:r>
              <w:t>1.0% — cold-water refuge</w:t>
            </w:r>
          </w:p>
        </w:tc>
      </w:tr>
      <w:tr w:rsidR="002D56CE" w14:paraId="73EA4AE8" w14:textId="77777777">
        <w:tc>
          <w:tcPr>
            <w:tcW w:w="1980" w:type="dxa"/>
          </w:tcPr>
          <w:p w14:paraId="7261BDC0" w14:textId="77777777" w:rsidR="002D56CE" w:rsidRDefault="0007245F">
            <w:pPr>
              <w:pStyle w:val="Compact"/>
            </w:pPr>
            <w:r>
              <w:t>JVB3787</w:t>
            </w:r>
          </w:p>
        </w:tc>
        <w:tc>
          <w:tcPr>
            <w:tcW w:w="1980" w:type="dxa"/>
          </w:tcPr>
          <w:p w14:paraId="2AB95554" w14:textId="77777777" w:rsidR="002D56CE" w:rsidRDefault="0007245F">
            <w:pPr>
              <w:pStyle w:val="Compact"/>
            </w:pPr>
            <w:r>
              <w:t xml:space="preserve">Sawmill Brook — Fire Station </w:t>
            </w:r>
            <w:r>
              <w:lastRenderedPageBreak/>
              <w:t>(Manchester MA)</w:t>
            </w:r>
          </w:p>
        </w:tc>
        <w:tc>
          <w:tcPr>
            <w:tcW w:w="1980" w:type="dxa"/>
          </w:tcPr>
          <w:p w14:paraId="230B449E" w14:textId="77777777" w:rsidR="002D56CE" w:rsidRDefault="0007245F">
            <w:pPr>
              <w:pStyle w:val="Compact"/>
            </w:pPr>
            <w:r>
              <w:lastRenderedPageBreak/>
              <w:t>Aug 28, 2024</w:t>
            </w:r>
          </w:p>
        </w:tc>
        <w:tc>
          <w:tcPr>
            <w:tcW w:w="1980" w:type="dxa"/>
          </w:tcPr>
          <w:p w14:paraId="025437B8" w14:textId="77777777" w:rsidR="002D56CE" w:rsidRDefault="0007245F">
            <w:pPr>
              <w:pStyle w:val="Compact"/>
            </w:pPr>
            <w:r>
              <w:t>trace — tidal zone</w:t>
            </w:r>
          </w:p>
        </w:tc>
      </w:tr>
      <w:tr w:rsidR="002D56CE" w14:paraId="0627024A" w14:textId="77777777">
        <w:tc>
          <w:tcPr>
            <w:tcW w:w="1980" w:type="dxa"/>
          </w:tcPr>
          <w:p w14:paraId="7E48A7E8" w14:textId="77777777" w:rsidR="002D56CE" w:rsidRDefault="0007245F">
            <w:pPr>
              <w:pStyle w:val="Compact"/>
            </w:pPr>
            <w:r>
              <w:t>JVB4307</w:t>
            </w:r>
          </w:p>
        </w:tc>
        <w:tc>
          <w:tcPr>
            <w:tcW w:w="1980" w:type="dxa"/>
          </w:tcPr>
          <w:p w14:paraId="445E6957" w14:textId="77777777" w:rsidR="002D56CE" w:rsidRDefault="0007245F">
            <w:pPr>
              <w:pStyle w:val="Compact"/>
            </w:pPr>
            <w:r>
              <w:t>Cat Brook / Forest Landing</w:t>
            </w:r>
          </w:p>
        </w:tc>
        <w:tc>
          <w:tcPr>
            <w:tcW w:w="1980" w:type="dxa"/>
          </w:tcPr>
          <w:p w14:paraId="74FC0465" w14:textId="77777777" w:rsidR="002D56CE" w:rsidRDefault="0007245F">
            <w:pPr>
              <w:pStyle w:val="Compact"/>
            </w:pPr>
            <w:r>
              <w:t>Oct 14, 2024</w:t>
            </w:r>
          </w:p>
        </w:tc>
        <w:tc>
          <w:tcPr>
            <w:tcW w:w="1980" w:type="dxa"/>
          </w:tcPr>
          <w:p w14:paraId="03419613" w14:textId="77777777" w:rsidR="002D56CE" w:rsidRDefault="0007245F">
            <w:pPr>
              <w:pStyle w:val="Compact"/>
            </w:pPr>
            <w:r>
              <w:t>Absent — warm-water pond</w:t>
            </w:r>
          </w:p>
        </w:tc>
      </w:tr>
    </w:tbl>
    <w:p w14:paraId="218F8AE2" w14:textId="77777777" w:rsidR="002D56CE" w:rsidRDefault="0007245F">
      <w:pPr>
        <w:pStyle w:val="BodyText"/>
      </w:pPr>
      <w:r>
        <w:t>The four strongest Brook Trout signals — Red Brook (26.1%), Mashpee River (25.9%), Quashnet River (17.4%), Crotch Camp Brook (16.9%) — are all in-season detections during the hardest months for cold-water fish: August and Septembe</w:t>
      </w:r>
      <w:r>
        <w:t>r. These are not winter detections in easy conditions; they are results that confirm year-round cold-water refugia and resident populations that are surviving summer thermal stress.</w:t>
      </w:r>
    </w:p>
    <w:p w14:paraId="1ACFBAD7" w14:textId="77777777" w:rsidR="002D56CE" w:rsidRDefault="0007245F">
      <w:r>
        <w:pict w14:anchorId="0B537B58">
          <v:rect id="_x0000_i1050" style="width:0;height:1.5pt" o:hralign="center" o:hrstd="t" o:hr="t"/>
        </w:pict>
      </w:r>
    </w:p>
    <w:p w14:paraId="2E3F7DEB" w14:textId="77777777" w:rsidR="002D56CE" w:rsidRDefault="0007245F">
      <w:pPr>
        <w:pStyle w:val="FirstParagraph"/>
      </w:pPr>
      <w:r>
        <w:rPr>
          <w:i/>
          <w:iCs/>
        </w:rPr>
        <w:t>All relative abundances are read-normalized within each sample. Non-aqua</w:t>
      </w:r>
      <w:r>
        <w:rPr>
          <w:i/>
          <w:iCs/>
        </w:rPr>
        <w:t>tic incidentals (amphibians, reptiles, birds, mammals) are excluded from fish community analysis. Fish percentages are re-normalized to fish-only reads with non-fish vertebrates removed.</w:t>
      </w:r>
    </w:p>
    <w:p w14:paraId="54CE7E38" w14:textId="77777777" w:rsidR="002D56CE" w:rsidRDefault="0007245F">
      <w:pPr>
        <w:pStyle w:val="Heading2"/>
      </w:pPr>
      <w:bookmarkStart w:id="166" w:name="Xfbc067fc0f5d7d1f90a62d5ace41a44292e1398"/>
      <w:bookmarkEnd w:id="165"/>
      <w:r>
        <w:t>Cross-Batch Summary — Brook Trout and Atlantic Salmon</w:t>
      </w:r>
    </w:p>
    <w:p w14:paraId="10CD0460" w14:textId="77777777" w:rsidR="002D56CE" w:rsidRDefault="0007245F">
      <w:pPr>
        <w:pStyle w:val="Heading2"/>
      </w:pPr>
      <w:bookmarkStart w:id="167" w:name="brook-trout-status-all-batches"/>
      <w:bookmarkEnd w:id="166"/>
      <w:r>
        <w:t>Brook Trout Status — All Batches</w:t>
      </w:r>
    </w:p>
    <w:tbl>
      <w:tblPr>
        <w:tblStyle w:val="Table"/>
        <w:tblW w:w="5000" w:type="pct"/>
        <w:tblLayout w:type="fixed"/>
        <w:tblLook w:val="0020" w:firstRow="1" w:lastRow="0" w:firstColumn="0" w:lastColumn="0" w:noHBand="0" w:noVBand="0"/>
      </w:tblPr>
      <w:tblGrid>
        <w:gridCol w:w="2394"/>
        <w:gridCol w:w="2394"/>
        <w:gridCol w:w="2394"/>
        <w:gridCol w:w="2394"/>
      </w:tblGrid>
      <w:tr w:rsidR="002D56CE" w14:paraId="72DC9F99"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1980" w:type="dxa"/>
          </w:tcPr>
          <w:p w14:paraId="242D8063" w14:textId="77777777" w:rsidR="002D56CE" w:rsidRDefault="0007245F">
            <w:pPr>
              <w:pStyle w:val="Compact"/>
            </w:pPr>
            <w:r>
              <w:t>Batch</w:t>
            </w:r>
          </w:p>
        </w:tc>
        <w:tc>
          <w:tcPr>
            <w:tcW w:w="1980" w:type="dxa"/>
          </w:tcPr>
          <w:p w14:paraId="00A32192" w14:textId="77777777" w:rsidR="002D56CE" w:rsidRDefault="0007245F">
            <w:pPr>
              <w:pStyle w:val="Compact"/>
            </w:pPr>
            <w:r>
              <w:t>Site</w:t>
            </w:r>
          </w:p>
        </w:tc>
        <w:tc>
          <w:tcPr>
            <w:tcW w:w="1980" w:type="dxa"/>
          </w:tcPr>
          <w:p w14:paraId="0D4B9C15" w14:textId="77777777" w:rsidR="002D56CE" w:rsidRDefault="0007245F">
            <w:pPr>
              <w:pStyle w:val="Compact"/>
            </w:pPr>
            <w:r>
              <w:t>Date</w:t>
            </w:r>
          </w:p>
        </w:tc>
        <w:tc>
          <w:tcPr>
            <w:tcW w:w="1980" w:type="dxa"/>
          </w:tcPr>
          <w:p w14:paraId="28AF9465" w14:textId="77777777" w:rsidR="002D56CE" w:rsidRDefault="0007245F">
            <w:pPr>
              <w:pStyle w:val="Compact"/>
            </w:pPr>
            <w:r>
              <w:t>Brook Trout</w:t>
            </w:r>
          </w:p>
        </w:tc>
      </w:tr>
      <w:tr w:rsidR="002D56CE" w14:paraId="2EF66D94" w14:textId="77777777">
        <w:tc>
          <w:tcPr>
            <w:tcW w:w="1980" w:type="dxa"/>
          </w:tcPr>
          <w:p w14:paraId="14E39BEB" w14:textId="77777777" w:rsidR="002D56CE" w:rsidRDefault="0007245F">
            <w:pPr>
              <w:pStyle w:val="Compact"/>
            </w:pPr>
            <w:r>
              <w:t>JVB3787</w:t>
            </w:r>
          </w:p>
        </w:tc>
        <w:tc>
          <w:tcPr>
            <w:tcW w:w="1980" w:type="dxa"/>
          </w:tcPr>
          <w:p w14:paraId="7AE154D1" w14:textId="77777777" w:rsidR="002D56CE" w:rsidRDefault="0007245F">
            <w:pPr>
              <w:pStyle w:val="Compact"/>
            </w:pPr>
            <w:r>
              <w:t>Sawmill Brook — School St (Manchester MA)</w:t>
            </w:r>
          </w:p>
        </w:tc>
        <w:tc>
          <w:tcPr>
            <w:tcW w:w="1980" w:type="dxa"/>
          </w:tcPr>
          <w:p w14:paraId="317FDCF3" w14:textId="77777777" w:rsidR="002D56CE" w:rsidRDefault="0007245F">
            <w:pPr>
              <w:pStyle w:val="Compact"/>
            </w:pPr>
            <w:r>
              <w:t>Aug 28, 2024</w:t>
            </w:r>
          </w:p>
        </w:tc>
        <w:tc>
          <w:tcPr>
            <w:tcW w:w="1980" w:type="dxa"/>
          </w:tcPr>
          <w:p w14:paraId="114C160B" w14:textId="77777777" w:rsidR="002D56CE" w:rsidRDefault="0007245F">
            <w:pPr>
              <w:pStyle w:val="Compact"/>
            </w:pPr>
            <w:r>
              <w:t>2.5% — stable</w:t>
            </w:r>
          </w:p>
        </w:tc>
      </w:tr>
      <w:tr w:rsidR="002D56CE" w14:paraId="5ABCE56C" w14:textId="77777777">
        <w:tc>
          <w:tcPr>
            <w:tcW w:w="1980" w:type="dxa"/>
          </w:tcPr>
          <w:p w14:paraId="3ED6887A" w14:textId="77777777" w:rsidR="002D56CE" w:rsidRDefault="0007245F">
            <w:pPr>
              <w:pStyle w:val="Compact"/>
            </w:pPr>
            <w:r>
              <w:t>JVB5776</w:t>
            </w:r>
          </w:p>
        </w:tc>
        <w:tc>
          <w:tcPr>
            <w:tcW w:w="1980" w:type="dxa"/>
          </w:tcPr>
          <w:p w14:paraId="473E95A0" w14:textId="77777777" w:rsidR="002D56CE" w:rsidRDefault="0007245F">
            <w:pPr>
              <w:pStyle w:val="Compact"/>
            </w:pPr>
            <w:r>
              <w:t>Sawmill Brook — School St (Manchester MA)</w:t>
            </w:r>
          </w:p>
        </w:tc>
        <w:tc>
          <w:tcPr>
            <w:tcW w:w="1980" w:type="dxa"/>
          </w:tcPr>
          <w:p w14:paraId="46FEE4C8" w14:textId="77777777" w:rsidR="002D56CE" w:rsidRDefault="0007245F">
            <w:pPr>
              <w:pStyle w:val="Compact"/>
            </w:pPr>
            <w:r>
              <w:t>Nov 2023</w:t>
            </w:r>
          </w:p>
        </w:tc>
        <w:tc>
          <w:tcPr>
            <w:tcW w:w="1980" w:type="dxa"/>
          </w:tcPr>
          <w:p w14:paraId="3B9B9556" w14:textId="77777777" w:rsidR="002D56CE" w:rsidRDefault="0007245F">
            <w:pPr>
              <w:pStyle w:val="Compact"/>
            </w:pPr>
            <w:r>
              <w:t>2.5</w:t>
            </w:r>
            <w:r>
              <w:t>% — stable</w:t>
            </w:r>
          </w:p>
        </w:tc>
      </w:tr>
      <w:tr w:rsidR="002D56CE" w14:paraId="0FB8975B" w14:textId="77777777">
        <w:tc>
          <w:tcPr>
            <w:tcW w:w="1980" w:type="dxa"/>
          </w:tcPr>
          <w:p w14:paraId="1BBA50A1" w14:textId="77777777" w:rsidR="002D56CE" w:rsidRDefault="0007245F">
            <w:pPr>
              <w:pStyle w:val="Compact"/>
            </w:pPr>
            <w:r>
              <w:t>JVB3787</w:t>
            </w:r>
          </w:p>
        </w:tc>
        <w:tc>
          <w:tcPr>
            <w:tcW w:w="1980" w:type="dxa"/>
          </w:tcPr>
          <w:p w14:paraId="55B3F5A5" w14:textId="77777777" w:rsidR="002D56CE" w:rsidRDefault="0007245F">
            <w:pPr>
              <w:pStyle w:val="Compact"/>
            </w:pPr>
            <w:r>
              <w:t>Sawmill Swamp (Manchester MA)</w:t>
            </w:r>
          </w:p>
        </w:tc>
        <w:tc>
          <w:tcPr>
            <w:tcW w:w="1980" w:type="dxa"/>
          </w:tcPr>
          <w:p w14:paraId="73E3ADE1" w14:textId="77777777" w:rsidR="002D56CE" w:rsidRDefault="0007245F">
            <w:pPr>
              <w:pStyle w:val="Compact"/>
            </w:pPr>
            <w:r>
              <w:t>Aug 28, 2024</w:t>
            </w:r>
          </w:p>
        </w:tc>
        <w:tc>
          <w:tcPr>
            <w:tcW w:w="1980" w:type="dxa"/>
          </w:tcPr>
          <w:p w14:paraId="00928302" w14:textId="77777777" w:rsidR="002D56CE" w:rsidRDefault="0007245F">
            <w:pPr>
              <w:pStyle w:val="Compact"/>
            </w:pPr>
            <w:r>
              <w:t>1.0% — cold-water refuge</w:t>
            </w:r>
          </w:p>
        </w:tc>
      </w:tr>
      <w:tr w:rsidR="002D56CE" w14:paraId="75D3F21A" w14:textId="77777777">
        <w:tc>
          <w:tcPr>
            <w:tcW w:w="1980" w:type="dxa"/>
          </w:tcPr>
          <w:p w14:paraId="3793374E" w14:textId="77777777" w:rsidR="002D56CE" w:rsidRDefault="0007245F">
            <w:pPr>
              <w:pStyle w:val="Compact"/>
            </w:pPr>
            <w:r>
              <w:t>JVB3787</w:t>
            </w:r>
          </w:p>
        </w:tc>
        <w:tc>
          <w:tcPr>
            <w:tcW w:w="1980" w:type="dxa"/>
          </w:tcPr>
          <w:p w14:paraId="25BD87FD" w14:textId="77777777" w:rsidR="002D56CE" w:rsidRDefault="0007245F">
            <w:pPr>
              <w:pStyle w:val="Compact"/>
            </w:pPr>
            <w:r>
              <w:t>Sawmill Brook — Fire Station (Manchester MA)</w:t>
            </w:r>
          </w:p>
        </w:tc>
        <w:tc>
          <w:tcPr>
            <w:tcW w:w="1980" w:type="dxa"/>
          </w:tcPr>
          <w:p w14:paraId="7316AC34" w14:textId="77777777" w:rsidR="002D56CE" w:rsidRDefault="0007245F">
            <w:pPr>
              <w:pStyle w:val="Compact"/>
            </w:pPr>
            <w:r>
              <w:t>Aug 28, 2024</w:t>
            </w:r>
          </w:p>
        </w:tc>
        <w:tc>
          <w:tcPr>
            <w:tcW w:w="1980" w:type="dxa"/>
          </w:tcPr>
          <w:p w14:paraId="47D9490A" w14:textId="77777777" w:rsidR="002D56CE" w:rsidRDefault="0007245F">
            <w:pPr>
              <w:pStyle w:val="Compact"/>
            </w:pPr>
            <w:r>
              <w:t>trace — tidal zone</w:t>
            </w:r>
          </w:p>
        </w:tc>
      </w:tr>
      <w:tr w:rsidR="002D56CE" w14:paraId="11CE0042" w14:textId="77777777">
        <w:tc>
          <w:tcPr>
            <w:tcW w:w="1980" w:type="dxa"/>
          </w:tcPr>
          <w:p w14:paraId="5EFBB7BE" w14:textId="77777777" w:rsidR="002D56CE" w:rsidRDefault="0007245F">
            <w:pPr>
              <w:pStyle w:val="Compact"/>
            </w:pPr>
            <w:r>
              <w:t>JVB4307</w:t>
            </w:r>
          </w:p>
        </w:tc>
        <w:tc>
          <w:tcPr>
            <w:tcW w:w="1980" w:type="dxa"/>
          </w:tcPr>
          <w:p w14:paraId="79C4EE3A" w14:textId="77777777" w:rsidR="002D56CE" w:rsidRDefault="0007245F">
            <w:pPr>
              <w:pStyle w:val="Compact"/>
            </w:pPr>
            <w:r>
              <w:t>Cat Brook / Forest Landing — MA</w:t>
            </w:r>
          </w:p>
        </w:tc>
        <w:tc>
          <w:tcPr>
            <w:tcW w:w="1980" w:type="dxa"/>
          </w:tcPr>
          <w:p w14:paraId="12F43117" w14:textId="77777777" w:rsidR="002D56CE" w:rsidRDefault="0007245F">
            <w:pPr>
              <w:pStyle w:val="Compact"/>
            </w:pPr>
            <w:r>
              <w:t>Oct 14, 2024</w:t>
            </w:r>
          </w:p>
        </w:tc>
        <w:tc>
          <w:tcPr>
            <w:tcW w:w="1980" w:type="dxa"/>
          </w:tcPr>
          <w:p w14:paraId="3D0C094F" w14:textId="77777777" w:rsidR="002D56CE" w:rsidRDefault="0007245F">
            <w:pPr>
              <w:pStyle w:val="Compact"/>
            </w:pPr>
            <w:r>
              <w:t>Absent — warm-water pond</w:t>
            </w:r>
          </w:p>
        </w:tc>
      </w:tr>
      <w:tr w:rsidR="002D56CE" w14:paraId="7844FD61" w14:textId="77777777">
        <w:tc>
          <w:tcPr>
            <w:tcW w:w="1980" w:type="dxa"/>
          </w:tcPr>
          <w:p w14:paraId="26EC8E50" w14:textId="77777777" w:rsidR="002D56CE" w:rsidRDefault="0007245F">
            <w:pPr>
              <w:pStyle w:val="Compact"/>
            </w:pPr>
            <w:r>
              <w:t>JVB4678</w:t>
            </w:r>
          </w:p>
        </w:tc>
        <w:tc>
          <w:tcPr>
            <w:tcW w:w="1980" w:type="dxa"/>
          </w:tcPr>
          <w:p w14:paraId="5C1C5E97" w14:textId="77777777" w:rsidR="002D56CE" w:rsidRDefault="0007245F">
            <w:pPr>
              <w:pStyle w:val="Compact"/>
            </w:pPr>
            <w:r>
              <w:t>Brewster MA, MBTS, Manchester MA</w:t>
            </w:r>
          </w:p>
        </w:tc>
        <w:tc>
          <w:tcPr>
            <w:tcW w:w="1980" w:type="dxa"/>
          </w:tcPr>
          <w:p w14:paraId="4765A44A" w14:textId="77777777" w:rsidR="002D56CE" w:rsidRDefault="0007245F">
            <w:pPr>
              <w:pStyle w:val="Compact"/>
            </w:pPr>
            <w:r>
              <w:t>Sep–Oct 2024</w:t>
            </w:r>
          </w:p>
        </w:tc>
        <w:tc>
          <w:tcPr>
            <w:tcW w:w="1980" w:type="dxa"/>
          </w:tcPr>
          <w:p w14:paraId="215C9821" w14:textId="77777777" w:rsidR="002D56CE" w:rsidRDefault="0007245F">
            <w:pPr>
              <w:pStyle w:val="Compact"/>
            </w:pPr>
            <w:r>
              <w:t>Absent</w:t>
            </w:r>
          </w:p>
        </w:tc>
      </w:tr>
      <w:tr w:rsidR="002D56CE" w14:paraId="7FCDB650" w14:textId="77777777">
        <w:tc>
          <w:tcPr>
            <w:tcW w:w="1980" w:type="dxa"/>
          </w:tcPr>
          <w:p w14:paraId="09B978D0" w14:textId="77777777" w:rsidR="002D56CE" w:rsidRDefault="0007245F">
            <w:pPr>
              <w:pStyle w:val="Compact"/>
            </w:pPr>
            <w:r>
              <w:t>JVB4846</w:t>
            </w:r>
          </w:p>
        </w:tc>
        <w:tc>
          <w:tcPr>
            <w:tcW w:w="1980" w:type="dxa"/>
          </w:tcPr>
          <w:p w14:paraId="2B5C7FBB" w14:textId="77777777" w:rsidR="002D56CE" w:rsidRDefault="0007245F">
            <w:pPr>
              <w:pStyle w:val="Compact"/>
            </w:pPr>
            <w:r>
              <w:t>Orange River + Union River + MBTS</w:t>
            </w:r>
          </w:p>
        </w:tc>
        <w:tc>
          <w:tcPr>
            <w:tcW w:w="1980" w:type="dxa"/>
          </w:tcPr>
          <w:p w14:paraId="169CFD4E" w14:textId="77777777" w:rsidR="002D56CE" w:rsidRDefault="0007245F">
            <w:pPr>
              <w:pStyle w:val="Compact"/>
            </w:pPr>
            <w:r>
              <w:t>Mar–May 2025</w:t>
            </w:r>
          </w:p>
        </w:tc>
        <w:tc>
          <w:tcPr>
            <w:tcW w:w="1980" w:type="dxa"/>
          </w:tcPr>
          <w:p w14:paraId="1FAE610B" w14:textId="77777777" w:rsidR="002D56CE" w:rsidRDefault="0007245F">
            <w:pPr>
              <w:pStyle w:val="Compact"/>
            </w:pPr>
            <w:r>
              <w:rPr>
                <w:b/>
                <w:bCs/>
              </w:rPr>
              <w:t>Detected at Orange River — 0.5% (Mar 28), 5.5% (Apr 21), 1.8% (May 7)</w:t>
            </w:r>
          </w:p>
        </w:tc>
      </w:tr>
      <w:tr w:rsidR="002D56CE" w14:paraId="5D808276" w14:textId="77777777">
        <w:tc>
          <w:tcPr>
            <w:tcW w:w="1980" w:type="dxa"/>
          </w:tcPr>
          <w:p w14:paraId="11D81AAB" w14:textId="77777777" w:rsidR="002D56CE" w:rsidRDefault="0007245F">
            <w:pPr>
              <w:pStyle w:val="Compact"/>
            </w:pPr>
            <w:r>
              <w:t>JVB4981</w:t>
            </w:r>
          </w:p>
        </w:tc>
        <w:tc>
          <w:tcPr>
            <w:tcW w:w="1980" w:type="dxa"/>
          </w:tcPr>
          <w:p w14:paraId="2A83D27C" w14:textId="77777777" w:rsidR="002D56CE" w:rsidRDefault="0007245F">
            <w:pPr>
              <w:pStyle w:val="Compact"/>
            </w:pPr>
            <w:r>
              <w:t>Union River ME · MBTS / Sawmill Br</w:t>
            </w:r>
            <w:r>
              <w:t xml:space="preserve">ook MA · Mashpee MA · Atwater MA · </w:t>
            </w:r>
            <w:r>
              <w:lastRenderedPageBreak/>
              <w:t>Below Lincoln Pool (MBTS)</w:t>
            </w:r>
          </w:p>
        </w:tc>
        <w:tc>
          <w:tcPr>
            <w:tcW w:w="1980" w:type="dxa"/>
          </w:tcPr>
          <w:p w14:paraId="1E2EBA03" w14:textId="77777777" w:rsidR="002D56CE" w:rsidRDefault="0007245F">
            <w:pPr>
              <w:pStyle w:val="Compact"/>
            </w:pPr>
            <w:r>
              <w:lastRenderedPageBreak/>
              <w:t>May–Jun 2025</w:t>
            </w:r>
          </w:p>
        </w:tc>
        <w:tc>
          <w:tcPr>
            <w:tcW w:w="1980" w:type="dxa"/>
          </w:tcPr>
          <w:p w14:paraId="01A2CC33" w14:textId="77777777" w:rsidR="002D56CE" w:rsidRDefault="0007245F">
            <w:pPr>
              <w:pStyle w:val="Compact"/>
            </w:pPr>
            <w:r>
              <w:rPr>
                <w:b/>
                <w:bCs/>
              </w:rPr>
              <w:t xml:space="preserve">Detected at Orange River 1.0% (May 14); Mashpee River </w:t>
            </w:r>
            <w:r>
              <w:rPr>
                <w:b/>
                <w:bCs/>
                <w:i/>
                <w:iCs/>
              </w:rPr>
              <w:t>Salvelinus</w:t>
            </w:r>
            <w:r>
              <w:rPr>
                <w:b/>
                <w:bCs/>
              </w:rPr>
              <w:t xml:space="preserve"> spp. </w:t>
            </w:r>
            <w:r>
              <w:rPr>
                <w:b/>
                <w:bCs/>
              </w:rPr>
              <w:lastRenderedPageBreak/>
              <w:t xml:space="preserve">6.3% (Jun 7, 3,836 reads); Atwater </w:t>
            </w:r>
            <w:r>
              <w:rPr>
                <w:b/>
                <w:bCs/>
                <w:i/>
                <w:iCs/>
              </w:rPr>
              <w:t>Salvelinus</w:t>
            </w:r>
            <w:r>
              <w:rPr>
                <w:b/>
                <w:bCs/>
              </w:rPr>
              <w:t xml:space="preserve"> </w:t>
            </w:r>
            <w:r>
              <w:rPr>
                <w:b/>
                <w:bCs/>
              </w:rPr>
              <w:t xml:space="preserve">spp. 1.1% (~114 reads); Below Lincoln Pool </w:t>
            </w:r>
            <w:r>
              <w:rPr>
                <w:b/>
                <w:bCs/>
                <w:i/>
                <w:iCs/>
              </w:rPr>
              <w:t>Salvelinus</w:t>
            </w:r>
            <w:r>
              <w:rPr>
                <w:b/>
                <w:bCs/>
              </w:rPr>
              <w:t xml:space="preserve"> spp. 0.6% (~285 reads)</w:t>
            </w:r>
          </w:p>
        </w:tc>
      </w:tr>
    </w:tbl>
    <w:p w14:paraId="2619E314" w14:textId="77777777" w:rsidR="002D56CE" w:rsidRDefault="0007245F">
      <w:pPr>
        <w:pStyle w:val="BodyText"/>
      </w:pPr>
      <w:r>
        <w:rPr>
          <w:b/>
          <w:bCs/>
        </w:rPr>
        <w:lastRenderedPageBreak/>
        <w:t>The pattern is clear.</w:t>
      </w:r>
      <w:r>
        <w:t xml:space="preserve"> </w:t>
      </w:r>
      <w:r>
        <w:t>Brook Trout appear in the eDNA record at specific site types: spring-fed Cape Cod rivers (Mashpee, Quashnet, Red Brook), cold Maine headwater streams (Crotch Camp Brook, West Branch Narraguagus, Sawmill Brook), and now confirmed at multiple JVB4981 sites i</w:t>
      </w:r>
      <w:r>
        <w:t xml:space="preserve">ncluding Mashpee River in June (6.3%), Atwater (1.1%), and Below Lincoln Pool (0.6%). Brook Trout are consistently absent from: dam pools, mainstem runs during peak anadromous run periods, warm-water ponds and lakes, and Maine estuarine sites. The Mashpee </w:t>
      </w:r>
      <w:r>
        <w:t>June detection (6.3%, 3,836 reads) revises the earlier herring-masking hypothesis — the Brook Trout signal is detectable even during the spring herring run at this site.</w:t>
      </w:r>
    </w:p>
    <w:p w14:paraId="4A293F05" w14:textId="77777777" w:rsidR="002D56CE" w:rsidRDefault="0007245F">
      <w:pPr>
        <w:pStyle w:val="Heading2"/>
      </w:pPr>
      <w:bookmarkStart w:id="168" w:name="atlantic-salmon-confirmed-sites"/>
      <w:bookmarkEnd w:id="167"/>
      <w:r>
        <w:t>Atlantic Salmon — Confirmed Sites</w:t>
      </w:r>
    </w:p>
    <w:tbl>
      <w:tblPr>
        <w:tblStyle w:val="Table"/>
        <w:tblW w:w="0" w:type="auto"/>
        <w:tblLook w:val="0020" w:firstRow="1" w:lastRow="0" w:firstColumn="0" w:lastColumn="0" w:noHBand="0" w:noVBand="0"/>
      </w:tblPr>
      <w:tblGrid>
        <w:gridCol w:w="800"/>
        <w:gridCol w:w="601"/>
        <w:gridCol w:w="691"/>
        <w:gridCol w:w="837"/>
        <w:gridCol w:w="1441"/>
      </w:tblGrid>
      <w:tr w:rsidR="002D56CE" w14:paraId="7E7DA7D0"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0" w:type="auto"/>
          </w:tcPr>
          <w:p w14:paraId="2B638AF8" w14:textId="77777777" w:rsidR="002D56CE" w:rsidRDefault="0007245F">
            <w:pPr>
              <w:pStyle w:val="Compact"/>
            </w:pPr>
            <w:r>
              <w:t>Batch</w:t>
            </w:r>
          </w:p>
        </w:tc>
        <w:tc>
          <w:tcPr>
            <w:tcW w:w="0" w:type="auto"/>
          </w:tcPr>
          <w:p w14:paraId="24D71201" w14:textId="77777777" w:rsidR="002D56CE" w:rsidRDefault="0007245F">
            <w:pPr>
              <w:pStyle w:val="Compact"/>
            </w:pPr>
            <w:r>
              <w:t>Site</w:t>
            </w:r>
          </w:p>
        </w:tc>
        <w:tc>
          <w:tcPr>
            <w:tcW w:w="0" w:type="auto"/>
          </w:tcPr>
          <w:p w14:paraId="69DA75E5" w14:textId="77777777" w:rsidR="002D56CE" w:rsidRDefault="0007245F">
            <w:pPr>
              <w:pStyle w:val="Compact"/>
            </w:pPr>
            <w:r>
              <w:t>Date</w:t>
            </w:r>
          </w:p>
        </w:tc>
        <w:tc>
          <w:tcPr>
            <w:tcW w:w="0" w:type="auto"/>
          </w:tcPr>
          <w:p w14:paraId="7CE9C19B" w14:textId="77777777" w:rsidR="002D56CE" w:rsidRDefault="0007245F">
            <w:pPr>
              <w:pStyle w:val="Compact"/>
            </w:pPr>
            <w:r>
              <w:t>Signal</w:t>
            </w:r>
          </w:p>
        </w:tc>
        <w:tc>
          <w:tcPr>
            <w:tcW w:w="0" w:type="auto"/>
          </w:tcPr>
          <w:p w14:paraId="2EB55B55" w14:textId="77777777" w:rsidR="002D56CE" w:rsidRDefault="0007245F">
            <w:pPr>
              <w:pStyle w:val="Compact"/>
            </w:pPr>
            <w:r>
              <w:t>Significance</w:t>
            </w:r>
          </w:p>
        </w:tc>
      </w:tr>
    </w:tbl>
    <w:p w14:paraId="359BD1E5" w14:textId="77777777" w:rsidR="002D56CE" w:rsidRDefault="0007245F">
      <w:pPr>
        <w:pStyle w:val="BodyText"/>
      </w:pPr>
      <w:r>
        <w:rPr>
          <w:b/>
          <w:bCs/>
        </w:rPr>
        <w:t>Atlantic Salmon</w:t>
      </w:r>
      <w:r>
        <w:rPr>
          <w:b/>
          <w:bCs/>
        </w:rPr>
        <w:t xml:space="preserve"> confirmed at three Maine sites across multiple batches.</w:t>
      </w:r>
      <w:r>
        <w:t xml:space="preserve"> Northern Stream and Richardson Stream detections in October are spawning-run fish in small tributaries — these sites should be formally registered with NOAA Fisheries and Maine DMR as confirmed Atlan</w:t>
      </w:r>
      <w:r>
        <w:t>tic Salmon spawning habitat.</w:t>
      </w:r>
    </w:p>
    <w:p w14:paraId="35D0176F" w14:textId="77777777" w:rsidR="002D56CE" w:rsidRDefault="0007245F">
      <w:pPr>
        <w:pStyle w:val="Heading2"/>
      </w:pPr>
      <w:bookmarkStart w:id="169" w:name="X6977aa75d261b01567b25639e172a8ea29361dc"/>
      <w:bookmarkEnd w:id="168"/>
      <w:r>
        <w:t>Seasonal eDNA Calendar — Union River / Ellsworth Dam</w:t>
      </w:r>
    </w:p>
    <w:tbl>
      <w:tblPr>
        <w:tblStyle w:val="Table"/>
        <w:tblW w:w="0" w:type="auto"/>
        <w:tblLook w:val="0020" w:firstRow="1" w:lastRow="0" w:firstColumn="0" w:lastColumn="0" w:noHBand="0" w:noVBand="0"/>
      </w:tblPr>
      <w:tblGrid>
        <w:gridCol w:w="887"/>
        <w:gridCol w:w="601"/>
        <w:gridCol w:w="1257"/>
        <w:gridCol w:w="1440"/>
      </w:tblGrid>
      <w:tr w:rsidR="002D56CE" w14:paraId="1AE5FD29"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0" w:type="auto"/>
          </w:tcPr>
          <w:p w14:paraId="0B1FBD9E" w14:textId="77777777" w:rsidR="002D56CE" w:rsidRDefault="0007245F">
            <w:pPr>
              <w:pStyle w:val="Compact"/>
            </w:pPr>
            <w:r>
              <w:t>Month</w:t>
            </w:r>
          </w:p>
        </w:tc>
        <w:tc>
          <w:tcPr>
            <w:tcW w:w="0" w:type="auto"/>
          </w:tcPr>
          <w:p w14:paraId="5BBA0407" w14:textId="77777777" w:rsidR="002D56CE" w:rsidRDefault="0007245F">
            <w:pPr>
              <w:pStyle w:val="Compact"/>
            </w:pPr>
            <w:r>
              <w:t>Site</w:t>
            </w:r>
          </w:p>
        </w:tc>
        <w:tc>
          <w:tcPr>
            <w:tcW w:w="0" w:type="auto"/>
          </w:tcPr>
          <w:p w14:paraId="0A397223" w14:textId="77777777" w:rsidR="002D56CE" w:rsidRDefault="0007245F">
            <w:pPr>
              <w:pStyle w:val="Compact"/>
            </w:pPr>
            <w:r>
              <w:t>Alewife %</w:t>
            </w:r>
          </w:p>
        </w:tc>
        <w:tc>
          <w:tcPr>
            <w:tcW w:w="0" w:type="auto"/>
          </w:tcPr>
          <w:p w14:paraId="58DC6A47" w14:textId="77777777" w:rsidR="002D56CE" w:rsidRDefault="0007245F">
            <w:pPr>
              <w:pStyle w:val="Compact"/>
            </w:pPr>
            <w:r>
              <w:t>Key Finding</w:t>
            </w:r>
          </w:p>
        </w:tc>
      </w:tr>
    </w:tbl>
    <w:p w14:paraId="042DDFCC" w14:textId="77777777" w:rsidR="002D56CE" w:rsidRDefault="0007245F">
      <w:pPr>
        <w:pStyle w:val="BodyText"/>
      </w:pPr>
      <w:r>
        <w:t>This table documents the Union River Alewife run from spring peak (97.2%) through summer residency (40%) to fall staging (72–82%) — a full s</w:t>
      </w:r>
      <w:r>
        <w:t>easonal eDNA portrait of the most important anadromous run in the project’s study area.</w:t>
      </w:r>
    </w:p>
    <w:p w14:paraId="6EEF36AD" w14:textId="77777777" w:rsidR="002D56CE" w:rsidRDefault="0007245F">
      <w:r>
        <w:pict w14:anchorId="1CAF9C43">
          <v:rect id="_x0000_i1051" style="width:0;height:1.5pt" o:hralign="center" o:hrstd="t" o:hr="t"/>
        </w:pict>
      </w:r>
    </w:p>
    <w:p w14:paraId="6A117312" w14:textId="77777777" w:rsidR="002D56CE" w:rsidRDefault="0007245F">
      <w:pPr>
        <w:pStyle w:val="Heading2"/>
      </w:pPr>
      <w:bookmarkStart w:id="170" w:name="Xa6da346d69c83f3b5adf3f2211d32725af44499"/>
      <w:bookmarkEnd w:id="169"/>
      <w:r>
        <w:t>November 22, 2025 Sampling Batch – MBTS Sawmill Brook System</w:t>
      </w:r>
    </w:p>
    <w:p w14:paraId="3A786CDB" w14:textId="77777777" w:rsidR="002D56CE" w:rsidRDefault="0007245F">
      <w:pPr>
        <w:pStyle w:val="FirstParagraph"/>
      </w:pPr>
      <w:r>
        <w:rPr>
          <w:i/>
          <w:iCs/>
        </w:rPr>
        <w:t>Source: MBTS_eDNA_Full_Report chart data (April 2026). Batch IDs to be confirmed against JV Master.</w:t>
      </w:r>
    </w:p>
    <w:p w14:paraId="38F4D5F1" w14:textId="77777777" w:rsidR="002D56CE" w:rsidRDefault="0007245F">
      <w:pPr>
        <w:pStyle w:val="BodyText"/>
      </w:pPr>
      <w:r>
        <w:t>Three sites sampled on the same date provide a longitudinal snapshot of the full Sawmill Brook gradient in late autumn, which is the peak of Brook Trout spa</w:t>
      </w:r>
      <w:r>
        <w:t>wning season.</w:t>
      </w:r>
    </w:p>
    <w:p w14:paraId="23C043DD" w14:textId="77777777" w:rsidR="002D56CE" w:rsidRDefault="0007245F">
      <w:r>
        <w:pict w14:anchorId="180A8026">
          <v:rect id="_x0000_i1052" style="width:0;height:1.5pt" o:hralign="center" o:hrstd="t" o:hr="t"/>
        </w:pict>
      </w:r>
    </w:p>
    <w:p w14:paraId="21F82970" w14:textId="77777777" w:rsidR="002D56CE" w:rsidRDefault="0007245F">
      <w:pPr>
        <w:pStyle w:val="Heading2"/>
      </w:pPr>
      <w:bookmarkStart w:id="171" w:name="upper-sawmill-brook-nov-22-2025"/>
      <w:bookmarkEnd w:id="170"/>
      <w:r>
        <w:lastRenderedPageBreak/>
        <w:t>Upper Sawmill Brook | Nov 22, 2025</w:t>
      </w:r>
    </w:p>
    <w:p w14:paraId="485A7159" w14:textId="77777777" w:rsidR="002D56CE" w:rsidRDefault="0007245F">
      <w:pPr>
        <w:pStyle w:val="FirstParagraph"/>
      </w:pPr>
      <w:r>
        <w:rPr>
          <w:b/>
          <w:bCs/>
        </w:rPr>
        <w:t>Fish: 6 species detected, H(f) = 0.91 (low-moderate) | No algae data this event</w:t>
      </w:r>
    </w:p>
    <w:p w14:paraId="50BB3DFF" w14:textId="77777777" w:rsidR="002D56CE" w:rsidRDefault="0007245F">
      <w:pPr>
        <w:pStyle w:val="Heading3"/>
      </w:pPr>
      <w:bookmarkStart w:id="172" w:name="sentinel-signal-13"/>
      <w:r>
        <w:t>Sentinel Signal</w:t>
      </w:r>
    </w:p>
    <w:p w14:paraId="3A46313C" w14:textId="77777777" w:rsidR="002D56CE" w:rsidRDefault="0007245F">
      <w:pPr>
        <w:pStyle w:val="FirstParagraph"/>
      </w:pPr>
      <w:r>
        <w:t xml:space="preserve">Golden Shiner dominant (57.9%) + Bluegill Sunfish co-dominant (36.2%) + Largemouth Bass = </w:t>
      </w:r>
      <w:r>
        <w:rPr>
          <w:b/>
          <w:bCs/>
        </w:rPr>
        <w:t>warm-water lentic a</w:t>
      </w:r>
      <w:r>
        <w:rPr>
          <w:b/>
          <w:bCs/>
        </w:rPr>
        <w:t>ssemblage. Brook Trout: not detected.</w:t>
      </w:r>
      <w:r>
        <w:t xml:space="preserve"> November is peak Brook Trout spawning season. This is the single most ecologically significant finding in the November 2025 batch.</w:t>
      </w:r>
    </w:p>
    <w:p w14:paraId="31DB9D38" w14:textId="77777777" w:rsidR="002D56CE" w:rsidRDefault="0007245F">
      <w:pPr>
        <w:pStyle w:val="Heading3"/>
      </w:pPr>
      <w:bookmarkStart w:id="173" w:name="fish-community-6"/>
      <w:bookmarkEnd w:id="172"/>
      <w:r>
        <w:t>Fish Community</w:t>
      </w:r>
    </w:p>
    <w:tbl>
      <w:tblPr>
        <w:tblStyle w:val="Table"/>
        <w:tblW w:w="0" w:type="auto"/>
        <w:tblLook w:val="0020" w:firstRow="1" w:lastRow="0" w:firstColumn="0" w:lastColumn="0" w:noHBand="0" w:noVBand="0"/>
      </w:tblPr>
      <w:tblGrid>
        <w:gridCol w:w="2473"/>
        <w:gridCol w:w="878"/>
        <w:gridCol w:w="5279"/>
      </w:tblGrid>
      <w:tr w:rsidR="002D56CE" w14:paraId="5190033E"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0" w:type="auto"/>
          </w:tcPr>
          <w:p w14:paraId="512B3FB0" w14:textId="77777777" w:rsidR="002D56CE" w:rsidRDefault="0007245F">
            <w:pPr>
              <w:pStyle w:val="Compact"/>
            </w:pPr>
            <w:r>
              <w:t>Species</w:t>
            </w:r>
          </w:p>
        </w:tc>
        <w:tc>
          <w:tcPr>
            <w:tcW w:w="0" w:type="auto"/>
          </w:tcPr>
          <w:p w14:paraId="033734AF" w14:textId="77777777" w:rsidR="002D56CE" w:rsidRDefault="0007245F">
            <w:pPr>
              <w:pStyle w:val="Compact"/>
            </w:pPr>
            <w:r>
              <w:t>%</w:t>
            </w:r>
          </w:p>
        </w:tc>
        <w:tc>
          <w:tcPr>
            <w:tcW w:w="0" w:type="auto"/>
          </w:tcPr>
          <w:p w14:paraId="77ECC6B5" w14:textId="77777777" w:rsidR="002D56CE" w:rsidRDefault="0007245F">
            <w:pPr>
              <w:pStyle w:val="Compact"/>
            </w:pPr>
            <w:r>
              <w:t>Notes</w:t>
            </w:r>
          </w:p>
        </w:tc>
      </w:tr>
      <w:tr w:rsidR="002D56CE" w14:paraId="21A57768" w14:textId="77777777">
        <w:tc>
          <w:tcPr>
            <w:tcW w:w="0" w:type="auto"/>
          </w:tcPr>
          <w:p w14:paraId="1CD94B40" w14:textId="77777777" w:rsidR="002D56CE" w:rsidRDefault="0007245F">
            <w:pPr>
              <w:pStyle w:val="Compact"/>
            </w:pPr>
            <w:r>
              <w:t>Golden Shiner</w:t>
            </w:r>
          </w:p>
        </w:tc>
        <w:tc>
          <w:tcPr>
            <w:tcW w:w="0" w:type="auto"/>
          </w:tcPr>
          <w:p w14:paraId="5728950A" w14:textId="77777777" w:rsidR="002D56CE" w:rsidRDefault="0007245F">
            <w:pPr>
              <w:pStyle w:val="Compact"/>
            </w:pPr>
            <w:r>
              <w:t>57.9%</w:t>
            </w:r>
          </w:p>
        </w:tc>
        <w:tc>
          <w:tcPr>
            <w:tcW w:w="0" w:type="auto"/>
          </w:tcPr>
          <w:p w14:paraId="4AEA82B7" w14:textId="77777777" w:rsidR="002D56CE" w:rsidRDefault="0007245F">
            <w:pPr>
              <w:pStyle w:val="Compact"/>
            </w:pPr>
            <w:r>
              <w:t>Lentic warm-water specialist</w:t>
            </w:r>
          </w:p>
        </w:tc>
      </w:tr>
      <w:tr w:rsidR="002D56CE" w14:paraId="7D8EF2BB" w14:textId="77777777">
        <w:tc>
          <w:tcPr>
            <w:tcW w:w="0" w:type="auto"/>
          </w:tcPr>
          <w:p w14:paraId="63E28AD9" w14:textId="77777777" w:rsidR="002D56CE" w:rsidRDefault="0007245F">
            <w:pPr>
              <w:pStyle w:val="Compact"/>
            </w:pPr>
            <w:r>
              <w:t>Blueg</w:t>
            </w:r>
            <w:r>
              <w:t>ill Sunfish</w:t>
            </w:r>
          </w:p>
        </w:tc>
        <w:tc>
          <w:tcPr>
            <w:tcW w:w="0" w:type="auto"/>
          </w:tcPr>
          <w:p w14:paraId="04F59E46" w14:textId="77777777" w:rsidR="002D56CE" w:rsidRDefault="0007245F">
            <w:pPr>
              <w:pStyle w:val="Compact"/>
            </w:pPr>
            <w:r>
              <w:t>36.2%</w:t>
            </w:r>
          </w:p>
        </w:tc>
        <w:tc>
          <w:tcPr>
            <w:tcW w:w="0" w:type="auto"/>
          </w:tcPr>
          <w:p w14:paraId="5DC58512" w14:textId="77777777" w:rsidR="002D56CE" w:rsidRDefault="0007245F">
            <w:pPr>
              <w:pStyle w:val="Compact"/>
            </w:pPr>
            <w:r>
              <w:t>Pond/slow-water sunfish</w:t>
            </w:r>
          </w:p>
        </w:tc>
      </w:tr>
      <w:tr w:rsidR="002D56CE" w14:paraId="61021FD0" w14:textId="77777777">
        <w:tc>
          <w:tcPr>
            <w:tcW w:w="0" w:type="auto"/>
          </w:tcPr>
          <w:p w14:paraId="7002DF0D" w14:textId="77777777" w:rsidR="002D56CE" w:rsidRDefault="0007245F">
            <w:pPr>
              <w:pStyle w:val="Compact"/>
            </w:pPr>
            <w:r>
              <w:t>American Eel</w:t>
            </w:r>
          </w:p>
        </w:tc>
        <w:tc>
          <w:tcPr>
            <w:tcW w:w="0" w:type="auto"/>
          </w:tcPr>
          <w:p w14:paraId="3933DDF3" w14:textId="77777777" w:rsidR="002D56CE" w:rsidRDefault="0007245F">
            <w:pPr>
              <w:pStyle w:val="Compact"/>
            </w:pPr>
            <w:r>
              <w:t>2.6%</w:t>
            </w:r>
          </w:p>
        </w:tc>
        <w:tc>
          <w:tcPr>
            <w:tcW w:w="0" w:type="auto"/>
          </w:tcPr>
          <w:p w14:paraId="15D6803B" w14:textId="77777777" w:rsidR="002D56CE" w:rsidRDefault="0007245F">
            <w:pPr>
              <w:pStyle w:val="Compact"/>
            </w:pPr>
            <w:r>
              <w:t>Catadromous; confirms downstream connectivity</w:t>
            </w:r>
          </w:p>
        </w:tc>
      </w:tr>
      <w:tr w:rsidR="002D56CE" w14:paraId="084DADE0" w14:textId="77777777">
        <w:tc>
          <w:tcPr>
            <w:tcW w:w="0" w:type="auto"/>
          </w:tcPr>
          <w:p w14:paraId="298B5A3C" w14:textId="77777777" w:rsidR="002D56CE" w:rsidRDefault="0007245F">
            <w:pPr>
              <w:pStyle w:val="Compact"/>
            </w:pPr>
            <w:r>
              <w:t>Largemouth Bass</w:t>
            </w:r>
          </w:p>
        </w:tc>
        <w:tc>
          <w:tcPr>
            <w:tcW w:w="0" w:type="auto"/>
          </w:tcPr>
          <w:p w14:paraId="62118A4F" w14:textId="77777777" w:rsidR="002D56CE" w:rsidRDefault="0007245F">
            <w:pPr>
              <w:pStyle w:val="Compact"/>
            </w:pPr>
            <w:r>
              <w:t>2.1%</w:t>
            </w:r>
          </w:p>
        </w:tc>
        <w:tc>
          <w:tcPr>
            <w:tcW w:w="0" w:type="auto"/>
          </w:tcPr>
          <w:p w14:paraId="55F3E2B9" w14:textId="77777777" w:rsidR="002D56CE" w:rsidRDefault="0007245F">
            <w:pPr>
              <w:pStyle w:val="Compact"/>
            </w:pPr>
            <w:r>
              <w:t>Warm-water predator</w:t>
            </w:r>
          </w:p>
        </w:tc>
      </w:tr>
      <w:tr w:rsidR="002D56CE" w14:paraId="38C7AA8E" w14:textId="77777777">
        <w:tc>
          <w:tcPr>
            <w:tcW w:w="0" w:type="auto"/>
          </w:tcPr>
          <w:p w14:paraId="2714159C" w14:textId="77777777" w:rsidR="002D56CE" w:rsidRDefault="0007245F">
            <w:pPr>
              <w:pStyle w:val="Compact"/>
            </w:pPr>
            <w:r>
              <w:t>Sucker spp.</w:t>
            </w:r>
          </w:p>
        </w:tc>
        <w:tc>
          <w:tcPr>
            <w:tcW w:w="0" w:type="auto"/>
          </w:tcPr>
          <w:p w14:paraId="488DD418" w14:textId="77777777" w:rsidR="002D56CE" w:rsidRDefault="0007245F">
            <w:pPr>
              <w:pStyle w:val="Compact"/>
            </w:pPr>
            <w:r>
              <w:t>0.7%</w:t>
            </w:r>
          </w:p>
        </w:tc>
        <w:tc>
          <w:tcPr>
            <w:tcW w:w="0" w:type="auto"/>
          </w:tcPr>
          <w:p w14:paraId="040E6F12" w14:textId="77777777" w:rsidR="002D56CE" w:rsidRDefault="0007245F">
            <w:pPr>
              <w:pStyle w:val="Compact"/>
            </w:pPr>
            <w:r>
              <w:t>Native; tolerant generalist</w:t>
            </w:r>
          </w:p>
        </w:tc>
      </w:tr>
      <w:tr w:rsidR="002D56CE" w14:paraId="5A1098BF" w14:textId="77777777">
        <w:tc>
          <w:tcPr>
            <w:tcW w:w="0" w:type="auto"/>
          </w:tcPr>
          <w:p w14:paraId="5EE6D915" w14:textId="77777777" w:rsidR="002D56CE" w:rsidRDefault="0007245F">
            <w:pPr>
              <w:pStyle w:val="Compact"/>
            </w:pPr>
            <w:r>
              <w:t>Brown Bullhead</w:t>
            </w:r>
          </w:p>
        </w:tc>
        <w:tc>
          <w:tcPr>
            <w:tcW w:w="0" w:type="auto"/>
          </w:tcPr>
          <w:p w14:paraId="5922F01E" w14:textId="77777777" w:rsidR="002D56CE" w:rsidRDefault="0007245F">
            <w:pPr>
              <w:pStyle w:val="Compact"/>
            </w:pPr>
            <w:r>
              <w:t>0.2%</w:t>
            </w:r>
          </w:p>
        </w:tc>
        <w:tc>
          <w:tcPr>
            <w:tcW w:w="0" w:type="auto"/>
          </w:tcPr>
          <w:p w14:paraId="2C62818C" w14:textId="77777777" w:rsidR="002D56CE" w:rsidRDefault="0007245F">
            <w:pPr>
              <w:pStyle w:val="Compact"/>
            </w:pPr>
            <w:r>
              <w:t>Tolerant warm-water benthic</w:t>
            </w:r>
          </w:p>
        </w:tc>
      </w:tr>
      <w:tr w:rsidR="002D56CE" w14:paraId="181C40F7" w14:textId="77777777">
        <w:tc>
          <w:tcPr>
            <w:tcW w:w="0" w:type="auto"/>
          </w:tcPr>
          <w:p w14:paraId="49C0BCC4" w14:textId="77777777" w:rsidR="002D56CE" w:rsidRDefault="0007245F">
            <w:pPr>
              <w:pStyle w:val="Compact"/>
            </w:pPr>
            <w:r>
              <w:rPr>
                <w:i/>
                <w:iCs/>
              </w:rPr>
              <w:t>Longear Sunfish</w:t>
            </w:r>
          </w:p>
        </w:tc>
        <w:tc>
          <w:tcPr>
            <w:tcW w:w="0" w:type="auto"/>
          </w:tcPr>
          <w:p w14:paraId="02167BD4" w14:textId="77777777" w:rsidR="002D56CE" w:rsidRDefault="0007245F">
            <w:pPr>
              <w:pStyle w:val="Compact"/>
            </w:pPr>
            <w:r>
              <w:rPr>
                <w:i/>
                <w:iCs/>
              </w:rPr>
              <w:t>0.3%</w:t>
            </w:r>
          </w:p>
        </w:tc>
        <w:tc>
          <w:tcPr>
            <w:tcW w:w="0" w:type="auto"/>
          </w:tcPr>
          <w:p w14:paraId="33993893" w14:textId="77777777" w:rsidR="002D56CE" w:rsidRDefault="0007245F">
            <w:pPr>
              <w:pStyle w:val="Compact"/>
            </w:pPr>
            <w:r>
              <w:rPr>
                <w:i/>
                <w:iCs/>
              </w:rPr>
              <w:t>Database artifact [T3] — excluded</w:t>
            </w:r>
          </w:p>
        </w:tc>
      </w:tr>
      <w:tr w:rsidR="002D56CE" w14:paraId="6061D192" w14:textId="77777777">
        <w:tc>
          <w:tcPr>
            <w:tcW w:w="0" w:type="auto"/>
          </w:tcPr>
          <w:p w14:paraId="0EF4FAE2" w14:textId="77777777" w:rsidR="002D56CE" w:rsidRDefault="0007245F">
            <w:pPr>
              <w:pStyle w:val="Compact"/>
            </w:pPr>
            <w:r>
              <w:rPr>
                <w:b/>
                <w:bCs/>
              </w:rPr>
              <w:t>Brook Trout</w:t>
            </w:r>
          </w:p>
        </w:tc>
        <w:tc>
          <w:tcPr>
            <w:tcW w:w="0" w:type="auto"/>
          </w:tcPr>
          <w:p w14:paraId="67495796" w14:textId="77777777" w:rsidR="002D56CE" w:rsidRDefault="0007245F">
            <w:pPr>
              <w:pStyle w:val="Compact"/>
            </w:pPr>
            <w:r>
              <w:rPr>
                <w:b/>
                <w:bCs/>
              </w:rPr>
              <w:t>NF</w:t>
            </w:r>
          </w:p>
        </w:tc>
        <w:tc>
          <w:tcPr>
            <w:tcW w:w="0" w:type="auto"/>
          </w:tcPr>
          <w:p w14:paraId="03B20B22" w14:textId="77777777" w:rsidR="002D56CE" w:rsidRDefault="0007245F">
            <w:pPr>
              <w:pStyle w:val="Compact"/>
            </w:pPr>
            <w:r>
              <w:rPr>
                <w:b/>
                <w:bCs/>
              </w:rPr>
              <w:t>Not detected</w:t>
            </w:r>
          </w:p>
        </w:tc>
      </w:tr>
      <w:tr w:rsidR="002D56CE" w14:paraId="21D1E923" w14:textId="77777777">
        <w:tc>
          <w:tcPr>
            <w:tcW w:w="0" w:type="auto"/>
          </w:tcPr>
          <w:p w14:paraId="23B1AD0D" w14:textId="77777777" w:rsidR="002D56CE" w:rsidRDefault="0007245F">
            <w:pPr>
              <w:pStyle w:val="Compact"/>
            </w:pPr>
            <w:r>
              <w:t>Fourspine Stickleback</w:t>
            </w:r>
          </w:p>
        </w:tc>
        <w:tc>
          <w:tcPr>
            <w:tcW w:w="0" w:type="auto"/>
          </w:tcPr>
          <w:p w14:paraId="72488B7C" w14:textId="77777777" w:rsidR="002D56CE" w:rsidRDefault="0007245F">
            <w:pPr>
              <w:pStyle w:val="Compact"/>
            </w:pPr>
            <w:r>
              <w:t>NF</w:t>
            </w:r>
          </w:p>
        </w:tc>
        <w:tc>
          <w:tcPr>
            <w:tcW w:w="0" w:type="auto"/>
          </w:tcPr>
          <w:p w14:paraId="641C03FD" w14:textId="77777777" w:rsidR="002D56CE" w:rsidRDefault="0007245F">
            <w:pPr>
              <w:pStyle w:val="Compact"/>
            </w:pPr>
            <w:r>
              <w:t>–</w:t>
            </w:r>
          </w:p>
        </w:tc>
      </w:tr>
      <w:tr w:rsidR="002D56CE" w14:paraId="5C4CAC4B" w14:textId="77777777">
        <w:tc>
          <w:tcPr>
            <w:tcW w:w="0" w:type="auto"/>
          </w:tcPr>
          <w:p w14:paraId="0CE9B098" w14:textId="77777777" w:rsidR="002D56CE" w:rsidRDefault="0007245F">
            <w:pPr>
              <w:pStyle w:val="Compact"/>
            </w:pPr>
            <w:r>
              <w:t>Mummichog</w:t>
            </w:r>
          </w:p>
        </w:tc>
        <w:tc>
          <w:tcPr>
            <w:tcW w:w="0" w:type="auto"/>
          </w:tcPr>
          <w:p w14:paraId="7C2878A1" w14:textId="77777777" w:rsidR="002D56CE" w:rsidRDefault="0007245F">
            <w:pPr>
              <w:pStyle w:val="Compact"/>
            </w:pPr>
            <w:r>
              <w:t>NF</w:t>
            </w:r>
          </w:p>
        </w:tc>
        <w:tc>
          <w:tcPr>
            <w:tcW w:w="0" w:type="auto"/>
          </w:tcPr>
          <w:p w14:paraId="37A8A848" w14:textId="77777777" w:rsidR="002D56CE" w:rsidRDefault="0007245F">
            <w:pPr>
              <w:pStyle w:val="Compact"/>
            </w:pPr>
            <w:r>
              <w:t>–</w:t>
            </w:r>
          </w:p>
        </w:tc>
      </w:tr>
      <w:tr w:rsidR="002D56CE" w14:paraId="5603B05B" w14:textId="77777777">
        <w:tc>
          <w:tcPr>
            <w:tcW w:w="0" w:type="auto"/>
          </w:tcPr>
          <w:p w14:paraId="047AA6CC" w14:textId="77777777" w:rsidR="002D56CE" w:rsidRDefault="0007245F">
            <w:pPr>
              <w:pStyle w:val="Compact"/>
            </w:pPr>
            <w:r>
              <w:t>Rainbow Smelt</w:t>
            </w:r>
          </w:p>
        </w:tc>
        <w:tc>
          <w:tcPr>
            <w:tcW w:w="0" w:type="auto"/>
          </w:tcPr>
          <w:p w14:paraId="705D82A6" w14:textId="77777777" w:rsidR="002D56CE" w:rsidRDefault="0007245F">
            <w:pPr>
              <w:pStyle w:val="Compact"/>
            </w:pPr>
            <w:r>
              <w:t>NF</w:t>
            </w:r>
          </w:p>
        </w:tc>
        <w:tc>
          <w:tcPr>
            <w:tcW w:w="0" w:type="auto"/>
          </w:tcPr>
          <w:p w14:paraId="4E6A1064" w14:textId="77777777" w:rsidR="002D56CE" w:rsidRDefault="0007245F">
            <w:pPr>
              <w:pStyle w:val="Compact"/>
            </w:pPr>
            <w:r>
              <w:t>–</w:t>
            </w:r>
          </w:p>
        </w:tc>
      </w:tr>
      <w:tr w:rsidR="002D56CE" w14:paraId="397CAEFD" w14:textId="77777777">
        <w:tc>
          <w:tcPr>
            <w:tcW w:w="0" w:type="auto"/>
          </w:tcPr>
          <w:p w14:paraId="66917FB4" w14:textId="77777777" w:rsidR="002D56CE" w:rsidRDefault="0007245F">
            <w:pPr>
              <w:pStyle w:val="Compact"/>
            </w:pPr>
            <w:r>
              <w:t>Smallmouth Bass</w:t>
            </w:r>
          </w:p>
        </w:tc>
        <w:tc>
          <w:tcPr>
            <w:tcW w:w="0" w:type="auto"/>
          </w:tcPr>
          <w:p w14:paraId="76DD04C3" w14:textId="77777777" w:rsidR="002D56CE" w:rsidRDefault="0007245F">
            <w:pPr>
              <w:pStyle w:val="Compact"/>
            </w:pPr>
            <w:r>
              <w:t>NF</w:t>
            </w:r>
          </w:p>
        </w:tc>
        <w:tc>
          <w:tcPr>
            <w:tcW w:w="0" w:type="auto"/>
          </w:tcPr>
          <w:p w14:paraId="180CAE05" w14:textId="77777777" w:rsidR="002D56CE" w:rsidRDefault="0007245F">
            <w:pPr>
              <w:pStyle w:val="Compact"/>
            </w:pPr>
            <w:r>
              <w:t>–</w:t>
            </w:r>
          </w:p>
        </w:tc>
      </w:tr>
      <w:tr w:rsidR="002D56CE" w14:paraId="05DA81D9" w14:textId="77777777">
        <w:tc>
          <w:tcPr>
            <w:tcW w:w="0" w:type="auto"/>
          </w:tcPr>
          <w:p w14:paraId="7F51EA16" w14:textId="77777777" w:rsidR="002D56CE" w:rsidRDefault="0007245F">
            <w:pPr>
              <w:pStyle w:val="Compact"/>
            </w:pPr>
            <w:r>
              <w:t>Creek Chub</w:t>
            </w:r>
          </w:p>
        </w:tc>
        <w:tc>
          <w:tcPr>
            <w:tcW w:w="0" w:type="auto"/>
          </w:tcPr>
          <w:p w14:paraId="048E4774" w14:textId="77777777" w:rsidR="002D56CE" w:rsidRDefault="0007245F">
            <w:pPr>
              <w:pStyle w:val="Compact"/>
            </w:pPr>
            <w:r>
              <w:t>NF</w:t>
            </w:r>
          </w:p>
        </w:tc>
        <w:tc>
          <w:tcPr>
            <w:tcW w:w="0" w:type="auto"/>
          </w:tcPr>
          <w:p w14:paraId="6157F18C" w14:textId="77777777" w:rsidR="002D56CE" w:rsidRDefault="0007245F">
            <w:pPr>
              <w:pStyle w:val="Compact"/>
            </w:pPr>
            <w:r>
              <w:t>–</w:t>
            </w:r>
          </w:p>
        </w:tc>
      </w:tr>
      <w:tr w:rsidR="002D56CE" w14:paraId="38560022" w14:textId="77777777">
        <w:tc>
          <w:tcPr>
            <w:tcW w:w="0" w:type="auto"/>
          </w:tcPr>
          <w:p w14:paraId="2AB40A38" w14:textId="77777777" w:rsidR="002D56CE" w:rsidRDefault="0007245F">
            <w:pPr>
              <w:pStyle w:val="Compact"/>
            </w:pPr>
            <w:r>
              <w:t>Yellow Perch</w:t>
            </w:r>
          </w:p>
        </w:tc>
        <w:tc>
          <w:tcPr>
            <w:tcW w:w="0" w:type="auto"/>
          </w:tcPr>
          <w:p w14:paraId="57F8DC83" w14:textId="77777777" w:rsidR="002D56CE" w:rsidRDefault="0007245F">
            <w:pPr>
              <w:pStyle w:val="Compact"/>
            </w:pPr>
            <w:r>
              <w:t>NF</w:t>
            </w:r>
          </w:p>
        </w:tc>
        <w:tc>
          <w:tcPr>
            <w:tcW w:w="0" w:type="auto"/>
          </w:tcPr>
          <w:p w14:paraId="01306316" w14:textId="77777777" w:rsidR="002D56CE" w:rsidRDefault="0007245F">
            <w:pPr>
              <w:pStyle w:val="Compact"/>
            </w:pPr>
            <w:r>
              <w:t>–</w:t>
            </w:r>
          </w:p>
        </w:tc>
      </w:tr>
      <w:tr w:rsidR="002D56CE" w14:paraId="3ECE9E8A" w14:textId="77777777">
        <w:tc>
          <w:tcPr>
            <w:tcW w:w="0" w:type="auto"/>
          </w:tcPr>
          <w:p w14:paraId="564FFA95" w14:textId="77777777" w:rsidR="002D56CE" w:rsidRDefault="0007245F">
            <w:pPr>
              <w:pStyle w:val="Compact"/>
            </w:pPr>
            <w:r>
              <w:t>Atlantic Menhaden</w:t>
            </w:r>
          </w:p>
        </w:tc>
        <w:tc>
          <w:tcPr>
            <w:tcW w:w="0" w:type="auto"/>
          </w:tcPr>
          <w:p w14:paraId="554D1074" w14:textId="77777777" w:rsidR="002D56CE" w:rsidRDefault="0007245F">
            <w:pPr>
              <w:pStyle w:val="Compact"/>
            </w:pPr>
            <w:r>
              <w:t>NF</w:t>
            </w:r>
          </w:p>
        </w:tc>
        <w:tc>
          <w:tcPr>
            <w:tcW w:w="0" w:type="auto"/>
          </w:tcPr>
          <w:p w14:paraId="087D0251" w14:textId="77777777" w:rsidR="002D56CE" w:rsidRDefault="0007245F">
            <w:pPr>
              <w:pStyle w:val="Compact"/>
            </w:pPr>
            <w:r>
              <w:t>–</w:t>
            </w:r>
          </w:p>
        </w:tc>
      </w:tr>
    </w:tbl>
    <w:p w14:paraId="17A4E80E" w14:textId="77777777" w:rsidR="002D56CE" w:rsidRDefault="0007245F">
      <w:pPr>
        <w:pStyle w:val="Heading3"/>
      </w:pPr>
      <w:bookmarkStart w:id="174" w:name="narrative-13"/>
      <w:bookmarkEnd w:id="173"/>
      <w:r>
        <w:t>Narrative</w:t>
      </w:r>
    </w:p>
    <w:p w14:paraId="2C672559" w14:textId="77777777" w:rsidR="002D56CE" w:rsidRDefault="0007245F">
      <w:pPr>
        <w:pStyle w:val="FirstParagraph"/>
      </w:pPr>
      <w:r>
        <w:t>Brook Trout were not detected at Upper Sawmill Brook on November 22, 2025. This is the spawning season – Brook Trout are at peak behavioral activity in November, moving to gravel redds in cool, well-oxygenated reaches. The</w:t>
      </w:r>
      <w:r>
        <w:t xml:space="preserve"> absence of a detectable signal at this site, in this month, is the most significant negative result in the November batch.</w:t>
      </w:r>
    </w:p>
    <w:p w14:paraId="0C108D05" w14:textId="77777777" w:rsidR="002D56CE" w:rsidRDefault="0007245F">
      <w:pPr>
        <w:pStyle w:val="BodyText"/>
      </w:pPr>
      <w:r>
        <w:t xml:space="preserve">The fish community that was detected – Golden Shiner (57.9%) and Bluegill Sunfish (36.2%) together accounting for 94% of reads – is </w:t>
      </w:r>
      <w:r>
        <w:t>a warm-water, lentic assemblage. This is the community of a pond, impoundment, or slow backwater, not a flowing cold-water stream. H(f) = 0.91 reflects a two-species-dominated system with limited diversity.</w:t>
      </w:r>
    </w:p>
    <w:p w14:paraId="71FEA971" w14:textId="77777777" w:rsidR="002D56CE" w:rsidRDefault="0007245F">
      <w:pPr>
        <w:pStyle w:val="BodyText"/>
      </w:pPr>
      <w:r>
        <w:t>American Eel (2.6%) confirms that some downstream</w:t>
      </w:r>
      <w:r>
        <w:t xml:space="preserve"> connectivity to tidal water is maintained. Largemouth Bass (2.1%) and Brown Bullhead (0.2%) are warm-water tolerant species consistent with the lentic signal.</w:t>
      </w:r>
    </w:p>
    <w:p w14:paraId="51B74FD5" w14:textId="77777777" w:rsidR="002D56CE" w:rsidRDefault="0007245F">
      <w:pPr>
        <w:pStyle w:val="BodyText"/>
      </w:pPr>
      <w:r>
        <w:rPr>
          <w:i/>
          <w:iCs/>
        </w:rPr>
        <w:lastRenderedPageBreak/>
        <w:t>Longear Sunfish</w:t>
      </w:r>
      <w:r>
        <w:t xml:space="preserve"> (0.3%) is a database artifact — excluded from ecological interpretation [T3].</w:t>
      </w:r>
    </w:p>
    <w:p w14:paraId="007E7AEB" w14:textId="77777777" w:rsidR="002D56CE" w:rsidRDefault="0007245F">
      <w:pPr>
        <w:pStyle w:val="Heading3"/>
      </w:pPr>
      <w:bookmarkStart w:id="175" w:name="native-vs.-non-native-11"/>
      <w:bookmarkEnd w:id="174"/>
      <w:r>
        <w:t>Na</w:t>
      </w:r>
      <w:r>
        <w:t>tive vs. Non-Native</w:t>
      </w:r>
    </w:p>
    <w:p w14:paraId="0F3E495D" w14:textId="77777777" w:rsidR="002D56CE" w:rsidRDefault="0007245F">
      <w:pPr>
        <w:pStyle w:val="FirstParagraph"/>
      </w:pPr>
      <w:r>
        <w:t xml:space="preserve">All detected fish are native to eastern North America. No confirmed non-native species. </w:t>
      </w:r>
      <w:r>
        <w:rPr>
          <w:i/>
          <w:iCs/>
        </w:rPr>
        <w:t>Longear Sunfish</w:t>
      </w:r>
      <w:r>
        <w:t xml:space="preserve"> is a database artifact [T3].</w:t>
      </w:r>
    </w:p>
    <w:p w14:paraId="63912CE8" w14:textId="77777777" w:rsidR="002D56CE" w:rsidRDefault="0007245F">
      <w:r>
        <w:pict w14:anchorId="65E2E20E">
          <v:rect id="_x0000_i1053" style="width:0;height:1.5pt" o:hralign="center" o:hrstd="t" o:hr="t"/>
        </w:pict>
      </w:r>
    </w:p>
    <w:p w14:paraId="5374A77E" w14:textId="77777777" w:rsidR="002D56CE" w:rsidRDefault="0007245F">
      <w:pPr>
        <w:pStyle w:val="Heading2"/>
      </w:pPr>
      <w:bookmarkStart w:id="176" w:name="below-school-st-nov-22-2025"/>
      <w:bookmarkEnd w:id="171"/>
      <w:bookmarkEnd w:id="175"/>
      <w:r>
        <w:t>Below School St | Nov 22, 2025</w:t>
      </w:r>
    </w:p>
    <w:p w14:paraId="3D4A81D0" w14:textId="77777777" w:rsidR="002D56CE" w:rsidRDefault="0007245F">
      <w:pPr>
        <w:pStyle w:val="FirstParagraph"/>
      </w:pPr>
      <w:r>
        <w:rPr>
          <w:b/>
          <w:bCs/>
        </w:rPr>
        <w:t>Fish: 9 species detected, H(f) = 1.40 (good diversity) | No algae data</w:t>
      </w:r>
      <w:r>
        <w:rPr>
          <w:b/>
          <w:bCs/>
        </w:rPr>
        <w:t xml:space="preserve"> this event</w:t>
      </w:r>
    </w:p>
    <w:p w14:paraId="6E62D7C2" w14:textId="77777777" w:rsidR="002D56CE" w:rsidRDefault="0007245F">
      <w:pPr>
        <w:pStyle w:val="Heading3"/>
      </w:pPr>
      <w:bookmarkStart w:id="177" w:name="sentinel-signal-14"/>
      <w:r>
        <w:t>Sentinel Signal</w:t>
      </w:r>
    </w:p>
    <w:p w14:paraId="60FC2D74" w14:textId="77777777" w:rsidR="002D56CE" w:rsidRDefault="0007245F">
      <w:pPr>
        <w:pStyle w:val="FirstParagraph"/>
      </w:pPr>
      <w:r>
        <w:t xml:space="preserve">Mummichog (42.2%) + Fourspine Stickleback (31.6%) + American Eel (15.6%) = </w:t>
      </w:r>
      <w:r>
        <w:rPr>
          <w:b/>
          <w:bCs/>
        </w:rPr>
        <w:t>tidal freshwater-to-oligohaline transition, fully functional</w:t>
      </w:r>
      <w:r>
        <w:t xml:space="preserve">. Brook Trout confirmed at </w:t>
      </w:r>
      <w:r>
        <w:rPr>
          <w:b/>
          <w:bCs/>
        </w:rPr>
        <w:t>4.8%</w:t>
      </w:r>
      <w:r>
        <w:t xml:space="preserve"> </w:t>
      </w:r>
      <w:r>
        <w:t>– detected in November during spawning season at the tidal reach.</w:t>
      </w:r>
    </w:p>
    <w:p w14:paraId="45689E45" w14:textId="77777777" w:rsidR="002D56CE" w:rsidRDefault="0007245F">
      <w:pPr>
        <w:pStyle w:val="Heading3"/>
      </w:pPr>
      <w:bookmarkStart w:id="178" w:name="fish-community-7"/>
      <w:bookmarkEnd w:id="177"/>
      <w:r>
        <w:t>Fish Community</w:t>
      </w:r>
    </w:p>
    <w:tbl>
      <w:tblPr>
        <w:tblStyle w:val="Table"/>
        <w:tblW w:w="5000" w:type="pct"/>
        <w:tblLayout w:type="fixed"/>
        <w:tblLook w:val="0020" w:firstRow="1" w:lastRow="0" w:firstColumn="0" w:lastColumn="0" w:noHBand="0" w:noVBand="0"/>
      </w:tblPr>
      <w:tblGrid>
        <w:gridCol w:w="3192"/>
        <w:gridCol w:w="3192"/>
        <w:gridCol w:w="3192"/>
      </w:tblGrid>
      <w:tr w:rsidR="002D56CE" w14:paraId="396F3E60"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2640" w:type="dxa"/>
          </w:tcPr>
          <w:p w14:paraId="598CA2D1" w14:textId="77777777" w:rsidR="002D56CE" w:rsidRDefault="0007245F">
            <w:pPr>
              <w:pStyle w:val="Compact"/>
            </w:pPr>
            <w:r>
              <w:t>Species</w:t>
            </w:r>
          </w:p>
        </w:tc>
        <w:tc>
          <w:tcPr>
            <w:tcW w:w="2640" w:type="dxa"/>
          </w:tcPr>
          <w:p w14:paraId="034F1F65" w14:textId="77777777" w:rsidR="002D56CE" w:rsidRDefault="0007245F">
            <w:pPr>
              <w:pStyle w:val="Compact"/>
            </w:pPr>
            <w:r>
              <w:t>%</w:t>
            </w:r>
          </w:p>
        </w:tc>
        <w:tc>
          <w:tcPr>
            <w:tcW w:w="2640" w:type="dxa"/>
          </w:tcPr>
          <w:p w14:paraId="0D7415A6" w14:textId="77777777" w:rsidR="002D56CE" w:rsidRDefault="0007245F">
            <w:pPr>
              <w:pStyle w:val="Compact"/>
            </w:pPr>
            <w:r>
              <w:t>Notes</w:t>
            </w:r>
          </w:p>
        </w:tc>
      </w:tr>
      <w:tr w:rsidR="002D56CE" w14:paraId="444ABB89" w14:textId="77777777">
        <w:tc>
          <w:tcPr>
            <w:tcW w:w="2640" w:type="dxa"/>
          </w:tcPr>
          <w:p w14:paraId="7BB8B4C6" w14:textId="77777777" w:rsidR="002D56CE" w:rsidRDefault="0007245F">
            <w:pPr>
              <w:pStyle w:val="Compact"/>
            </w:pPr>
            <w:r>
              <w:t>Mummichog</w:t>
            </w:r>
          </w:p>
        </w:tc>
        <w:tc>
          <w:tcPr>
            <w:tcW w:w="2640" w:type="dxa"/>
          </w:tcPr>
          <w:p w14:paraId="77FC1034" w14:textId="77777777" w:rsidR="002D56CE" w:rsidRDefault="0007245F">
            <w:pPr>
              <w:pStyle w:val="Compact"/>
            </w:pPr>
            <w:r>
              <w:t>42.2%</w:t>
            </w:r>
          </w:p>
        </w:tc>
        <w:tc>
          <w:tcPr>
            <w:tcW w:w="2640" w:type="dxa"/>
          </w:tcPr>
          <w:p w14:paraId="1C0699E6" w14:textId="77777777" w:rsidR="002D56CE" w:rsidRDefault="0007245F">
            <w:pPr>
              <w:pStyle w:val="Compact"/>
            </w:pPr>
            <w:r>
              <w:t>Tidal/estuarine indicator</w:t>
            </w:r>
          </w:p>
        </w:tc>
      </w:tr>
      <w:tr w:rsidR="002D56CE" w14:paraId="2BEBEA18" w14:textId="77777777">
        <w:tc>
          <w:tcPr>
            <w:tcW w:w="2640" w:type="dxa"/>
          </w:tcPr>
          <w:p w14:paraId="02094C57" w14:textId="77777777" w:rsidR="002D56CE" w:rsidRDefault="0007245F">
            <w:pPr>
              <w:pStyle w:val="Compact"/>
            </w:pPr>
            <w:r>
              <w:t>Fourspine Stickleback</w:t>
            </w:r>
          </w:p>
        </w:tc>
        <w:tc>
          <w:tcPr>
            <w:tcW w:w="2640" w:type="dxa"/>
          </w:tcPr>
          <w:p w14:paraId="39C269B7" w14:textId="77777777" w:rsidR="002D56CE" w:rsidRDefault="0007245F">
            <w:pPr>
              <w:pStyle w:val="Compact"/>
            </w:pPr>
            <w:r>
              <w:t>31.6%</w:t>
            </w:r>
          </w:p>
        </w:tc>
        <w:tc>
          <w:tcPr>
            <w:tcW w:w="2640" w:type="dxa"/>
          </w:tcPr>
          <w:p w14:paraId="725E6F97" w14:textId="77777777" w:rsidR="002D56CE" w:rsidRDefault="0007245F">
            <w:pPr>
              <w:pStyle w:val="Compact"/>
            </w:pPr>
            <w:r>
              <w:t>Brackish-water specialist</w:t>
            </w:r>
          </w:p>
        </w:tc>
      </w:tr>
      <w:tr w:rsidR="002D56CE" w14:paraId="71915445" w14:textId="77777777">
        <w:tc>
          <w:tcPr>
            <w:tcW w:w="2640" w:type="dxa"/>
          </w:tcPr>
          <w:p w14:paraId="14806679" w14:textId="77777777" w:rsidR="002D56CE" w:rsidRDefault="0007245F">
            <w:pPr>
              <w:pStyle w:val="Compact"/>
            </w:pPr>
            <w:r>
              <w:t>American Eel</w:t>
            </w:r>
          </w:p>
        </w:tc>
        <w:tc>
          <w:tcPr>
            <w:tcW w:w="2640" w:type="dxa"/>
          </w:tcPr>
          <w:p w14:paraId="1CE7FBF0" w14:textId="77777777" w:rsidR="002D56CE" w:rsidRDefault="0007245F">
            <w:pPr>
              <w:pStyle w:val="Compact"/>
            </w:pPr>
            <w:r>
              <w:t>15.6%</w:t>
            </w:r>
          </w:p>
        </w:tc>
        <w:tc>
          <w:tcPr>
            <w:tcW w:w="2640" w:type="dxa"/>
          </w:tcPr>
          <w:p w14:paraId="0AB8E0B6" w14:textId="77777777" w:rsidR="002D56CE" w:rsidRDefault="0007245F">
            <w:pPr>
              <w:pStyle w:val="Compact"/>
            </w:pPr>
            <w:r>
              <w:t>Catadromous; ocean connectivity confirmed</w:t>
            </w:r>
          </w:p>
        </w:tc>
      </w:tr>
      <w:tr w:rsidR="002D56CE" w14:paraId="29B82A5B" w14:textId="77777777">
        <w:tc>
          <w:tcPr>
            <w:tcW w:w="2640" w:type="dxa"/>
          </w:tcPr>
          <w:p w14:paraId="6F5AD712" w14:textId="77777777" w:rsidR="002D56CE" w:rsidRDefault="0007245F">
            <w:pPr>
              <w:pStyle w:val="Compact"/>
            </w:pPr>
            <w:r>
              <w:rPr>
                <w:b/>
                <w:bCs/>
              </w:rPr>
              <w:t>Brook Trout</w:t>
            </w:r>
          </w:p>
        </w:tc>
        <w:tc>
          <w:tcPr>
            <w:tcW w:w="2640" w:type="dxa"/>
          </w:tcPr>
          <w:p w14:paraId="0AF9BF0F" w14:textId="77777777" w:rsidR="002D56CE" w:rsidRDefault="0007245F">
            <w:pPr>
              <w:pStyle w:val="Compact"/>
            </w:pPr>
            <w:r>
              <w:rPr>
                <w:b/>
                <w:bCs/>
              </w:rPr>
              <w:t>4.8%</w:t>
            </w:r>
          </w:p>
        </w:tc>
        <w:tc>
          <w:tcPr>
            <w:tcW w:w="2640" w:type="dxa"/>
          </w:tcPr>
          <w:p w14:paraId="2A235D1F" w14:textId="77777777" w:rsidR="002D56CE" w:rsidRDefault="0007245F">
            <w:pPr>
              <w:pStyle w:val="Compact"/>
            </w:pPr>
            <w:r>
              <w:rPr>
                <w:b/>
                <w:bCs/>
              </w:rPr>
              <w:t>Confirmed – spawning season detection</w:t>
            </w:r>
          </w:p>
        </w:tc>
      </w:tr>
      <w:tr w:rsidR="002D56CE" w14:paraId="0D9BA483" w14:textId="77777777">
        <w:tc>
          <w:tcPr>
            <w:tcW w:w="2640" w:type="dxa"/>
          </w:tcPr>
          <w:p w14:paraId="193DB276" w14:textId="77777777" w:rsidR="002D56CE" w:rsidRDefault="0007245F">
            <w:pPr>
              <w:pStyle w:val="Compact"/>
            </w:pPr>
            <w:r>
              <w:t>Golden Shiner</w:t>
            </w:r>
          </w:p>
        </w:tc>
        <w:tc>
          <w:tcPr>
            <w:tcW w:w="2640" w:type="dxa"/>
          </w:tcPr>
          <w:p w14:paraId="6EF424B1" w14:textId="77777777" w:rsidR="002D56CE" w:rsidRDefault="0007245F">
            <w:pPr>
              <w:pStyle w:val="Compact"/>
            </w:pPr>
            <w:r>
              <w:t>2.9%</w:t>
            </w:r>
          </w:p>
        </w:tc>
        <w:tc>
          <w:tcPr>
            <w:tcW w:w="2640" w:type="dxa"/>
          </w:tcPr>
          <w:p w14:paraId="2730939D" w14:textId="77777777" w:rsidR="002D56CE" w:rsidRDefault="0007245F">
            <w:pPr>
              <w:pStyle w:val="Compact"/>
            </w:pPr>
            <w:r>
              <w:t>Freshwater component</w:t>
            </w:r>
          </w:p>
        </w:tc>
      </w:tr>
      <w:tr w:rsidR="002D56CE" w14:paraId="1D608669" w14:textId="77777777">
        <w:tc>
          <w:tcPr>
            <w:tcW w:w="2640" w:type="dxa"/>
          </w:tcPr>
          <w:p w14:paraId="2702EB17" w14:textId="77777777" w:rsidR="002D56CE" w:rsidRDefault="0007245F">
            <w:pPr>
              <w:pStyle w:val="Compact"/>
            </w:pPr>
            <w:r>
              <w:t>Bluegill Sunfish</w:t>
            </w:r>
          </w:p>
        </w:tc>
        <w:tc>
          <w:tcPr>
            <w:tcW w:w="2640" w:type="dxa"/>
          </w:tcPr>
          <w:p w14:paraId="36019F5B" w14:textId="77777777" w:rsidR="002D56CE" w:rsidRDefault="0007245F">
            <w:pPr>
              <w:pStyle w:val="Compact"/>
            </w:pPr>
            <w:r>
              <w:t>1.5%</w:t>
            </w:r>
          </w:p>
        </w:tc>
        <w:tc>
          <w:tcPr>
            <w:tcW w:w="2640" w:type="dxa"/>
          </w:tcPr>
          <w:p w14:paraId="774B4344" w14:textId="77777777" w:rsidR="002D56CE" w:rsidRDefault="0007245F">
            <w:pPr>
              <w:pStyle w:val="Compact"/>
            </w:pPr>
            <w:r>
              <w:t>Warm-water sunfish</w:t>
            </w:r>
          </w:p>
        </w:tc>
      </w:tr>
      <w:tr w:rsidR="002D56CE" w14:paraId="228D1801" w14:textId="77777777">
        <w:tc>
          <w:tcPr>
            <w:tcW w:w="2640" w:type="dxa"/>
          </w:tcPr>
          <w:p w14:paraId="1B11239E" w14:textId="77777777" w:rsidR="002D56CE" w:rsidRDefault="0007245F">
            <w:pPr>
              <w:pStyle w:val="Compact"/>
            </w:pPr>
            <w:r>
              <w:t>Largemouth Bass</w:t>
            </w:r>
          </w:p>
        </w:tc>
        <w:tc>
          <w:tcPr>
            <w:tcW w:w="2640" w:type="dxa"/>
          </w:tcPr>
          <w:p w14:paraId="7B902416" w14:textId="77777777" w:rsidR="002D56CE" w:rsidRDefault="0007245F">
            <w:pPr>
              <w:pStyle w:val="Compact"/>
            </w:pPr>
            <w:r>
              <w:t>1.4%</w:t>
            </w:r>
          </w:p>
        </w:tc>
        <w:tc>
          <w:tcPr>
            <w:tcW w:w="2640" w:type="dxa"/>
          </w:tcPr>
          <w:p w14:paraId="63C548F7" w14:textId="77777777" w:rsidR="002D56CE" w:rsidRDefault="0007245F">
            <w:pPr>
              <w:pStyle w:val="Compact"/>
            </w:pPr>
            <w:r>
              <w:t>Warm-water predator</w:t>
            </w:r>
          </w:p>
        </w:tc>
      </w:tr>
      <w:tr w:rsidR="002D56CE" w14:paraId="1C828DAB" w14:textId="77777777">
        <w:tc>
          <w:tcPr>
            <w:tcW w:w="2640" w:type="dxa"/>
          </w:tcPr>
          <w:p w14:paraId="19DEA3E6" w14:textId="77777777" w:rsidR="002D56CE" w:rsidRDefault="0007245F">
            <w:pPr>
              <w:pStyle w:val="Compact"/>
            </w:pPr>
            <w:r>
              <w:t>Brown Bullhead</w:t>
            </w:r>
          </w:p>
        </w:tc>
        <w:tc>
          <w:tcPr>
            <w:tcW w:w="2640" w:type="dxa"/>
          </w:tcPr>
          <w:p w14:paraId="0D42779D" w14:textId="77777777" w:rsidR="002D56CE" w:rsidRDefault="0007245F">
            <w:pPr>
              <w:pStyle w:val="Compact"/>
            </w:pPr>
            <w:r>
              <w:t>0.1%</w:t>
            </w:r>
          </w:p>
        </w:tc>
        <w:tc>
          <w:tcPr>
            <w:tcW w:w="2640" w:type="dxa"/>
          </w:tcPr>
          <w:p w14:paraId="49F37955" w14:textId="77777777" w:rsidR="002D56CE" w:rsidRDefault="0007245F">
            <w:pPr>
              <w:pStyle w:val="Compact"/>
            </w:pPr>
            <w:r>
              <w:t>Tolerant benthic</w:t>
            </w:r>
          </w:p>
        </w:tc>
      </w:tr>
      <w:tr w:rsidR="002D56CE" w14:paraId="2C754783" w14:textId="77777777">
        <w:tc>
          <w:tcPr>
            <w:tcW w:w="2640" w:type="dxa"/>
          </w:tcPr>
          <w:p w14:paraId="5781A027" w14:textId="77777777" w:rsidR="002D56CE" w:rsidRDefault="0007245F">
            <w:pPr>
              <w:pStyle w:val="Compact"/>
            </w:pPr>
            <w:r>
              <w:t>Smallmouth Bass</w:t>
            </w:r>
          </w:p>
        </w:tc>
        <w:tc>
          <w:tcPr>
            <w:tcW w:w="2640" w:type="dxa"/>
          </w:tcPr>
          <w:p w14:paraId="22E9D980" w14:textId="77777777" w:rsidR="002D56CE" w:rsidRDefault="0007245F">
            <w:pPr>
              <w:pStyle w:val="Compact"/>
            </w:pPr>
            <w:r>
              <w:t>0.1%</w:t>
            </w:r>
          </w:p>
        </w:tc>
        <w:tc>
          <w:tcPr>
            <w:tcW w:w="2640" w:type="dxa"/>
          </w:tcPr>
          <w:p w14:paraId="0049DB78" w14:textId="77777777" w:rsidR="002D56CE" w:rsidRDefault="0007245F">
            <w:pPr>
              <w:pStyle w:val="Compact"/>
            </w:pPr>
            <w:r>
              <w:t>Clean-water indicator</w:t>
            </w:r>
          </w:p>
        </w:tc>
      </w:tr>
    </w:tbl>
    <w:p w14:paraId="2A4539EB" w14:textId="77777777" w:rsidR="002D56CE" w:rsidRDefault="0007245F">
      <w:pPr>
        <w:pStyle w:val="Heading3"/>
      </w:pPr>
      <w:bookmarkStart w:id="179" w:name="narrative-14"/>
      <w:bookmarkEnd w:id="178"/>
      <w:r>
        <w:t>Narrative</w:t>
      </w:r>
    </w:p>
    <w:p w14:paraId="3CCBBF9E" w14:textId="77777777" w:rsidR="002D56CE" w:rsidRDefault="0007245F">
      <w:pPr>
        <w:pStyle w:val="FirstParagraph"/>
      </w:pPr>
      <w:r>
        <w:t>The tidal character of Below School St is unchanged: Mummichog and Fourspine Stickleback together account for 73.8% of reads, defining this site’s identity as unambiguously as any chem</w:t>
      </w:r>
      <w:r>
        <w:t>ical measurement could. American Eel at 15.6% confirms open ocean connectivity.</w:t>
      </w:r>
    </w:p>
    <w:p w14:paraId="6F82E2AB" w14:textId="77777777" w:rsidR="002D56CE" w:rsidRDefault="0007245F">
      <w:pPr>
        <w:pStyle w:val="BodyText"/>
      </w:pPr>
      <w:r>
        <w:t xml:space="preserve">Brook Trout at 4.8% is confirmed – detected at the tidal reach of Sawmill Brook during spawning season. H(f) = 1.40 matches the November 2023 sampling at this site, indicating </w:t>
      </w:r>
      <w:r>
        <w:t>a stable diverse estuarine assemblage.</w:t>
      </w:r>
    </w:p>
    <w:p w14:paraId="0B3EA4E6" w14:textId="77777777" w:rsidR="002D56CE" w:rsidRDefault="0007245F">
      <w:pPr>
        <w:pStyle w:val="BodyText"/>
      </w:pPr>
      <w:r>
        <w:t xml:space="preserve">The freshwater component (Golden Shiner 2.9%, Bluegill Sunfish 1.5%, Largemouth Bass 1.4%) reflects upstream mixing – pond-origin fish eDNA carried downstream or present in </w:t>
      </w:r>
      <w:r>
        <w:lastRenderedPageBreak/>
        <w:t xml:space="preserve">the tidal backwater. Smallmouth Bass (0.1%) </w:t>
      </w:r>
      <w:r>
        <w:t>at this site is notable; their low-level detection is consistent with occasional dispersal from upstream reaches.</w:t>
      </w:r>
    </w:p>
    <w:p w14:paraId="7D48B8E2" w14:textId="77777777" w:rsidR="002D56CE" w:rsidRDefault="0007245F">
      <w:pPr>
        <w:pStyle w:val="Heading3"/>
      </w:pPr>
      <w:bookmarkStart w:id="180" w:name="native-vs.-non-native-12"/>
      <w:bookmarkEnd w:id="179"/>
      <w:r>
        <w:t>Native vs. Non-Native</w:t>
      </w:r>
    </w:p>
    <w:p w14:paraId="69E9B22E" w14:textId="77777777" w:rsidR="002D56CE" w:rsidRDefault="0007245F">
      <w:pPr>
        <w:pStyle w:val="FirstParagraph"/>
      </w:pPr>
      <w:r>
        <w:t>All detected fish are native to the coastal New England estuarine environment. No non-native fish signal.</w:t>
      </w:r>
    </w:p>
    <w:p w14:paraId="4565871F" w14:textId="77777777" w:rsidR="002D56CE" w:rsidRDefault="0007245F">
      <w:r>
        <w:pict w14:anchorId="4C073264">
          <v:rect id="_x0000_i1054" style="width:0;height:1.5pt" o:hralign="center" o:hrstd="t" o:hr="t"/>
        </w:pict>
      </w:r>
    </w:p>
    <w:p w14:paraId="62FD8621" w14:textId="77777777" w:rsidR="002D56CE" w:rsidRDefault="0007245F">
      <w:pPr>
        <w:pStyle w:val="Heading2"/>
      </w:pPr>
      <w:bookmarkStart w:id="181" w:name="southern-boundary-essex-club-nov-22-2025"/>
      <w:bookmarkEnd w:id="176"/>
      <w:bookmarkEnd w:id="180"/>
      <w:r>
        <w:t>Southern Boundary / Essex Club | Nov 22, 2025</w:t>
      </w:r>
    </w:p>
    <w:p w14:paraId="330F7FF9" w14:textId="77777777" w:rsidR="002D56CE" w:rsidRDefault="0007245F">
      <w:pPr>
        <w:pStyle w:val="FirstParagraph"/>
      </w:pPr>
      <w:r>
        <w:rPr>
          <w:b/>
          <w:bCs/>
        </w:rPr>
        <w:t>Fish: 8 species detected, H(f) = 1.63 (good diversity) | No algae data this event</w:t>
      </w:r>
    </w:p>
    <w:p w14:paraId="74AD4114" w14:textId="77777777" w:rsidR="002D56CE" w:rsidRDefault="0007245F">
      <w:pPr>
        <w:pStyle w:val="Heading3"/>
      </w:pPr>
      <w:bookmarkStart w:id="182" w:name="sentinel-signal-15"/>
      <w:r>
        <w:t>Sentinel Signal</w:t>
      </w:r>
    </w:p>
    <w:p w14:paraId="35A6A35D" w14:textId="77777777" w:rsidR="002D56CE" w:rsidRDefault="0007245F">
      <w:pPr>
        <w:pStyle w:val="FirstParagraph"/>
      </w:pPr>
      <w:r>
        <w:t>Fourspine Stickleback (32%) + Mummichog (8%) = tidal/estuarine influence present. Bluegill Sunfish (24%) + Golde</w:t>
      </w:r>
      <w:r>
        <w:t xml:space="preserve">n Shiner (15%) = freshwater warm-water input. </w:t>
      </w:r>
      <w:r>
        <w:rPr>
          <w:b/>
          <w:bCs/>
        </w:rPr>
        <w:t>Brook Trout: not detected.</w:t>
      </w:r>
      <w:r>
        <w:t xml:space="preserve"> Atlantic Menhaden (1%) – flag for cormorant dietary artifact.</w:t>
      </w:r>
    </w:p>
    <w:p w14:paraId="54D5ED71" w14:textId="77777777" w:rsidR="002D56CE" w:rsidRDefault="0007245F">
      <w:pPr>
        <w:pStyle w:val="Heading3"/>
      </w:pPr>
      <w:bookmarkStart w:id="183" w:name="fish-community-8"/>
      <w:bookmarkEnd w:id="182"/>
      <w:r>
        <w:t>Fish Community</w:t>
      </w:r>
    </w:p>
    <w:tbl>
      <w:tblPr>
        <w:tblStyle w:val="Table"/>
        <w:tblW w:w="5000" w:type="pct"/>
        <w:tblLayout w:type="fixed"/>
        <w:tblLook w:val="0020" w:firstRow="1" w:lastRow="0" w:firstColumn="0" w:lastColumn="0" w:noHBand="0" w:noVBand="0"/>
      </w:tblPr>
      <w:tblGrid>
        <w:gridCol w:w="3192"/>
        <w:gridCol w:w="3192"/>
        <w:gridCol w:w="3192"/>
      </w:tblGrid>
      <w:tr w:rsidR="002D56CE" w14:paraId="4073D2DC"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2640" w:type="dxa"/>
          </w:tcPr>
          <w:p w14:paraId="2E02ECE8" w14:textId="77777777" w:rsidR="002D56CE" w:rsidRDefault="0007245F">
            <w:pPr>
              <w:pStyle w:val="Compact"/>
            </w:pPr>
            <w:r>
              <w:t>Species</w:t>
            </w:r>
          </w:p>
        </w:tc>
        <w:tc>
          <w:tcPr>
            <w:tcW w:w="2640" w:type="dxa"/>
          </w:tcPr>
          <w:p w14:paraId="4147467D" w14:textId="77777777" w:rsidR="002D56CE" w:rsidRDefault="0007245F">
            <w:pPr>
              <w:pStyle w:val="Compact"/>
            </w:pPr>
            <w:r>
              <w:t>%</w:t>
            </w:r>
          </w:p>
        </w:tc>
        <w:tc>
          <w:tcPr>
            <w:tcW w:w="2640" w:type="dxa"/>
          </w:tcPr>
          <w:p w14:paraId="66680AD1" w14:textId="77777777" w:rsidR="002D56CE" w:rsidRDefault="0007245F">
            <w:pPr>
              <w:pStyle w:val="Compact"/>
            </w:pPr>
            <w:r>
              <w:t>Notes</w:t>
            </w:r>
          </w:p>
        </w:tc>
      </w:tr>
      <w:tr w:rsidR="002D56CE" w14:paraId="13E25CCF" w14:textId="77777777">
        <w:tc>
          <w:tcPr>
            <w:tcW w:w="2640" w:type="dxa"/>
          </w:tcPr>
          <w:p w14:paraId="366D2115" w14:textId="77777777" w:rsidR="002D56CE" w:rsidRDefault="0007245F">
            <w:pPr>
              <w:pStyle w:val="Compact"/>
            </w:pPr>
            <w:r>
              <w:t>Fourspine Stickleback</w:t>
            </w:r>
          </w:p>
        </w:tc>
        <w:tc>
          <w:tcPr>
            <w:tcW w:w="2640" w:type="dxa"/>
          </w:tcPr>
          <w:p w14:paraId="139AF055" w14:textId="77777777" w:rsidR="002D56CE" w:rsidRDefault="0007245F">
            <w:pPr>
              <w:pStyle w:val="Compact"/>
            </w:pPr>
            <w:r>
              <w:t>32%</w:t>
            </w:r>
          </w:p>
        </w:tc>
        <w:tc>
          <w:tcPr>
            <w:tcW w:w="2640" w:type="dxa"/>
          </w:tcPr>
          <w:p w14:paraId="3A02AE38" w14:textId="77777777" w:rsidR="002D56CE" w:rsidRDefault="0007245F">
            <w:pPr>
              <w:pStyle w:val="Compact"/>
            </w:pPr>
            <w:r>
              <w:t>Brackish-water specialist; tidal marker</w:t>
            </w:r>
          </w:p>
        </w:tc>
      </w:tr>
      <w:tr w:rsidR="002D56CE" w14:paraId="6A5076D0" w14:textId="77777777">
        <w:tc>
          <w:tcPr>
            <w:tcW w:w="2640" w:type="dxa"/>
          </w:tcPr>
          <w:p w14:paraId="6E0F2918" w14:textId="77777777" w:rsidR="002D56CE" w:rsidRDefault="0007245F">
            <w:pPr>
              <w:pStyle w:val="Compact"/>
            </w:pPr>
            <w:r>
              <w:t>Bluegill Sunfish</w:t>
            </w:r>
          </w:p>
        </w:tc>
        <w:tc>
          <w:tcPr>
            <w:tcW w:w="2640" w:type="dxa"/>
          </w:tcPr>
          <w:p w14:paraId="56A86AE3" w14:textId="77777777" w:rsidR="002D56CE" w:rsidRDefault="0007245F">
            <w:pPr>
              <w:pStyle w:val="Compact"/>
            </w:pPr>
            <w:r>
              <w:t>24%</w:t>
            </w:r>
          </w:p>
        </w:tc>
        <w:tc>
          <w:tcPr>
            <w:tcW w:w="2640" w:type="dxa"/>
          </w:tcPr>
          <w:p w14:paraId="16197955" w14:textId="77777777" w:rsidR="002D56CE" w:rsidRDefault="0007245F">
            <w:pPr>
              <w:pStyle w:val="Compact"/>
            </w:pPr>
            <w:r>
              <w:t>Warm-water freshwater sunfish</w:t>
            </w:r>
          </w:p>
        </w:tc>
      </w:tr>
      <w:tr w:rsidR="002D56CE" w14:paraId="2E02B00B" w14:textId="77777777">
        <w:tc>
          <w:tcPr>
            <w:tcW w:w="2640" w:type="dxa"/>
          </w:tcPr>
          <w:p w14:paraId="2BEAE799" w14:textId="77777777" w:rsidR="002D56CE" w:rsidRDefault="0007245F">
            <w:pPr>
              <w:pStyle w:val="Compact"/>
            </w:pPr>
            <w:r>
              <w:t>American Eel</w:t>
            </w:r>
          </w:p>
        </w:tc>
        <w:tc>
          <w:tcPr>
            <w:tcW w:w="2640" w:type="dxa"/>
          </w:tcPr>
          <w:p w14:paraId="6DC3B0D8" w14:textId="77777777" w:rsidR="002D56CE" w:rsidRDefault="0007245F">
            <w:pPr>
              <w:pStyle w:val="Compact"/>
            </w:pPr>
            <w:r>
              <w:t>17%</w:t>
            </w:r>
          </w:p>
        </w:tc>
        <w:tc>
          <w:tcPr>
            <w:tcW w:w="2640" w:type="dxa"/>
          </w:tcPr>
          <w:p w14:paraId="07644DA0" w14:textId="77777777" w:rsidR="002D56CE" w:rsidRDefault="0007245F">
            <w:pPr>
              <w:pStyle w:val="Compact"/>
            </w:pPr>
            <w:r>
              <w:t>Catadromous; ocean connectivity</w:t>
            </w:r>
          </w:p>
        </w:tc>
      </w:tr>
      <w:tr w:rsidR="002D56CE" w14:paraId="14F048EC" w14:textId="77777777">
        <w:tc>
          <w:tcPr>
            <w:tcW w:w="2640" w:type="dxa"/>
          </w:tcPr>
          <w:p w14:paraId="38286353" w14:textId="77777777" w:rsidR="002D56CE" w:rsidRDefault="0007245F">
            <w:pPr>
              <w:pStyle w:val="Compact"/>
            </w:pPr>
            <w:r>
              <w:t>Golden Shiner</w:t>
            </w:r>
          </w:p>
        </w:tc>
        <w:tc>
          <w:tcPr>
            <w:tcW w:w="2640" w:type="dxa"/>
          </w:tcPr>
          <w:p w14:paraId="00772C04" w14:textId="77777777" w:rsidR="002D56CE" w:rsidRDefault="0007245F">
            <w:pPr>
              <w:pStyle w:val="Compact"/>
            </w:pPr>
            <w:r>
              <w:t>15%</w:t>
            </w:r>
          </w:p>
        </w:tc>
        <w:tc>
          <w:tcPr>
            <w:tcW w:w="2640" w:type="dxa"/>
          </w:tcPr>
          <w:p w14:paraId="76E04627" w14:textId="77777777" w:rsidR="002D56CE" w:rsidRDefault="0007245F">
            <w:pPr>
              <w:pStyle w:val="Compact"/>
            </w:pPr>
            <w:r>
              <w:t>Freshwater lentic species</w:t>
            </w:r>
          </w:p>
        </w:tc>
      </w:tr>
      <w:tr w:rsidR="002D56CE" w14:paraId="28BF253C" w14:textId="77777777">
        <w:tc>
          <w:tcPr>
            <w:tcW w:w="2640" w:type="dxa"/>
          </w:tcPr>
          <w:p w14:paraId="612A4366" w14:textId="77777777" w:rsidR="002D56CE" w:rsidRDefault="0007245F">
            <w:pPr>
              <w:pStyle w:val="Compact"/>
            </w:pPr>
            <w:r>
              <w:t>Mummichog</w:t>
            </w:r>
          </w:p>
        </w:tc>
        <w:tc>
          <w:tcPr>
            <w:tcW w:w="2640" w:type="dxa"/>
          </w:tcPr>
          <w:p w14:paraId="2D688CB4" w14:textId="77777777" w:rsidR="002D56CE" w:rsidRDefault="0007245F">
            <w:pPr>
              <w:pStyle w:val="Compact"/>
            </w:pPr>
            <w:r>
              <w:t>8%</w:t>
            </w:r>
          </w:p>
        </w:tc>
        <w:tc>
          <w:tcPr>
            <w:tcW w:w="2640" w:type="dxa"/>
          </w:tcPr>
          <w:p w14:paraId="1EEA9768" w14:textId="77777777" w:rsidR="002D56CE" w:rsidRDefault="0007245F">
            <w:pPr>
              <w:pStyle w:val="Compact"/>
            </w:pPr>
            <w:r>
              <w:t>Tidal/estuarine indicator</w:t>
            </w:r>
          </w:p>
        </w:tc>
      </w:tr>
      <w:tr w:rsidR="002D56CE" w14:paraId="7B626660" w14:textId="77777777">
        <w:tc>
          <w:tcPr>
            <w:tcW w:w="2640" w:type="dxa"/>
          </w:tcPr>
          <w:p w14:paraId="480427F8" w14:textId="77777777" w:rsidR="002D56CE" w:rsidRDefault="0007245F">
            <w:pPr>
              <w:pStyle w:val="Compact"/>
            </w:pPr>
            <w:r>
              <w:t>Atlantic Menhaden</w:t>
            </w:r>
          </w:p>
        </w:tc>
        <w:tc>
          <w:tcPr>
            <w:tcW w:w="2640" w:type="dxa"/>
          </w:tcPr>
          <w:p w14:paraId="627E1F45" w14:textId="77777777" w:rsidR="002D56CE" w:rsidRDefault="0007245F">
            <w:pPr>
              <w:pStyle w:val="Compact"/>
            </w:pPr>
            <w:r>
              <w:t>1%</w:t>
            </w:r>
          </w:p>
        </w:tc>
        <w:tc>
          <w:tcPr>
            <w:tcW w:w="2640" w:type="dxa"/>
          </w:tcPr>
          <w:p w14:paraId="1B829387" w14:textId="77777777" w:rsidR="002D56CE" w:rsidRDefault="0007245F">
            <w:pPr>
              <w:pStyle w:val="Compact"/>
            </w:pPr>
            <w:r>
              <w:t>Marine schooling fish – cormorant dietary artifact (see QC note)</w:t>
            </w:r>
          </w:p>
        </w:tc>
      </w:tr>
      <w:tr w:rsidR="002D56CE" w14:paraId="18C85732" w14:textId="77777777">
        <w:tc>
          <w:tcPr>
            <w:tcW w:w="2640" w:type="dxa"/>
          </w:tcPr>
          <w:p w14:paraId="08FE63E5" w14:textId="77777777" w:rsidR="002D56CE" w:rsidRDefault="0007245F">
            <w:pPr>
              <w:pStyle w:val="Compact"/>
            </w:pPr>
            <w:r>
              <w:t>Creek Chub</w:t>
            </w:r>
          </w:p>
        </w:tc>
        <w:tc>
          <w:tcPr>
            <w:tcW w:w="2640" w:type="dxa"/>
          </w:tcPr>
          <w:p w14:paraId="224AF4C7" w14:textId="77777777" w:rsidR="002D56CE" w:rsidRDefault="0007245F">
            <w:pPr>
              <w:pStyle w:val="Compact"/>
            </w:pPr>
            <w:r>
              <w:t>1%</w:t>
            </w:r>
          </w:p>
        </w:tc>
        <w:tc>
          <w:tcPr>
            <w:tcW w:w="2640" w:type="dxa"/>
          </w:tcPr>
          <w:p w14:paraId="309D2CB1" w14:textId="77777777" w:rsidR="002D56CE" w:rsidRDefault="0007245F">
            <w:pPr>
              <w:pStyle w:val="Compact"/>
            </w:pPr>
            <w:r>
              <w:t>Native freshwater stream fish</w:t>
            </w:r>
          </w:p>
        </w:tc>
      </w:tr>
      <w:tr w:rsidR="002D56CE" w14:paraId="3A027DBC" w14:textId="77777777">
        <w:tc>
          <w:tcPr>
            <w:tcW w:w="2640" w:type="dxa"/>
          </w:tcPr>
          <w:p w14:paraId="58C5EB49" w14:textId="77777777" w:rsidR="002D56CE" w:rsidRDefault="0007245F">
            <w:pPr>
              <w:pStyle w:val="Compact"/>
            </w:pPr>
            <w:r>
              <w:t>Yellow Perch</w:t>
            </w:r>
          </w:p>
        </w:tc>
        <w:tc>
          <w:tcPr>
            <w:tcW w:w="2640" w:type="dxa"/>
          </w:tcPr>
          <w:p w14:paraId="3BE02C5B" w14:textId="77777777" w:rsidR="002D56CE" w:rsidRDefault="0007245F">
            <w:pPr>
              <w:pStyle w:val="Compact"/>
            </w:pPr>
            <w:r>
              <w:t>1%</w:t>
            </w:r>
          </w:p>
        </w:tc>
        <w:tc>
          <w:tcPr>
            <w:tcW w:w="2640" w:type="dxa"/>
          </w:tcPr>
          <w:p w14:paraId="22127AEC" w14:textId="77777777" w:rsidR="002D56CE" w:rsidRDefault="0007245F">
            <w:pPr>
              <w:pStyle w:val="Compact"/>
            </w:pPr>
            <w:r>
              <w:t>Native freshwater tolerant generalist</w:t>
            </w:r>
          </w:p>
        </w:tc>
      </w:tr>
      <w:tr w:rsidR="002D56CE" w14:paraId="2E5BD869" w14:textId="77777777">
        <w:tc>
          <w:tcPr>
            <w:tcW w:w="2640" w:type="dxa"/>
          </w:tcPr>
          <w:p w14:paraId="0C9E7283" w14:textId="77777777" w:rsidR="002D56CE" w:rsidRDefault="0007245F">
            <w:pPr>
              <w:pStyle w:val="Compact"/>
            </w:pPr>
            <w:r>
              <w:rPr>
                <w:b/>
                <w:bCs/>
              </w:rPr>
              <w:t>Brook Trout</w:t>
            </w:r>
          </w:p>
        </w:tc>
        <w:tc>
          <w:tcPr>
            <w:tcW w:w="2640" w:type="dxa"/>
          </w:tcPr>
          <w:p w14:paraId="359BBD91" w14:textId="77777777" w:rsidR="002D56CE" w:rsidRDefault="0007245F">
            <w:pPr>
              <w:pStyle w:val="Compact"/>
            </w:pPr>
            <w:r>
              <w:rPr>
                <w:b/>
                <w:bCs/>
              </w:rPr>
              <w:t>NF</w:t>
            </w:r>
          </w:p>
        </w:tc>
        <w:tc>
          <w:tcPr>
            <w:tcW w:w="2640" w:type="dxa"/>
          </w:tcPr>
          <w:p w14:paraId="32C4436F" w14:textId="77777777" w:rsidR="002D56CE" w:rsidRDefault="0007245F">
            <w:pPr>
              <w:pStyle w:val="Compact"/>
            </w:pPr>
            <w:r>
              <w:rPr>
                <w:b/>
                <w:bCs/>
              </w:rPr>
              <w:t>Not detected</w:t>
            </w:r>
          </w:p>
        </w:tc>
      </w:tr>
    </w:tbl>
    <w:p w14:paraId="1489FAE1" w14:textId="77777777" w:rsidR="002D56CE" w:rsidRDefault="0007245F">
      <w:pPr>
        <w:pStyle w:val="Heading3"/>
      </w:pPr>
      <w:bookmarkStart w:id="184" w:name="narrative-15"/>
      <w:bookmarkEnd w:id="183"/>
      <w:r>
        <w:t>Narrative</w:t>
      </w:r>
    </w:p>
    <w:p w14:paraId="0C6A4F33" w14:textId="77777777" w:rsidR="002D56CE" w:rsidRDefault="0007245F">
      <w:pPr>
        <w:pStyle w:val="FirstParagraph"/>
      </w:pPr>
      <w:r>
        <w:t>Southern Boundary / Essex Club occupies an ecotone between the freshwater Sawmill Brook system and the tidal-influenced lower reach. The fish community reflects this mixed character: Fourspine Stickleback and Mummichog confirm tidal influence; Golden Shine</w:t>
      </w:r>
      <w:r>
        <w:t xml:space="preserve">r and Bluegill Sunfish indicate freshwater lentic input. H(f) = 1.63 is the highest in the </w:t>
      </w:r>
      <w:r>
        <w:lastRenderedPageBreak/>
        <w:t>November 2025 batch, consistent with ecotone sites receiving species from both adjacent systems.</w:t>
      </w:r>
    </w:p>
    <w:p w14:paraId="656D199D" w14:textId="77777777" w:rsidR="002D56CE" w:rsidRDefault="0007245F">
      <w:pPr>
        <w:pStyle w:val="BodyText"/>
      </w:pPr>
      <w:r>
        <w:t xml:space="preserve">Brook Trout were not detected. In November – spawning season – this </w:t>
      </w:r>
      <w:r>
        <w:t>absence is ecologically meaningful.</w:t>
      </w:r>
    </w:p>
    <w:p w14:paraId="257C7DD2" w14:textId="77777777" w:rsidR="002D56CE" w:rsidRDefault="0007245F">
      <w:pPr>
        <w:pStyle w:val="BodyText"/>
      </w:pPr>
      <w:r>
        <w:t>Creek Chub (1%) is a native stream fish preferring flowing water with gravel substrate – more compatible with Brook Trout habitat than the lentic signal dominant at Upper Sawmill.</w:t>
      </w:r>
    </w:p>
    <w:p w14:paraId="33F39657" w14:textId="77777777" w:rsidR="002D56CE" w:rsidRDefault="0007245F">
      <w:pPr>
        <w:pStyle w:val="BodyText"/>
      </w:pPr>
      <w:r>
        <w:rPr>
          <w:b/>
          <w:bCs/>
        </w:rPr>
        <w:t>Atlantic Menhaden QC note:</w:t>
      </w:r>
      <w:r>
        <w:t xml:space="preserve"> Atlantic Menh</w:t>
      </w:r>
      <w:r>
        <w:t>aden (</w:t>
      </w:r>
      <w:r>
        <w:rPr>
          <w:i/>
          <w:iCs/>
        </w:rPr>
        <w:t>Brevoortia tyrannus</w:t>
      </w:r>
      <w:r>
        <w:t>) are coastal marine schooling fish that do not enter small tidal creeks. Their presence at 1% is consistent with cormorant dietary artifact, documented at the Atwater Site (JVB4981, June 2025) where Menhaden and marine prickleback</w:t>
      </w:r>
      <w:r>
        <w:t xml:space="preserve"> (</w:t>
      </w:r>
      <w:r>
        <w:rPr>
          <w:i/>
          <w:iCs/>
        </w:rPr>
        <w:t>Xiphister</w:t>
      </w:r>
      <w:r>
        <w:t xml:space="preserve"> spp.) were attributed to Double-crested Cormorant fecal input. The 1% Menhaden reading at Essex Club is not interpreted as live fish.</w:t>
      </w:r>
    </w:p>
    <w:p w14:paraId="22DB5229" w14:textId="77777777" w:rsidR="002D56CE" w:rsidRDefault="0007245F">
      <w:pPr>
        <w:pStyle w:val="Heading3"/>
      </w:pPr>
      <w:bookmarkStart w:id="185" w:name="native-vs.-non-native-13"/>
      <w:bookmarkEnd w:id="184"/>
      <w:r>
        <w:t>Native vs. Non-Native</w:t>
      </w:r>
    </w:p>
    <w:p w14:paraId="52EBBE78" w14:textId="77777777" w:rsidR="002D56CE" w:rsidRDefault="0007245F">
      <w:pPr>
        <w:pStyle w:val="FirstParagraph"/>
      </w:pPr>
      <w:r>
        <w:t>All detected fish are native to coastal New England. No confirmed non-native species. At</w:t>
      </w:r>
      <w:r>
        <w:t>lantic Menhaden detection treated as cormorant dietary artifact.</w:t>
      </w:r>
    </w:p>
    <w:p w14:paraId="38F6D7B0" w14:textId="77777777" w:rsidR="002D56CE" w:rsidRDefault="0007245F">
      <w:r>
        <w:pict w14:anchorId="4B24F11B">
          <v:rect id="_x0000_i1055" style="width:0;height:1.5pt" o:hralign="center" o:hrstd="t" o:hr="t"/>
        </w:pict>
      </w:r>
    </w:p>
    <w:p w14:paraId="70BD4976" w14:textId="77777777" w:rsidR="002D56CE" w:rsidRDefault="0007245F">
      <w:pPr>
        <w:pStyle w:val="Heading2"/>
      </w:pPr>
      <w:bookmarkStart w:id="186" w:name="Xf5341428c39fc8adde34ff518b35b786279bbec"/>
      <w:bookmarkEnd w:id="181"/>
      <w:bookmarkEnd w:id="185"/>
      <w:r>
        <w:t>November 2025 – Longitudinal Brook Trout Summary</w:t>
      </w:r>
    </w:p>
    <w:tbl>
      <w:tblPr>
        <w:tblStyle w:val="Table"/>
        <w:tblW w:w="5000" w:type="pct"/>
        <w:tblLayout w:type="fixed"/>
        <w:tblLook w:val="0020" w:firstRow="1" w:lastRow="0" w:firstColumn="0" w:lastColumn="0" w:noHBand="0" w:noVBand="0"/>
      </w:tblPr>
      <w:tblGrid>
        <w:gridCol w:w="3192"/>
        <w:gridCol w:w="3192"/>
        <w:gridCol w:w="3192"/>
      </w:tblGrid>
      <w:tr w:rsidR="002D56CE" w14:paraId="01C9F757" w14:textId="77777777" w:rsidTr="002D56CE">
        <w:trPr>
          <w:cnfStyle w:val="100000000000" w:firstRow="1" w:lastRow="0" w:firstColumn="0" w:lastColumn="0" w:oddVBand="0" w:evenVBand="0" w:oddHBand="0" w:evenHBand="0" w:firstRowFirstColumn="0" w:firstRowLastColumn="0" w:lastRowFirstColumn="0" w:lastRowLastColumn="0"/>
          <w:tblHeader/>
        </w:trPr>
        <w:tc>
          <w:tcPr>
            <w:tcW w:w="2640" w:type="dxa"/>
          </w:tcPr>
          <w:p w14:paraId="28B81B7F" w14:textId="77777777" w:rsidR="002D56CE" w:rsidRDefault="0007245F">
            <w:pPr>
              <w:pStyle w:val="Compact"/>
            </w:pPr>
            <w:r>
              <w:t>Site</w:t>
            </w:r>
          </w:p>
        </w:tc>
        <w:tc>
          <w:tcPr>
            <w:tcW w:w="2640" w:type="dxa"/>
          </w:tcPr>
          <w:p w14:paraId="3A0392B5" w14:textId="77777777" w:rsidR="002D56CE" w:rsidRDefault="0007245F">
            <w:pPr>
              <w:pStyle w:val="Compact"/>
            </w:pPr>
            <w:r>
              <w:t>Nov 22, 2025</w:t>
            </w:r>
          </w:p>
        </w:tc>
        <w:tc>
          <w:tcPr>
            <w:tcW w:w="2640" w:type="dxa"/>
          </w:tcPr>
          <w:p w14:paraId="361FECBE" w14:textId="77777777" w:rsidR="002D56CE" w:rsidRDefault="0007245F">
            <w:pPr>
              <w:pStyle w:val="Compact"/>
            </w:pPr>
            <w:r>
              <w:t>Prior detection</w:t>
            </w:r>
          </w:p>
        </w:tc>
      </w:tr>
      <w:tr w:rsidR="002D56CE" w14:paraId="468FAA8E" w14:textId="77777777">
        <w:tc>
          <w:tcPr>
            <w:tcW w:w="2640" w:type="dxa"/>
          </w:tcPr>
          <w:p w14:paraId="3C226E91" w14:textId="77777777" w:rsidR="002D56CE" w:rsidRDefault="0007245F">
            <w:pPr>
              <w:pStyle w:val="Compact"/>
            </w:pPr>
            <w:r>
              <w:t>Upper Sawmill Brook</w:t>
            </w:r>
          </w:p>
        </w:tc>
        <w:tc>
          <w:tcPr>
            <w:tcW w:w="2640" w:type="dxa"/>
          </w:tcPr>
          <w:p w14:paraId="0FF87FBB" w14:textId="77777777" w:rsidR="002D56CE" w:rsidRDefault="0007245F">
            <w:pPr>
              <w:pStyle w:val="Compact"/>
            </w:pPr>
            <w:r>
              <w:rPr>
                <w:b/>
                <w:bCs/>
              </w:rPr>
              <w:t>NF</w:t>
            </w:r>
          </w:p>
        </w:tc>
        <w:tc>
          <w:tcPr>
            <w:tcW w:w="2640" w:type="dxa"/>
          </w:tcPr>
          <w:p w14:paraId="4B48E540" w14:textId="77777777" w:rsidR="002D56CE" w:rsidRDefault="0007245F">
            <w:pPr>
              <w:pStyle w:val="Compact"/>
            </w:pPr>
            <w:r>
              <w:t>Present historically (Golf Course reach Nov 2023)</w:t>
            </w:r>
          </w:p>
        </w:tc>
      </w:tr>
      <w:tr w:rsidR="002D56CE" w14:paraId="692DF52B" w14:textId="77777777">
        <w:tc>
          <w:tcPr>
            <w:tcW w:w="2640" w:type="dxa"/>
          </w:tcPr>
          <w:p w14:paraId="108EEF6B" w14:textId="77777777" w:rsidR="002D56CE" w:rsidRDefault="0007245F">
            <w:pPr>
              <w:pStyle w:val="Compact"/>
            </w:pPr>
            <w:r>
              <w:t>Below School St</w:t>
            </w:r>
          </w:p>
        </w:tc>
        <w:tc>
          <w:tcPr>
            <w:tcW w:w="2640" w:type="dxa"/>
          </w:tcPr>
          <w:p w14:paraId="56838994" w14:textId="77777777" w:rsidR="002D56CE" w:rsidRDefault="0007245F">
            <w:pPr>
              <w:pStyle w:val="Compact"/>
            </w:pPr>
            <w:r>
              <w:rPr>
                <w:b/>
                <w:bCs/>
              </w:rPr>
              <w:t>4.8%</w:t>
            </w:r>
          </w:p>
        </w:tc>
        <w:tc>
          <w:tcPr>
            <w:tcW w:w="2640" w:type="dxa"/>
          </w:tcPr>
          <w:p w14:paraId="0F41C4F7" w14:textId="77777777" w:rsidR="002D56CE" w:rsidRDefault="0007245F">
            <w:pPr>
              <w:pStyle w:val="Compact"/>
            </w:pPr>
            <w:r>
              <w:t>2.5% (Nov 2023); consistent presence confirmed</w:t>
            </w:r>
          </w:p>
        </w:tc>
      </w:tr>
      <w:tr w:rsidR="002D56CE" w14:paraId="63238C0B" w14:textId="77777777">
        <w:tc>
          <w:tcPr>
            <w:tcW w:w="2640" w:type="dxa"/>
          </w:tcPr>
          <w:p w14:paraId="232370BA" w14:textId="77777777" w:rsidR="002D56CE" w:rsidRDefault="0007245F">
            <w:pPr>
              <w:pStyle w:val="Compact"/>
            </w:pPr>
            <w:r>
              <w:t>Southern Boundary / Essex Club</w:t>
            </w:r>
          </w:p>
        </w:tc>
        <w:tc>
          <w:tcPr>
            <w:tcW w:w="2640" w:type="dxa"/>
          </w:tcPr>
          <w:p w14:paraId="21A85DF3" w14:textId="77777777" w:rsidR="002D56CE" w:rsidRDefault="0007245F">
            <w:pPr>
              <w:pStyle w:val="Compact"/>
            </w:pPr>
            <w:r>
              <w:rPr>
                <w:b/>
                <w:bCs/>
              </w:rPr>
              <w:t>NF</w:t>
            </w:r>
          </w:p>
        </w:tc>
        <w:tc>
          <w:tcPr>
            <w:tcW w:w="2640" w:type="dxa"/>
          </w:tcPr>
          <w:p w14:paraId="5328E69A" w14:textId="77777777" w:rsidR="002D56CE" w:rsidRDefault="0007245F">
            <w:pPr>
              <w:pStyle w:val="Compact"/>
            </w:pPr>
            <w:r>
              <w:t>No prior data at this site</w:t>
            </w:r>
          </w:p>
        </w:tc>
      </w:tr>
    </w:tbl>
    <w:p w14:paraId="65C063A0" w14:textId="77777777" w:rsidR="002D56CE" w:rsidRDefault="0007245F">
      <w:pPr>
        <w:pStyle w:val="BodyText"/>
      </w:pPr>
      <w:r>
        <w:t>Brook Trout are confirmed present in the Sawmill watershed as of November 2025 – detected at Below School St during spawning season. Their absence at Upper Sawmill Brook in the same month, with a warm-water lentic assemblage dominant at that site, is the p</w:t>
      </w:r>
      <w:r>
        <w:t>rimary finding of this batch.</w:t>
      </w:r>
    </w:p>
    <w:p w14:paraId="20BAE4F7" w14:textId="77777777" w:rsidR="002D56CE" w:rsidRDefault="0007245F">
      <w:r>
        <w:pict w14:anchorId="63427D49">
          <v:rect id="_x0000_i1056" style="width:0;height:1.5pt" o:hralign="center" o:hrstd="t" o:hr="t"/>
        </w:pict>
      </w:r>
    </w:p>
    <w:p w14:paraId="3CEEAA87" w14:textId="77777777" w:rsidR="002D56CE" w:rsidRDefault="0007245F">
      <w:pPr>
        <w:pStyle w:val="Heading1"/>
      </w:pPr>
      <w:bookmarkStart w:id="187" w:name="taxonomic-qc-notes"/>
      <w:bookmarkEnd w:id="164"/>
      <w:bookmarkEnd w:id="186"/>
      <w:r>
        <w:t>Taxonomic &amp; QC Notes</w:t>
      </w:r>
    </w:p>
    <w:p w14:paraId="2B10CBDE" w14:textId="77777777" w:rsidR="002D56CE" w:rsidRDefault="0007245F">
      <w:pPr>
        <w:pStyle w:val="FirstParagraph"/>
      </w:pPr>
      <w:r>
        <w:rPr>
          <w:b/>
          <w:bCs/>
        </w:rPr>
        <w:t>[T1] — MiFish 12S barcode resolution limits.</w:t>
      </w:r>
      <w:r>
        <w:t xml:space="preserve"> The MiFish 12S rRNA barcode resolves most teleost fish to species level, but certain genera cannot be distinguished below genus. </w:t>
      </w:r>
      <w:r>
        <w:rPr>
          <w:i/>
          <w:iCs/>
        </w:rPr>
        <w:t>Lepomis</w:t>
      </w:r>
      <w:r>
        <w:t xml:space="preserve"> spp. (sunfish) includ</w:t>
      </w:r>
      <w:r>
        <w:t>es Bluegill, Pumpkinseed, Redear Sunfish, and Longear Sunfish (</w:t>
      </w:r>
      <w:r>
        <w:rPr>
          <w:i/>
          <w:iCs/>
        </w:rPr>
        <w:t>L. megalotis</w:t>
      </w:r>
      <w:r>
        <w:t xml:space="preserve">), among others. </w:t>
      </w:r>
      <w:r>
        <w:rPr>
          <w:i/>
          <w:iCs/>
        </w:rPr>
        <w:t>Micropterus</w:t>
      </w:r>
      <w:r>
        <w:t xml:space="preserve"> spp. includes Largemouth Bass and Smallmouth Bass. </w:t>
      </w:r>
      <w:r>
        <w:rPr>
          <w:i/>
          <w:iCs/>
        </w:rPr>
        <w:t>Ameiurus</w:t>
      </w:r>
      <w:r>
        <w:t xml:space="preserve"> spp. includes Brown Bullhead, Yellow Bullhead, and Black </w:t>
      </w:r>
      <w:r>
        <w:lastRenderedPageBreak/>
        <w:t>Bullhead. Cottidae spp. (sculpin) i</w:t>
      </w:r>
      <w:r>
        <w:t xml:space="preserve">ncludes Slimy Sculpin and Mottled Sculpin. In all cases the genus-level assignment is reliable; species-level is not. </w:t>
      </w:r>
      <w:r>
        <w:rPr>
          <w:i/>
          <w:iCs/>
        </w:rPr>
        <w:t>Salmo</w:t>
      </w:r>
      <w:r>
        <w:t xml:space="preserve"> spp. may be Brown Trout (</w:t>
      </w:r>
      <w:r>
        <w:rPr>
          <w:i/>
          <w:iCs/>
        </w:rPr>
        <w:t>S. trutta</w:t>
      </w:r>
      <w:r>
        <w:t>, non-native, stocked throughout New England) or Atlantic Salmon (</w:t>
      </w:r>
      <w:r>
        <w:rPr>
          <w:i/>
          <w:iCs/>
        </w:rPr>
        <w:t>S. salar</w:t>
      </w:r>
      <w:r>
        <w:t>, native anadromous) — t</w:t>
      </w:r>
      <w:r>
        <w:t>hese two species cannot be distinguished by the MiFish barcode. Life history forms (sea-run vs. stream-resident) cannot be determined by eDNA for any species.</w:t>
      </w:r>
    </w:p>
    <w:p w14:paraId="3E69E0C9" w14:textId="77777777" w:rsidR="002D56CE" w:rsidRDefault="0007245F">
      <w:pPr>
        <w:pStyle w:val="BodyText"/>
      </w:pPr>
      <w:r>
        <w:rPr>
          <w:b/>
          <w:bCs/>
        </w:rPr>
        <w:t xml:space="preserve">[T2] — </w:t>
      </w:r>
      <w:r>
        <w:rPr>
          <w:b/>
          <w:bCs/>
          <w:i/>
          <w:iCs/>
        </w:rPr>
        <w:t>Esox</w:t>
      </w:r>
      <w:r>
        <w:rPr>
          <w:b/>
          <w:bCs/>
        </w:rPr>
        <w:t xml:space="preserve"> spp. / </w:t>
      </w:r>
      <w:r>
        <w:rPr>
          <w:b/>
          <w:bCs/>
          <w:i/>
          <w:iCs/>
        </w:rPr>
        <w:t>Esox lucius</w:t>
      </w:r>
      <w:r>
        <w:rPr>
          <w:b/>
          <w:bCs/>
        </w:rPr>
        <w:t xml:space="preserve"> database artifact.</w:t>
      </w:r>
      <w:r>
        <w:t xml:space="preserve"> The MiFish 12S barcode cannot reliably distingu</w:t>
      </w:r>
      <w:r>
        <w:t xml:space="preserve">ish </w:t>
      </w:r>
      <w:r>
        <w:rPr>
          <w:i/>
          <w:iCs/>
        </w:rPr>
        <w:t>Esox lucius</w:t>
      </w:r>
      <w:r>
        <w:t xml:space="preserve"> (Northern Pike, native to northern Maine, non-native in most of Massachusetts) from </w:t>
      </w:r>
      <w:r>
        <w:rPr>
          <w:i/>
          <w:iCs/>
        </w:rPr>
        <w:t>Esox niger</w:t>
      </w:r>
      <w:r>
        <w:t xml:space="preserve"> (Chain Pickerel, native throughout coastal New England) or </w:t>
      </w:r>
      <w:r>
        <w:rPr>
          <w:i/>
          <w:iCs/>
        </w:rPr>
        <w:t>Esox americanus</w:t>
      </w:r>
      <w:r>
        <w:t xml:space="preserve"> (Redfin Pickerel, native). In this dataset, ESV_010000 — the </w:t>
      </w:r>
      <w:r>
        <w:rPr>
          <w:i/>
          <w:iCs/>
        </w:rPr>
        <w:t>Esox</w:t>
      </w:r>
      <w:r>
        <w:t xml:space="preserve"> sequ</w:t>
      </w:r>
      <w:r>
        <w:t xml:space="preserve">ence recovered across all batches — returns a 100% match to native pickerel. The </w:t>
      </w:r>
      <w:r>
        <w:rPr>
          <w:i/>
          <w:iCs/>
        </w:rPr>
        <w:t>Esox lucius</w:t>
      </w:r>
      <w:r>
        <w:t xml:space="preserve"> species-level database assignment is a reference database artifact, not a confirmed Northern Pike detection. Do not report as Northern Pike or illegal stocking wit</w:t>
      </w:r>
      <w:r>
        <w:t>hout electrofishing or species-specific PCR confirmation.</w:t>
      </w:r>
    </w:p>
    <w:p w14:paraId="7EE15063" w14:textId="77777777" w:rsidR="002D56CE" w:rsidRDefault="0007245F">
      <w:pPr>
        <w:pStyle w:val="BodyText"/>
      </w:pPr>
      <w:r>
        <w:rPr>
          <w:b/>
          <w:bCs/>
        </w:rPr>
        <w:t xml:space="preserve">[T3] — </w:t>
      </w:r>
      <w:r>
        <w:rPr>
          <w:b/>
          <w:bCs/>
          <w:i/>
          <w:iCs/>
        </w:rPr>
        <w:t>Longear Sunfish</w:t>
      </w:r>
      <w:r>
        <w:rPr>
          <w:b/>
          <w:bCs/>
        </w:rPr>
        <w:t xml:space="preserve"> (</w:t>
      </w:r>
      <w:r>
        <w:rPr>
          <w:b/>
          <w:bCs/>
          <w:i/>
          <w:iCs/>
        </w:rPr>
        <w:t>Lepomis megalotis</w:t>
      </w:r>
      <w:r>
        <w:rPr>
          <w:b/>
          <w:bCs/>
        </w:rPr>
        <w:t>) database artifact.</w:t>
      </w:r>
      <w:r>
        <w:t xml:space="preserve"> </w:t>
      </w:r>
      <w:r>
        <w:rPr>
          <w:i/>
          <w:iCs/>
        </w:rPr>
        <w:t>Lepomis megalotis</w:t>
      </w:r>
      <w:r>
        <w:t xml:space="preserve"> is native to the Great Lakes and Mississippi drainage — not to New England. Any detection in a Massachusetts or Maine </w:t>
      </w:r>
      <w:r>
        <w:t xml:space="preserve">eDNA sample is a database artifact: the MiFish barcode assigns the read to the closest reference database entry, which for certain </w:t>
      </w:r>
      <w:r>
        <w:rPr>
          <w:i/>
          <w:iCs/>
        </w:rPr>
        <w:t>Lepomis</w:t>
      </w:r>
      <w:r>
        <w:t xml:space="preserve"> ESVs is </w:t>
      </w:r>
      <w:r>
        <w:rPr>
          <w:i/>
          <w:iCs/>
        </w:rPr>
        <w:t>L. megalotis</w:t>
      </w:r>
      <w:r>
        <w:t xml:space="preserve"> rather than the true species (most likely Pumpkinseed </w:t>
      </w:r>
      <w:r>
        <w:rPr>
          <w:i/>
          <w:iCs/>
        </w:rPr>
        <w:t>L. gibbosus</w:t>
      </w:r>
      <w:r>
        <w:t xml:space="preserve"> or Bluegill </w:t>
      </w:r>
      <w:r>
        <w:rPr>
          <w:i/>
          <w:iCs/>
        </w:rPr>
        <w:t>L. macrochirus</w:t>
      </w:r>
      <w:r>
        <w:t>). A</w:t>
      </w:r>
      <w:r>
        <w:t xml:space="preserve">ll </w:t>
      </w:r>
      <w:r>
        <w:rPr>
          <w:i/>
          <w:iCs/>
        </w:rPr>
        <w:t>Longear Sunfish</w:t>
      </w:r>
      <w:r>
        <w:t xml:space="preserve"> detections in this dataset are treated as misassigned </w:t>
      </w:r>
      <w:r>
        <w:rPr>
          <w:i/>
          <w:iCs/>
        </w:rPr>
        <w:t>Lepomis</w:t>
      </w:r>
      <w:r>
        <w:t xml:space="preserve"> spp. and excluded from ecological interpretation.</w:t>
      </w:r>
    </w:p>
    <w:p w14:paraId="24D5F036" w14:textId="77777777" w:rsidR="002D56CE" w:rsidRDefault="0007245F">
      <w:pPr>
        <w:pStyle w:val="BodyText"/>
      </w:pPr>
      <w:r>
        <w:rPr>
          <w:b/>
          <w:bCs/>
        </w:rPr>
        <w:t xml:space="preserve">[T4] — </w:t>
      </w:r>
      <w:r>
        <w:rPr>
          <w:b/>
          <w:bCs/>
          <w:i/>
          <w:iCs/>
        </w:rPr>
        <w:t>Fundulus parvipinnis</w:t>
      </w:r>
      <w:r>
        <w:rPr>
          <w:b/>
          <w:bCs/>
        </w:rPr>
        <w:t xml:space="preserve"> database artifact.</w:t>
      </w:r>
      <w:r>
        <w:t xml:space="preserve"> </w:t>
      </w:r>
      <w:r>
        <w:rPr>
          <w:i/>
          <w:iCs/>
        </w:rPr>
        <w:t>Fundulus parvipinnis</w:t>
      </w:r>
      <w:r>
        <w:t xml:space="preserve"> (California Killifish) is a Pacific coast species with no</w:t>
      </w:r>
      <w:r>
        <w:t xml:space="preserve"> range east of the Rockies. Any detection in a New England eDNA sample is a database artifact — the barcode assigns these reads to </w:t>
      </w:r>
      <w:r>
        <w:rPr>
          <w:i/>
          <w:iCs/>
        </w:rPr>
        <w:t>F. parvipinnis</w:t>
      </w:r>
      <w:r>
        <w:t xml:space="preserve"> as the closest available reference match for an eastern </w:t>
      </w:r>
      <w:r>
        <w:rPr>
          <w:i/>
          <w:iCs/>
        </w:rPr>
        <w:t>Fundulus</w:t>
      </w:r>
      <w:r>
        <w:t xml:space="preserve"> ESV (most likely </w:t>
      </w:r>
      <w:r>
        <w:rPr>
          <w:i/>
          <w:iCs/>
        </w:rPr>
        <w:t>Fundulus heteroclitus</w:t>
      </w:r>
      <w:r>
        <w:t>, Mummi</w:t>
      </w:r>
      <w:r>
        <w:t>chog). Exclude from ecological interpretation.</w:t>
      </w:r>
    </w:p>
    <w:p w14:paraId="3E6D000A" w14:textId="77777777" w:rsidR="002D56CE" w:rsidRDefault="0007245F">
      <w:pPr>
        <w:pStyle w:val="BodyText"/>
      </w:pPr>
      <w:r>
        <w:rPr>
          <w:b/>
          <w:bCs/>
        </w:rPr>
        <w:t>[T5] — Cormorant fecal eDNA.</w:t>
      </w:r>
      <w:r>
        <w:t xml:space="preserve"> Double-crested Cormorants (</w:t>
      </w:r>
      <w:r>
        <w:rPr>
          <w:i/>
          <w:iCs/>
        </w:rPr>
        <w:t>Phalacrocorax auritus</w:t>
      </w:r>
      <w:r>
        <w:t>) forage actively in Manchester Harbor and adjacent coastal waters on Atlantic Menhaden (</w:t>
      </w:r>
      <w:r>
        <w:rPr>
          <w:i/>
          <w:iCs/>
        </w:rPr>
        <w:t>Brevoortia</w:t>
      </w:r>
      <w:r>
        <w:t xml:space="preserve"> spp.), Alewife, and other marine/estuarine fish. Cormorants transit inland waterways and deposit dietary fish DNA via feces. The diagnostic indicator is </w:t>
      </w:r>
      <w:r>
        <w:rPr>
          <w:b/>
          <w:bCs/>
        </w:rPr>
        <w:t>Atl</w:t>
      </w:r>
      <w:r>
        <w:rPr>
          <w:b/>
          <w:bCs/>
        </w:rPr>
        <w:t>antic Menhaden</w:t>
      </w:r>
      <w:r>
        <w:t xml:space="preserve"> — a coastal marine schooling fish with no freshwater range. Any Menhaden detection at an inland freshwater site is evidence of cormorant fecal eDNA input. </w:t>
      </w:r>
      <w:r>
        <w:rPr>
          <w:i/>
          <w:iCs/>
        </w:rPr>
        <w:t>Xiphister</w:t>
      </w:r>
      <w:r>
        <w:t xml:space="preserve"> spp. (marine prickleback, intertidal rocky shore) is a secondary corroborati</w:t>
      </w:r>
      <w:r>
        <w:t>ng indicator. Alewife detections at sites above the confirmed anadromous limit should be evaluated in light of co-occurring Menhaden signal; if Menhaden is present, Alewife is parsimoniously explained by the same fecal source rather than live fish presence</w:t>
      </w:r>
      <w:r>
        <w:t>.</w:t>
      </w:r>
    </w:p>
    <w:p w14:paraId="76A750DA" w14:textId="77777777" w:rsidR="002D56CE" w:rsidRDefault="0007245F">
      <w:pPr>
        <w:pStyle w:val="BodyText"/>
      </w:pPr>
      <w:r>
        <w:rPr>
          <w:b/>
          <w:bCs/>
        </w:rPr>
        <w:t xml:space="preserve">[T6] — Charophyte genus / </w:t>
      </w:r>
      <w:r>
        <w:rPr>
          <w:b/>
          <w:bCs/>
          <w:i/>
          <w:iCs/>
        </w:rPr>
        <w:t>Nitellopsis obtusa</w:t>
      </w:r>
      <w:r>
        <w:rPr>
          <w:b/>
          <w:bCs/>
        </w:rPr>
        <w:t xml:space="preserve"> invasive species uncertainty.</w:t>
      </w:r>
      <w:r>
        <w:t xml:space="preserve"> The 23S rRNA barcode in this dataset resolves the Charophyte (Stonewort) signal to class (Charophyceae) but not to genus. Native </w:t>
      </w:r>
      <w:r>
        <w:rPr>
          <w:i/>
          <w:iCs/>
        </w:rPr>
        <w:t>Chara</w:t>
      </w:r>
      <w:r>
        <w:t xml:space="preserve"> spp. and </w:t>
      </w:r>
      <w:r>
        <w:rPr>
          <w:i/>
          <w:iCs/>
        </w:rPr>
        <w:t>Nitella</w:t>
      </w:r>
      <w:r>
        <w:t xml:space="preserve"> spp. — clean-water ecologic</w:t>
      </w:r>
      <w:r>
        <w:t xml:space="preserve">al indicators — and invasive </w:t>
      </w:r>
      <w:r>
        <w:rPr>
          <w:i/>
          <w:iCs/>
        </w:rPr>
        <w:t>Nitellopsis obtusa</w:t>
      </w:r>
      <w:r>
        <w:t xml:space="preserve"> (Starry Stonewort, regulated invasive in multiple northeastern states, expanding rapidly from Great Lakes origin) are both Charophyceae and cannot be distinguished from this data alone. The top database hit a</w:t>
      </w:r>
      <w:r>
        <w:t xml:space="preserve">t Golf Course/Sawmill Brook is </w:t>
      </w:r>
      <w:r>
        <w:rPr>
          <w:i/>
          <w:iCs/>
        </w:rPr>
        <w:t>Nitellopsis obtusa</w:t>
      </w:r>
      <w:r>
        <w:t xml:space="preserve"> at 95.8% identity — below the species-</w:t>
      </w:r>
      <w:r>
        <w:lastRenderedPageBreak/>
        <w:t xml:space="preserve">level threshold of 97%, with only a 0.3% margin over native </w:t>
      </w:r>
      <w:r>
        <w:rPr>
          <w:i/>
          <w:iCs/>
        </w:rPr>
        <w:t>Chara</w:t>
      </w:r>
      <w:r>
        <w:t>/</w:t>
      </w:r>
      <w:r>
        <w:rPr>
          <w:i/>
          <w:iCs/>
        </w:rPr>
        <w:t>Nitella</w:t>
      </w:r>
      <w:r>
        <w:t xml:space="preserve">. Anecdotal reports from local ecologists and phycologists indicate that </w:t>
      </w:r>
      <w:r>
        <w:rPr>
          <w:i/>
          <w:iCs/>
        </w:rPr>
        <w:t>Nitellopsis obtusa</w:t>
      </w:r>
      <w:r>
        <w:t xml:space="preserve"> has</w:t>
      </w:r>
      <w:r>
        <w:t xml:space="preserve"> not been documented in Massachusetts. Field morphological identification or species-specific PCR is required before invasive status can be confirmed or ruled out. The Charophyte signal at this site is ecologically significant regardless of species identit</w:t>
      </w:r>
      <w:r>
        <w:t>y — but its management implications depend entirely on the field determination.</w:t>
      </w:r>
    </w:p>
    <w:p w14:paraId="0BD5B781" w14:textId="77777777" w:rsidR="002D56CE" w:rsidRDefault="0007245F">
      <w:pPr>
        <w:pStyle w:val="BodyText"/>
      </w:pPr>
      <w:r>
        <w:rPr>
          <w:b/>
          <w:bCs/>
        </w:rPr>
        <w:t>[T7] — eDNA degradation in tidal/saline water.</w:t>
      </w:r>
      <w:r>
        <w:t xml:space="preserve"> eDNA degrades more rapidly in saline and brackish water than in freshwater, due to elevated enzymatic activity and UV exposure in</w:t>
      </w:r>
      <w:r>
        <w:t xml:space="preserve"> open tidal reaches. Fish eDNA signals from upstream freshwater sources collected at tidal sampling points may therefore be attenuated relative to the true upstream population signal. Brook Trout detections at Below School St (a tidal sampling point) likel</w:t>
      </w:r>
      <w:r>
        <w:t>y understate upstream Brook Trout abundance. Where possible, sampling locations should be sited upstream of the tidal limit to maximize detection sensitivity for freshwater species.</w:t>
      </w:r>
    </w:p>
    <w:p w14:paraId="20ED9087" w14:textId="77777777" w:rsidR="002D56CE" w:rsidRDefault="0007245F">
      <w:pPr>
        <w:pStyle w:val="BodyText"/>
      </w:pPr>
      <w:r>
        <w:rPr>
          <w:b/>
          <w:bCs/>
        </w:rPr>
        <w:t>[T8] — Read count reliability.</w:t>
      </w:r>
      <w:r>
        <w:t xml:space="preserve"> eDNA read counts are proportional, not abso</w:t>
      </w:r>
      <w:r>
        <w:t xml:space="preserve">lute — they represent the fraction of total DNA molecules in a sample matching each species, not fish abundance. Detection reliability scales with both read percentage and total read count. A species at 1% with 50,000 total reads (500 reads) is a reliable </w:t>
      </w:r>
      <w:r>
        <w:t>detection; the same 1% from only 500 total reads (5 reads) is marginal. In this dataset, total read counts per sample range from ~3,700 (Sawmill Swamp algae) to ~47,870 (Below Lincoln Pool fish). Detections below ~10 reads should be treated with caution re</w:t>
      </w:r>
      <w:r>
        <w:t>gardless of percentage.</w:t>
      </w:r>
    </w:p>
    <w:p w14:paraId="54CE5B84" w14:textId="77777777" w:rsidR="002D56CE" w:rsidRDefault="0007245F">
      <w:pPr>
        <w:pStyle w:val="BodyText"/>
      </w:pPr>
      <w:r>
        <w:rPr>
          <w:b/>
          <w:bCs/>
        </w:rPr>
        <w:t>[T9] — Rainbow Smelt anomalous detection (Golf Course/Sawmill Brook, Nov 2023).</w:t>
      </w:r>
      <w:r>
        <w:t xml:space="preserve"> Rainbow Smelt (</w:t>
      </w:r>
      <w:r>
        <w:rPr>
          <w:i/>
          <w:iCs/>
        </w:rPr>
        <w:t>Osmerus mordax</w:t>
      </w:r>
      <w:r>
        <w:t>) are anadromous and do enter some Massachusetts coastal streams for late-winter/spring spawning runs, but are not document</w:t>
      </w:r>
      <w:r>
        <w:t xml:space="preserve">ed in Sawmill Brook or Cat Brook. The 0.2% detection at Golf Course/Sawmill Brook in November is anomalous for this site and season. ESV-level review is needed to confirm whether this represents a genuine smelt detection or a barcode cross-match. Treat as </w:t>
      </w:r>
      <w:r>
        <w:t>unconfirmed pending ESV verification.</w:t>
      </w:r>
      <w:bookmarkEnd w:id="187"/>
    </w:p>
    <w:sectPr w:rsidR="002D56C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17681C" w14:textId="77777777" w:rsidR="0007245F" w:rsidRDefault="0007245F">
      <w:pPr>
        <w:spacing w:after="0"/>
      </w:pPr>
      <w:r>
        <w:separator/>
      </w:r>
    </w:p>
  </w:endnote>
  <w:endnote w:type="continuationSeparator" w:id="0">
    <w:p w14:paraId="2667ECA1" w14:textId="77777777" w:rsidR="0007245F" w:rsidRDefault="0007245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F82B4A" w14:textId="77777777" w:rsidR="0007245F" w:rsidRDefault="0007245F">
      <w:r>
        <w:separator/>
      </w:r>
    </w:p>
  </w:footnote>
  <w:footnote w:type="continuationSeparator" w:id="0">
    <w:p w14:paraId="78BD98C7" w14:textId="77777777" w:rsidR="0007245F" w:rsidRDefault="000724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3240A9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2F6DC5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67A140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offrey Day">
    <w15:presenceInfo w15:providerId="Windows Live" w15:userId="c276a70c6b3a97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06"/>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D56CE"/>
    <w:rsid w:val="0007245F"/>
    <w:rsid w:val="000A0F4D"/>
    <w:rsid w:val="00214043"/>
    <w:rsid w:val="0023284E"/>
    <w:rsid w:val="002D56CE"/>
    <w:rsid w:val="003611F1"/>
    <w:rsid w:val="004E1A57"/>
    <w:rsid w:val="00816E57"/>
    <w:rsid w:val="009436C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892CE"/>
  <w15:docId w15:val="{B6F6AACF-8FC7-4F55-B97E-1EF300269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226</TotalTime>
  <Pages>38</Pages>
  <Words>11105</Words>
  <Characters>63305</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Geoffrey Day</cp:lastModifiedBy>
  <cp:revision>4</cp:revision>
  <dcterms:created xsi:type="dcterms:W3CDTF">2026-04-25T14:14:00Z</dcterms:created>
  <dcterms:modified xsi:type="dcterms:W3CDTF">2026-04-29T01:09:00Z</dcterms:modified>
</cp:coreProperties>
</file>