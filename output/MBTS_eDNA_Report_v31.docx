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BEE7E" w14:textId="77777777" w:rsidR="00D9689E" w:rsidRDefault="00536B02">
      <w:pPr>
        <w:pStyle w:val="Heading1"/>
      </w:pPr>
      <w:bookmarkStart w:id="0" w:name="Xd3289e9015b23c4de795bcc01b6612b3f0c28b6"/>
      <w:r>
        <w:t>eDNA Ecological Report — Sawmill Brook / Cat Brook Watershed</w:t>
      </w:r>
    </w:p>
    <w:p w14:paraId="4C193D9A" w14:textId="77777777" w:rsidR="00D9689E" w:rsidRDefault="00536B02">
      <w:pPr>
        <w:pStyle w:val="Heading2"/>
      </w:pPr>
      <w:bookmarkStart w:id="1" w:name="X9d658fc938b6d924a93f6690ed900e719728b5c"/>
      <w:r>
        <w:t>Manchester-by-the-Sea Brook Trout Monitoring Program (MBTS)</w:t>
      </w:r>
    </w:p>
    <w:p w14:paraId="7F5D1116" w14:textId="77777777" w:rsidR="00D9689E" w:rsidRDefault="00536B02">
      <w:pPr>
        <w:pStyle w:val="Heading3"/>
      </w:pPr>
      <w:bookmarkStart w:id="2" w:name="Xa32eeb888876ed4b3501ff3b05763bd9f6f8a7a"/>
      <w:r>
        <w:t>Manchester-by-the-Sea, MA · November 2023 – June 2025</w:t>
      </w:r>
    </w:p>
    <w:p w14:paraId="30657885" w14:textId="77777777" w:rsidR="00D9689E" w:rsidRDefault="00536B02">
      <w:r>
        <w:pict w14:anchorId="4A9A38C8">
          <v:rect id="_x0000_i1025" style="width:0;height:1.5pt" o:hralign="center" o:hrstd="t" o:hr="t"/>
        </w:pict>
      </w:r>
    </w:p>
    <w:p w14:paraId="3FCD6626" w14:textId="77777777" w:rsidR="00D9689E" w:rsidRDefault="00536B02">
      <w:pPr>
        <w:pStyle w:val="Heading2"/>
      </w:pPr>
      <w:bookmarkStart w:id="3" w:name="a-note-on-interpretation"/>
      <w:bookmarkEnd w:id="1"/>
      <w:bookmarkEnd w:id="2"/>
      <w:r>
        <w:t>A Note on Interpretation</w:t>
      </w:r>
    </w:p>
    <w:p w14:paraId="45D4A5DB" w14:textId="77777777" w:rsidR="00D9689E" w:rsidRDefault="00536B02">
      <w:pPr>
        <w:pStyle w:val="FirstParagraph"/>
      </w:pPr>
      <w:r>
        <w:rPr>
          <w:b/>
          <w:bCs/>
        </w:rPr>
        <w:t>This report states only what the data shows.</w:t>
      </w:r>
      <w:r>
        <w:t xml:space="preserve"> It does not hedge, model, estimate, or speculate beyond the evidence. If a species is not detected, that is what is written. If a reading is ambiguous, the ambiguity is named and the most likely interpretation i</w:t>
      </w:r>
      <w:r>
        <w:t>s stated directly. Unsupported qualifications are not a substitute for data.</w:t>
      </w:r>
    </w:p>
    <w:p w14:paraId="09EBAB89" w14:textId="77777777" w:rsidR="00D9689E" w:rsidRDefault="00536B02">
      <w:r>
        <w:pict w14:anchorId="19811D9C">
          <v:rect id="_x0000_i1026" style="width:0;height:1.5pt" o:hralign="center" o:hrstd="t" o:hr="t"/>
        </w:pict>
      </w:r>
    </w:p>
    <w:p w14:paraId="31206C9B" w14:textId="77777777" w:rsidR="00D9689E" w:rsidRDefault="00536B02">
      <w:pPr>
        <w:pStyle w:val="Heading2"/>
      </w:pPr>
      <w:bookmarkStart w:id="4" w:name="about-this-report"/>
      <w:bookmarkEnd w:id="3"/>
      <w:r>
        <w:t>About This Report</w:t>
      </w:r>
    </w:p>
    <w:p w14:paraId="43F334E0" w14:textId="77777777" w:rsidR="00D9689E" w:rsidRDefault="00536B02">
      <w:pPr>
        <w:pStyle w:val="FirstParagraph"/>
      </w:pPr>
      <w:r>
        <w:t xml:space="preserve">This report covers </w:t>
      </w:r>
      <w:r>
        <w:rPr>
          <w:b/>
          <w:bCs/>
        </w:rPr>
        <w:t>17 water samples</w:t>
      </w:r>
      <w:r>
        <w:t xml:space="preserve"> across 12 distinct sites in and around the Sawmill Brook / Cat Brook watershed in Manchester-by-the-Sea, MA, spanning Novem</w:t>
      </w:r>
      <w:r>
        <w:t>ber 2023 through June 2025. It also includes one marine sample at Proctor Point Dock (Manchester Harbor, June 2025), which provides ecological context for the watershed’s coastal outlet.</w:t>
      </w:r>
    </w:p>
    <w:p w14:paraId="6440428D" w14:textId="24AEBA91" w:rsidR="00D9689E" w:rsidRDefault="00536B02">
      <w:pPr>
        <w:pStyle w:val="BodyText"/>
      </w:pPr>
      <w:r>
        <w:t>The Manchester-by-the-Sea Brook Trout Monitoring Program (MBTS) track</w:t>
      </w:r>
      <w:r>
        <w:t xml:space="preserve">s ecological </w:t>
      </w:r>
      <w:ins w:id="5" w:author="Geoffrey Day" w:date="2026-04-24T18:59:00Z">
        <w:r w:rsidR="00C5309B">
          <w:t>health and</w:t>
        </w:r>
      </w:ins>
      <w:ins w:id="6" w:author="Geoffrey Day" w:date="2026-04-24T19:00:00Z">
        <w:r w:rsidR="00C5309B">
          <w:t xml:space="preserve"> status </w:t>
        </w:r>
      </w:ins>
      <w:del w:id="7" w:author="Geoffrey Day" w:date="2026-04-24T18:59:00Z">
        <w:r w:rsidDel="00C5309B">
          <w:delText xml:space="preserve">recovery </w:delText>
        </w:r>
      </w:del>
      <w:r>
        <w:t xml:space="preserve">of Sawmill Brook — a small suburban coastal stream </w:t>
      </w:r>
      <w:ins w:id="8" w:author="Geoffrey Day" w:date="2026-04-24T19:00:00Z">
        <w:r w:rsidR="00C5309B">
          <w:t xml:space="preserve">system </w:t>
        </w:r>
      </w:ins>
      <w:r>
        <w:t xml:space="preserve">that drains </w:t>
      </w:r>
      <w:ins w:id="9" w:author="Geoffrey Day" w:date="2026-04-24T19:00:00Z">
        <w:r w:rsidR="00C5309B">
          <w:t xml:space="preserve">x square miles </w:t>
        </w:r>
      </w:ins>
      <w:r>
        <w:t>southwest into Manchester Harbor. The sampling network covers the full longitudinal gradient: from Second Pond and Cat Brook headwaters through the main stem, past the tid</w:t>
      </w:r>
      <w:r>
        <w:t xml:space="preserve">al limit at Fire Station, to the estuarine School Street reach. </w:t>
      </w:r>
      <w:del w:id="10" w:author="Geoffrey Day" w:date="2026-04-24T19:01:00Z">
        <w:r w:rsidDel="00C5309B">
          <w:delText>Three Fresh Brook samples (a tributary flowing separately to Manchester Harbor) are included.</w:delText>
        </w:r>
      </w:del>
      <w:ins w:id="11" w:author="Geoffrey Day" w:date="2026-04-24T19:01:00Z">
        <w:r w:rsidR="00C5309B">
          <w:t xml:space="preserve">  WRONG!</w:t>
        </w:r>
      </w:ins>
      <w:ins w:id="12" w:author="Geoffrey Day" w:date="2026-04-24T19:02:00Z">
        <w:r w:rsidR="00C5309B">
          <w:t>!!  FIX THIS.</w:t>
        </w:r>
      </w:ins>
    </w:p>
    <w:p w14:paraId="1045F883" w14:textId="5DB8D2A2" w:rsidR="00D9689E" w:rsidRDefault="00536B02">
      <w:pPr>
        <w:pStyle w:val="BodyText"/>
      </w:pPr>
      <w:r>
        <w:t>Brook Trout (</w:t>
      </w:r>
      <w:r>
        <w:rPr>
          <w:i/>
          <w:iCs/>
        </w:rPr>
        <w:t>Salvelinus fontinalis</w:t>
      </w:r>
      <w:r>
        <w:t xml:space="preserve">) are the primary </w:t>
      </w:r>
      <w:ins w:id="13" w:author="Geoffrey Day" w:date="2026-04-24T19:02:00Z">
        <w:r w:rsidR="00C5309B">
          <w:t>focus of this effort.</w:t>
        </w:r>
      </w:ins>
      <w:del w:id="14" w:author="Geoffrey Day" w:date="2026-04-24T19:02:00Z">
        <w:r w:rsidDel="00C5309B">
          <w:delText>monitoring target.</w:delText>
        </w:r>
      </w:del>
      <w:r>
        <w:t xml:space="preserve"> Their presence or absence a</w:t>
      </w:r>
      <w:r>
        <w:t xml:space="preserve">t each site tells a story about water quality, thermal conditions, and habitat connectivity. All other species detected — from Golden Shiner to Mummichog to </w:t>
      </w:r>
      <w:ins w:id="15" w:author="Geoffrey Day" w:date="2026-04-24T19:02:00Z">
        <w:r w:rsidR="00C5309B">
          <w:t xml:space="preserve">pickerel </w:t>
        </w:r>
      </w:ins>
      <w:del w:id="16" w:author="Geoffrey Day" w:date="2026-04-24T19:02:00Z">
        <w:r w:rsidDel="00C5309B">
          <w:rPr>
            <w:i/>
            <w:iCs/>
          </w:rPr>
          <w:delText>Esox</w:delText>
        </w:r>
        <w:r w:rsidDel="00C5309B">
          <w:delText xml:space="preserve"> spp. </w:delText>
        </w:r>
      </w:del>
      <w:r>
        <w:t>— are interpreted in relation to that central question: is this watershed livable for Bro</w:t>
      </w:r>
      <w:r>
        <w:t>ok Trout, and what is limiting or sustaining their population?</w:t>
      </w:r>
      <w:ins w:id="17" w:author="Geoffrey Day" w:date="2026-04-24T19:03:00Z">
        <w:r w:rsidR="00C5309B">
          <w:br/>
        </w:r>
        <w:r w:rsidR="00C5309B">
          <w:br/>
          <w:t>Algal reports deepen this focus</w:t>
        </w:r>
      </w:ins>
      <w:ins w:id="18" w:author="Geoffrey Day" w:date="2026-04-24T19:04:00Z">
        <w:r w:rsidR="00C5309B">
          <w:t xml:space="preserve"> and adds an additional layer of insight. Key species that mark clean, high</w:t>
        </w:r>
      </w:ins>
      <w:ins w:id="19" w:author="Geoffrey Day" w:date="2026-04-24T20:32:00Z">
        <w:r w:rsidR="00A16190">
          <w:t>-</w:t>
        </w:r>
      </w:ins>
      <w:ins w:id="20" w:author="Geoffrey Day" w:date="2026-04-24T19:04:00Z">
        <w:r w:rsidR="00C5309B">
          <w:t>quality water further illustrat</w:t>
        </w:r>
      </w:ins>
      <w:ins w:id="21" w:author="Geoffrey Day" w:date="2026-04-24T19:05:00Z">
        <w:r w:rsidR="00C5309B">
          <w:t>e Brook Trout friendly waters.</w:t>
        </w:r>
      </w:ins>
      <w:ins w:id="22" w:author="Geoffrey Day" w:date="2026-04-24T20:31:00Z">
        <w:r w:rsidR="001B2950">
          <w:t xml:space="preserve"> Algal reports can also shed light when fish DNA is not found, either due to sample failure or </w:t>
        </w:r>
        <w:r w:rsidR="00A16190">
          <w:t xml:space="preserve">low </w:t>
        </w:r>
      </w:ins>
      <w:ins w:id="23" w:author="Geoffrey Day" w:date="2026-04-24T20:32:00Z">
        <w:r w:rsidR="00A16190">
          <w:t xml:space="preserve">winter </w:t>
        </w:r>
      </w:ins>
      <w:ins w:id="24" w:author="Geoffrey Day" w:date="2026-04-24T20:31:00Z">
        <w:r w:rsidR="00A16190">
          <w:t>fish movements</w:t>
        </w:r>
      </w:ins>
      <w:ins w:id="25" w:author="Geoffrey Day" w:date="2026-04-24T20:32:00Z">
        <w:r w:rsidR="00A16190">
          <w:t>.</w:t>
        </w:r>
      </w:ins>
    </w:p>
    <w:p w14:paraId="675B7289" w14:textId="77777777" w:rsidR="00D9689E" w:rsidRDefault="00536B02">
      <w:r>
        <w:pict w14:anchorId="0959B20E">
          <v:rect id="_x0000_i1027" style="width:0;height:1.5pt" o:hralign="center" o:hrstd="t" o:hr="t"/>
        </w:pict>
      </w:r>
    </w:p>
    <w:p w14:paraId="3A45CD68" w14:textId="648C5C6C" w:rsidR="00D9689E" w:rsidRDefault="00536B02">
      <w:pPr>
        <w:pStyle w:val="Heading2"/>
      </w:pPr>
      <w:bookmarkStart w:id="26" w:name="how-to-read-this-report"/>
      <w:bookmarkEnd w:id="4"/>
      <w:r>
        <w:lastRenderedPageBreak/>
        <w:t>How to Read This Report</w:t>
      </w:r>
      <w:ins w:id="27" w:author="Geoffrey Day" w:date="2026-04-24T19:06:00Z">
        <w:r w:rsidR="00C5309B">
          <w:t xml:space="preserve"> (this needs to start with fish and end with algae!)</w:t>
        </w:r>
      </w:ins>
    </w:p>
    <w:p w14:paraId="22E5EE3E" w14:textId="77777777" w:rsidR="00D9689E" w:rsidRDefault="00536B02">
      <w:pPr>
        <w:pStyle w:val="FirstParagraph"/>
      </w:pPr>
      <w:r>
        <w:t xml:space="preserve">Algae are the base of the food web. They respond within days to light, temperature, pH, nutrients, and dissolved minerals. Fish integrate conditions over years — they </w:t>
      </w:r>
      <w:r>
        <w:t>reflect whether the habitat has been livable long enough to support recruitment, growth, and community assembly. Together, algae and fish tell a story neither can tell alone.</w:t>
      </w:r>
    </w:p>
    <w:p w14:paraId="69F183BB" w14:textId="3954E743" w:rsidR="00D9689E" w:rsidRDefault="00536B02">
      <w:pPr>
        <w:pStyle w:val="BodyText"/>
      </w:pPr>
      <w:r>
        <w:rPr>
          <w:b/>
          <w:bCs/>
        </w:rPr>
        <w:t>Shannon diversity</w:t>
      </w:r>
      <w:r>
        <w:t xml:space="preserve"> is used throughout: </w:t>
      </w:r>
      <w:r>
        <w:rPr>
          <w:b/>
          <w:bCs/>
        </w:rPr>
        <w:t>H(f)</w:t>
      </w:r>
      <w:r>
        <w:t xml:space="preserve"> for fish, </w:t>
      </w:r>
      <w:r>
        <w:rPr>
          <w:b/>
          <w:bCs/>
        </w:rPr>
        <w:t>H(a)</w:t>
      </w:r>
      <w:r>
        <w:t xml:space="preserve"> for algae (formula: −Σ </w:t>
      </w:r>
      <w:r>
        <w:t>p·ln p). A higher value means more even distribution of reads across species — a proxy for ecological complexity.</w:t>
      </w:r>
      <w:ins w:id="28" w:author="Geoffrey Day" w:date="2026-04-24T19:07:00Z">
        <w:r w:rsidR="00C5309B">
          <w:t xml:space="preserve"> Complex</w:t>
        </w:r>
      </w:ins>
      <w:ins w:id="29" w:author="Geoffrey Day" w:date="2026-04-24T19:09:00Z">
        <w:r w:rsidR="00C5309B">
          <w:t xml:space="preserve">ity is highly favorable to </w:t>
        </w:r>
        <w:r w:rsidR="00D907DF">
          <w:t>healthy ecosystems. Complex</w:t>
        </w:r>
      </w:ins>
      <w:ins w:id="30" w:author="Geoffrey Day" w:date="2026-04-24T19:07:00Z">
        <w:r w:rsidR="00C5309B">
          <w:t xml:space="preserve"> systems are more robust, more durable</w:t>
        </w:r>
      </w:ins>
      <w:ins w:id="31" w:author="Geoffrey Day" w:date="2026-04-24T19:08:00Z">
        <w:r w:rsidR="00C5309B">
          <w:t>, more adaptable to environmental change, more capable of migration and reproduction.</w:t>
        </w:r>
      </w:ins>
    </w:p>
    <w:tbl>
      <w:tblPr>
        <w:tblStyle w:val="Table"/>
        <w:tblW w:w="0" w:type="auto"/>
        <w:tblLook w:val="0020" w:firstRow="1" w:lastRow="0" w:firstColumn="0" w:lastColumn="0" w:noHBand="0" w:noVBand="0"/>
      </w:tblPr>
      <w:tblGrid>
        <w:gridCol w:w="1338"/>
        <w:gridCol w:w="4492"/>
      </w:tblGrid>
      <w:tr w:rsidR="00D9689E" w14:paraId="5B1E4A41"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71579A83" w14:textId="77777777" w:rsidR="00D9689E" w:rsidRDefault="00536B02">
            <w:pPr>
              <w:pStyle w:val="Compact"/>
            </w:pPr>
            <w:r>
              <w:t>H value</w:t>
            </w:r>
          </w:p>
        </w:tc>
        <w:tc>
          <w:tcPr>
            <w:tcW w:w="0" w:type="auto"/>
          </w:tcPr>
          <w:p w14:paraId="48CF7DEA" w14:textId="77777777" w:rsidR="00D9689E" w:rsidRDefault="00536B02">
            <w:pPr>
              <w:pStyle w:val="Compact"/>
            </w:pPr>
            <w:r>
              <w:t>Interpretation</w:t>
            </w:r>
          </w:p>
        </w:tc>
      </w:tr>
      <w:tr w:rsidR="00D9689E" w14:paraId="70F94CE2" w14:textId="77777777">
        <w:tc>
          <w:tcPr>
            <w:tcW w:w="0" w:type="auto"/>
          </w:tcPr>
          <w:p w14:paraId="34138E0F" w14:textId="77777777" w:rsidR="00D9689E" w:rsidRDefault="00536B02">
            <w:pPr>
              <w:pStyle w:val="Compact"/>
            </w:pPr>
            <w:r>
              <w:t>0.00</w:t>
            </w:r>
          </w:p>
        </w:tc>
        <w:tc>
          <w:tcPr>
            <w:tcW w:w="0" w:type="auto"/>
          </w:tcPr>
          <w:p w14:paraId="6D3DA53F" w14:textId="77777777" w:rsidR="00D9689E" w:rsidRDefault="00536B02">
            <w:pPr>
              <w:pStyle w:val="Compact"/>
            </w:pPr>
            <w:r>
              <w:t>Single species / monoculture</w:t>
            </w:r>
          </w:p>
        </w:tc>
      </w:tr>
      <w:tr w:rsidR="00D9689E" w14:paraId="2749548A" w14:textId="77777777">
        <w:tc>
          <w:tcPr>
            <w:tcW w:w="0" w:type="auto"/>
          </w:tcPr>
          <w:p w14:paraId="270762A1" w14:textId="77777777" w:rsidR="00D9689E" w:rsidRDefault="00536B02">
            <w:pPr>
              <w:pStyle w:val="Compact"/>
            </w:pPr>
            <w:r>
              <w:t>0.01 – 0.30</w:t>
            </w:r>
          </w:p>
        </w:tc>
        <w:tc>
          <w:tcPr>
            <w:tcW w:w="0" w:type="auto"/>
          </w:tcPr>
          <w:p w14:paraId="615F7CF3" w14:textId="77777777" w:rsidR="00D9689E" w:rsidRDefault="00536B02">
            <w:pPr>
              <w:pStyle w:val="Compact"/>
            </w:pPr>
            <w:r>
              <w:t>Near-monoculture (&gt;90% one species)</w:t>
            </w:r>
          </w:p>
        </w:tc>
      </w:tr>
      <w:tr w:rsidR="00D9689E" w14:paraId="1483B827" w14:textId="77777777">
        <w:tc>
          <w:tcPr>
            <w:tcW w:w="0" w:type="auto"/>
          </w:tcPr>
          <w:p w14:paraId="433CF8F1" w14:textId="77777777" w:rsidR="00D9689E" w:rsidRDefault="00536B02">
            <w:pPr>
              <w:pStyle w:val="Compact"/>
            </w:pPr>
            <w:r>
              <w:t>0.30 – 0.80</w:t>
            </w:r>
          </w:p>
        </w:tc>
        <w:tc>
          <w:tcPr>
            <w:tcW w:w="0" w:type="auto"/>
          </w:tcPr>
          <w:p w14:paraId="152701FB" w14:textId="77777777" w:rsidR="00D9689E" w:rsidRDefault="00536B02">
            <w:pPr>
              <w:pStyle w:val="Compact"/>
            </w:pPr>
            <w:r>
              <w:t>Low diversity (2–3 species dominant)</w:t>
            </w:r>
          </w:p>
        </w:tc>
      </w:tr>
      <w:tr w:rsidR="00D9689E" w14:paraId="78728449" w14:textId="77777777">
        <w:tc>
          <w:tcPr>
            <w:tcW w:w="0" w:type="auto"/>
          </w:tcPr>
          <w:p w14:paraId="1C3C6BF7" w14:textId="77777777" w:rsidR="00D9689E" w:rsidRDefault="00536B02">
            <w:pPr>
              <w:pStyle w:val="Compact"/>
            </w:pPr>
            <w:r>
              <w:t>0.80 – 1.40</w:t>
            </w:r>
          </w:p>
        </w:tc>
        <w:tc>
          <w:tcPr>
            <w:tcW w:w="0" w:type="auto"/>
          </w:tcPr>
          <w:p w14:paraId="55069442" w14:textId="77777777" w:rsidR="00D9689E" w:rsidRDefault="00536B02">
            <w:pPr>
              <w:pStyle w:val="Compact"/>
            </w:pPr>
            <w:r>
              <w:t>Moderate diversity (4–6 species)</w:t>
            </w:r>
          </w:p>
        </w:tc>
      </w:tr>
      <w:tr w:rsidR="00D9689E" w14:paraId="5DF1433E" w14:textId="77777777">
        <w:tc>
          <w:tcPr>
            <w:tcW w:w="0" w:type="auto"/>
          </w:tcPr>
          <w:p w14:paraId="5C49DC54" w14:textId="77777777" w:rsidR="00D9689E" w:rsidRDefault="00536B02">
            <w:pPr>
              <w:pStyle w:val="Compact"/>
            </w:pPr>
            <w:r>
              <w:t>1.40 – 2.00</w:t>
            </w:r>
          </w:p>
        </w:tc>
        <w:tc>
          <w:tcPr>
            <w:tcW w:w="0" w:type="auto"/>
          </w:tcPr>
          <w:p w14:paraId="18966D71" w14:textId="77777777" w:rsidR="00D9689E" w:rsidRDefault="00536B02">
            <w:pPr>
              <w:pStyle w:val="Compact"/>
            </w:pPr>
            <w:r>
              <w:t>Good diversity (6–10 species)</w:t>
            </w:r>
          </w:p>
        </w:tc>
      </w:tr>
      <w:tr w:rsidR="00D9689E" w14:paraId="5A5E221F" w14:textId="77777777">
        <w:tc>
          <w:tcPr>
            <w:tcW w:w="0" w:type="auto"/>
          </w:tcPr>
          <w:p w14:paraId="0BAD8E66" w14:textId="77777777" w:rsidR="00D9689E" w:rsidRDefault="00536B02">
            <w:pPr>
              <w:pStyle w:val="Compact"/>
            </w:pPr>
            <w:r>
              <w:t>2.00 – 2.50</w:t>
            </w:r>
          </w:p>
        </w:tc>
        <w:tc>
          <w:tcPr>
            <w:tcW w:w="0" w:type="auto"/>
          </w:tcPr>
          <w:p w14:paraId="1C3C8F9C" w14:textId="77777777" w:rsidR="00D9689E" w:rsidRDefault="00536B02">
            <w:pPr>
              <w:pStyle w:val="Compact"/>
            </w:pPr>
            <w:r>
              <w:t>High diversity (10–15+ species)</w:t>
            </w:r>
          </w:p>
        </w:tc>
      </w:tr>
      <w:tr w:rsidR="00D9689E" w14:paraId="5F3BD856" w14:textId="77777777">
        <w:tc>
          <w:tcPr>
            <w:tcW w:w="0" w:type="auto"/>
          </w:tcPr>
          <w:p w14:paraId="684FDFEB" w14:textId="77777777" w:rsidR="00D9689E" w:rsidRDefault="00536B02">
            <w:pPr>
              <w:pStyle w:val="Compact"/>
            </w:pPr>
            <w:r>
              <w:t>2.50+</w:t>
            </w:r>
          </w:p>
        </w:tc>
        <w:tc>
          <w:tcPr>
            <w:tcW w:w="0" w:type="auto"/>
          </w:tcPr>
          <w:p w14:paraId="5B4E2059" w14:textId="77777777" w:rsidR="00D9689E" w:rsidRDefault="00536B02">
            <w:pPr>
              <w:pStyle w:val="Compact"/>
            </w:pPr>
            <w:r>
              <w:t>Very high diversity (richest communities)</w:t>
            </w:r>
          </w:p>
        </w:tc>
      </w:tr>
    </w:tbl>
    <w:p w14:paraId="15E74B90" w14:textId="41454B40" w:rsidR="00D9689E" w:rsidRDefault="00536B02">
      <w:pPr>
        <w:pStyle w:val="BodyText"/>
      </w:pPr>
      <w:r>
        <w:rPr>
          <w:b/>
          <w:bCs/>
        </w:rPr>
        <w:t>Read counts</w:t>
      </w:r>
      <w:r>
        <w:t xml:space="preserve"> </w:t>
      </w:r>
      <w:ins w:id="32" w:author="Geoffrey Day" w:date="2026-04-24T19:11:00Z">
        <w:r w:rsidR="00D907DF">
          <w:t xml:space="preserve">literal counts of distinct DNA molecules.  Read counts </w:t>
        </w:r>
      </w:ins>
      <w:r>
        <w:t>are proportional, not a</w:t>
      </w:r>
      <w:r>
        <w:t>bsolute. A species at 1% with 10,000 total reads (100 reads) is more reliable than a species at 1% with 500 total reads (5 reads). Read count footnotes are provided where this distinction matters.</w:t>
      </w:r>
      <w:ins w:id="33" w:author="Geoffrey Day" w:date="2026-04-24T19:11:00Z">
        <w:r w:rsidR="00D907DF">
          <w:t xml:space="preserve"> This</w:t>
        </w:r>
      </w:ins>
      <w:ins w:id="34" w:author="Geoffrey Day" w:date="2026-04-24T19:12:00Z">
        <w:r w:rsidR="00D907DF">
          <w:t xml:space="preserve"> can be helpful when t</w:t>
        </w:r>
      </w:ins>
      <w:ins w:id="35" w:author="Geoffrey Day" w:date="2026-04-24T19:13:00Z">
        <w:r w:rsidR="00D907DF">
          <w:t xml:space="preserve">he taxonomic </w:t>
        </w:r>
      </w:ins>
      <w:ins w:id="36" w:author="Geoffrey Day" w:date="2026-04-24T19:12:00Z">
        <w:r w:rsidR="00D907DF">
          <w:t>result is easily confused with another similar species.</w:t>
        </w:r>
      </w:ins>
    </w:p>
    <w:p w14:paraId="654A9180" w14:textId="0EE8EE10" w:rsidR="00D9689E" w:rsidRDefault="00536B02">
      <w:pPr>
        <w:pStyle w:val="BodyText"/>
      </w:pPr>
      <w:r>
        <w:t xml:space="preserve">Water chemistry values are </w:t>
      </w:r>
      <w:r>
        <w:rPr>
          <w:b/>
          <w:bCs/>
        </w:rPr>
        <w:t>inferred</w:t>
      </w:r>
      <w:r>
        <w:t xml:space="preserve"> from biological </w:t>
      </w:r>
      <w:ins w:id="37" w:author="Geoffrey Day" w:date="2026-04-24T19:14:00Z">
        <w:r w:rsidR="00D907DF">
          <w:t xml:space="preserve">(algal) </w:t>
        </w:r>
      </w:ins>
      <w:r>
        <w:t>indicat</w:t>
      </w:r>
      <w:r>
        <w:t xml:space="preserve">or species unless otherwise stated — directionally reliable but not a substitute for direct measurement. All field pH readings in this dataset were made with a </w:t>
      </w:r>
      <w:r>
        <w:rPr>
          <w:b/>
          <w:bCs/>
        </w:rPr>
        <w:t>Vivosun handheld pH meter (uncalibrated)</w:t>
      </w:r>
      <w:r>
        <w:t xml:space="preserve"> and should be treated as approximate (±0.5–1.0 pH unit)</w:t>
      </w:r>
      <w:r>
        <w:t>.</w:t>
      </w:r>
      <w:ins w:id="38" w:author="Geoffrey Day" w:date="2026-04-24T19:32:00Z">
        <w:r w:rsidR="003A63A0">
          <w:br/>
        </w:r>
        <w:r w:rsidR="003A63A0">
          <w:br/>
        </w:r>
        <w:r w:rsidR="003A63A0" w:rsidRPr="003A63A0">
          <w:rPr>
            <w:b/>
            <w:bCs/>
            <w:rPrChange w:id="39" w:author="Geoffrey Day" w:date="2026-04-24T19:36:00Z">
              <w:rPr/>
            </w:rPrChange>
          </w:rPr>
          <w:t>Methods:</w:t>
        </w:r>
        <w:r w:rsidR="003A63A0">
          <w:t xml:space="preserve"> All samples were collected using the </w:t>
        </w:r>
      </w:ins>
      <w:ins w:id="40" w:author="Geoffrey Day" w:date="2026-04-24T19:33:00Z">
        <w:r w:rsidR="003A63A0">
          <w:t>Jonah Ventures (JV) eDNA field kits following field sterile procedures.  All samples were mailed to JV for processing. In most cases samples were</w:t>
        </w:r>
      </w:ins>
      <w:ins w:id="41" w:author="Geoffrey Day" w:date="2026-04-24T19:34:00Z">
        <w:r w:rsidR="003A63A0">
          <w:t xml:space="preserve"> analyzed using the </w:t>
        </w:r>
        <w:proofErr w:type="spellStart"/>
        <w:r w:rsidR="003A63A0">
          <w:t>MiFish</w:t>
        </w:r>
        <w:proofErr w:type="spellEnd"/>
        <w:r w:rsidR="003A63A0">
          <w:t xml:space="preserve"> barcode, several of the samples were also analyzed for algae using the 23S barcode.  Results were processed </w:t>
        </w:r>
      </w:ins>
      <w:ins w:id="42" w:author="Geoffrey Day" w:date="2026-04-24T19:35:00Z">
        <w:r w:rsidR="003A63A0">
          <w:t xml:space="preserve">in MS Excel </w:t>
        </w:r>
      </w:ins>
      <w:ins w:id="43" w:author="Geoffrey Day" w:date="2026-04-24T19:34:00Z">
        <w:r w:rsidR="003A63A0">
          <w:t>manually and la</w:t>
        </w:r>
      </w:ins>
      <w:ins w:id="44" w:author="Geoffrey Day" w:date="2026-04-24T19:35:00Z">
        <w:r w:rsidR="003A63A0">
          <w:t>ter using Artificial Intelligence (</w:t>
        </w:r>
        <w:proofErr w:type="spellStart"/>
        <w:r w:rsidR="003A63A0">
          <w:t>ChatGPT</w:t>
        </w:r>
        <w:proofErr w:type="spellEnd"/>
        <w:r w:rsidR="003A63A0">
          <w:t xml:space="preserve">, </w:t>
        </w:r>
        <w:proofErr w:type="spellStart"/>
        <w:r w:rsidR="003A63A0">
          <w:t>OpenAI</w:t>
        </w:r>
        <w:proofErr w:type="spellEnd"/>
        <w:r w:rsidR="003A63A0">
          <w:t xml:space="preserve"> / Claude / Visual Studio).</w:t>
        </w:r>
      </w:ins>
      <w:ins w:id="45" w:author="Geoffrey Day" w:date="2026-04-24T19:36:00Z">
        <w:r w:rsidR="003A63A0">
          <w:br/>
        </w:r>
        <w:r w:rsidR="003A63A0">
          <w:br/>
          <w:t xml:space="preserve">(now no need to repeat </w:t>
        </w:r>
        <w:proofErr w:type="spellStart"/>
        <w:r w:rsidR="003A63A0">
          <w:t>mifish</w:t>
        </w:r>
        <w:proofErr w:type="spellEnd"/>
        <w:r w:rsidR="003A63A0">
          <w:t xml:space="preserve"> / 23 s stuff – just fish or algae!)</w:t>
        </w:r>
      </w:ins>
    </w:p>
    <w:p w14:paraId="78BCD28F" w14:textId="2D2A883C" w:rsidR="00D9689E" w:rsidRDefault="00536B02">
      <w:pPr>
        <w:pStyle w:val="BodyText"/>
      </w:pPr>
      <w:r>
        <w:rPr>
          <w:b/>
          <w:bCs/>
        </w:rPr>
        <w:t>Site order:</w:t>
      </w:r>
      <w:r>
        <w:t xml:space="preserve"> Sites are presented upstream-to-downstream where possible, followed by </w:t>
      </w:r>
      <w:del w:id="46" w:author="Geoffrey Day" w:date="2026-04-24T19:17:00Z">
        <w:r w:rsidDel="00D907DF">
          <w:delText xml:space="preserve">Fresh Brook, </w:delText>
        </w:r>
      </w:del>
      <w:r>
        <w:t>then Proctor Point marine reference.</w:t>
      </w:r>
    </w:p>
    <w:p w14:paraId="7EE6A9D6" w14:textId="77777777" w:rsidR="00D9689E" w:rsidRDefault="00536B02">
      <w:r>
        <w:pict w14:anchorId="51108865">
          <v:rect id="_x0000_i1028" style="width:0;height:1.5pt" o:hralign="center" o:hrstd="t" o:hr="t"/>
        </w:pict>
      </w:r>
    </w:p>
    <w:p w14:paraId="720E7A8A" w14:textId="77777777" w:rsidR="00D9689E" w:rsidRDefault="00536B02">
      <w:pPr>
        <w:pStyle w:val="Heading2"/>
      </w:pPr>
      <w:bookmarkStart w:id="47" w:name="key-findings-sawmill-cat-brook-system"/>
      <w:bookmarkEnd w:id="26"/>
      <w:r>
        <w:lastRenderedPageBreak/>
        <w:t>Key Findings — Sawmill / Cat Brook System</w:t>
      </w:r>
    </w:p>
    <w:tbl>
      <w:tblPr>
        <w:tblStyle w:val="Table"/>
        <w:tblW w:w="5000" w:type="pct"/>
        <w:tblLayout w:type="fixed"/>
        <w:tblLook w:val="0020" w:firstRow="1" w:lastRow="0" w:firstColumn="0" w:lastColumn="0" w:noHBand="0" w:noVBand="0"/>
      </w:tblPr>
      <w:tblGrid>
        <w:gridCol w:w="3192"/>
        <w:gridCol w:w="3192"/>
        <w:gridCol w:w="3192"/>
      </w:tblGrid>
      <w:tr w:rsidR="00D9689E" w14:paraId="46F9E413"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7FED74" w14:textId="77777777" w:rsidR="00D9689E" w:rsidRDefault="00536B02">
            <w:pPr>
              <w:pStyle w:val="Compact"/>
            </w:pPr>
            <w:r>
              <w:t>Finding</w:t>
            </w:r>
          </w:p>
        </w:tc>
        <w:tc>
          <w:tcPr>
            <w:tcW w:w="2640" w:type="dxa"/>
          </w:tcPr>
          <w:p w14:paraId="36C55594" w14:textId="77777777" w:rsidR="00D9689E" w:rsidRDefault="00536B02">
            <w:pPr>
              <w:pStyle w:val="Compact"/>
            </w:pPr>
            <w:r>
              <w:t>Site</w:t>
            </w:r>
          </w:p>
        </w:tc>
        <w:tc>
          <w:tcPr>
            <w:tcW w:w="2640" w:type="dxa"/>
          </w:tcPr>
          <w:p w14:paraId="4B70F1D2" w14:textId="77777777" w:rsidR="00D9689E" w:rsidRDefault="00536B02">
            <w:pPr>
              <w:pStyle w:val="Compact"/>
            </w:pPr>
            <w:r>
              <w:t>Significance</w:t>
            </w:r>
          </w:p>
        </w:tc>
      </w:tr>
      <w:tr w:rsidR="00D9689E" w14:paraId="5D3425DD" w14:textId="77777777">
        <w:tc>
          <w:tcPr>
            <w:tcW w:w="2640" w:type="dxa"/>
          </w:tcPr>
          <w:p w14:paraId="7BAF7E1F" w14:textId="77777777" w:rsidR="00D9689E" w:rsidRDefault="00536B02">
            <w:pPr>
              <w:pStyle w:val="Compact"/>
            </w:pPr>
            <w:r>
              <w:rPr>
                <w:b/>
                <w:bCs/>
              </w:rPr>
              <w:t>Brook Trout confirmed — 4 sites</w:t>
            </w:r>
          </w:p>
        </w:tc>
        <w:tc>
          <w:tcPr>
            <w:tcW w:w="2640" w:type="dxa"/>
          </w:tcPr>
          <w:p w14:paraId="16866792" w14:textId="77777777" w:rsidR="00D9689E" w:rsidRDefault="00536B02">
            <w:pPr>
              <w:pStyle w:val="Compact"/>
            </w:pPr>
            <w:r>
              <w:t>Golf Course (Nov 2023), Below School St (Nov 2023 + Aug 2024), Atwater (Jun 2025), Below Lincoln Pool (Jun 2025)</w:t>
            </w:r>
          </w:p>
        </w:tc>
        <w:tc>
          <w:tcPr>
            <w:tcW w:w="2640" w:type="dxa"/>
          </w:tcPr>
          <w:p w14:paraId="3D400CB4" w14:textId="77777777" w:rsidR="00D9689E" w:rsidRDefault="00536B02">
            <w:pPr>
              <w:pStyle w:val="Compact"/>
            </w:pPr>
            <w:r>
              <w:t>Persistent multi-site presence across two years</w:t>
            </w:r>
          </w:p>
        </w:tc>
      </w:tr>
      <w:tr w:rsidR="00D9689E" w14:paraId="074671BF" w14:textId="77777777">
        <w:tc>
          <w:tcPr>
            <w:tcW w:w="2640" w:type="dxa"/>
          </w:tcPr>
          <w:p w14:paraId="349D6C46" w14:textId="77777777" w:rsidR="00D9689E" w:rsidRDefault="00536B02">
            <w:pPr>
              <w:pStyle w:val="Compact"/>
            </w:pPr>
            <w:r>
              <w:rPr>
                <w:b/>
                <w:bCs/>
                <w:i/>
                <w:iCs/>
              </w:rPr>
              <w:t>Esox</w:t>
            </w:r>
            <w:r>
              <w:rPr>
                <w:b/>
                <w:bCs/>
              </w:rPr>
              <w:t xml:space="preserve"> spp. (db: </w:t>
            </w:r>
            <w:r>
              <w:rPr>
                <w:b/>
                <w:bCs/>
                <w:i/>
                <w:iCs/>
              </w:rPr>
              <w:t>Esox lucius</w:t>
            </w:r>
            <w:r>
              <w:rPr>
                <w:b/>
                <w:bCs/>
              </w:rPr>
              <w:t>) detected</w:t>
            </w:r>
          </w:p>
        </w:tc>
        <w:tc>
          <w:tcPr>
            <w:tcW w:w="2640" w:type="dxa"/>
          </w:tcPr>
          <w:p w14:paraId="164F7CDE" w14:textId="77777777" w:rsidR="00D9689E" w:rsidRDefault="00536B02">
            <w:pPr>
              <w:pStyle w:val="Compact"/>
            </w:pPr>
            <w:r>
              <w:t>Second Pond (Oct 2024)</w:t>
            </w:r>
          </w:p>
        </w:tc>
        <w:tc>
          <w:tcPr>
            <w:tcW w:w="2640" w:type="dxa"/>
          </w:tcPr>
          <w:p w14:paraId="02761669" w14:textId="77777777" w:rsidR="00D9689E" w:rsidRDefault="00536B02">
            <w:pPr>
              <w:pStyle w:val="Compact"/>
            </w:pPr>
            <w:r>
              <w:t>Li</w:t>
            </w:r>
            <w:r>
              <w:t>kely native pickerel (Chain or Redfin); Northern Pike assignment anomalous — verify by electrofishing before acting</w:t>
            </w:r>
          </w:p>
        </w:tc>
      </w:tr>
      <w:tr w:rsidR="00D9689E" w14:paraId="6F8596FB" w14:textId="77777777">
        <w:tc>
          <w:tcPr>
            <w:tcW w:w="2640" w:type="dxa"/>
          </w:tcPr>
          <w:p w14:paraId="34865753" w14:textId="77777777" w:rsidR="00D9689E" w:rsidRDefault="00536B02">
            <w:pPr>
              <w:pStyle w:val="Compact"/>
            </w:pPr>
            <w:r>
              <w:rPr>
                <w:b/>
                <w:bCs/>
              </w:rPr>
              <w:t>Alewife at 63% — Second Pond only</w:t>
            </w:r>
          </w:p>
        </w:tc>
        <w:tc>
          <w:tcPr>
            <w:tcW w:w="2640" w:type="dxa"/>
          </w:tcPr>
          <w:p w14:paraId="20D0D8B2" w14:textId="77777777" w:rsidR="00D9689E" w:rsidRDefault="00536B02">
            <w:pPr>
              <w:pStyle w:val="Compact"/>
            </w:pPr>
            <w:r>
              <w:t>Second Pond (Oct 2024)</w:t>
            </w:r>
          </w:p>
        </w:tc>
        <w:tc>
          <w:tcPr>
            <w:tcW w:w="2640" w:type="dxa"/>
          </w:tcPr>
          <w:p w14:paraId="0715EF2F" w14:textId="77777777" w:rsidR="00D9689E" w:rsidRDefault="00536B02">
            <w:pPr>
              <w:pStyle w:val="Compact"/>
            </w:pPr>
            <w:r>
              <w:t xml:space="preserve">Only Alewife in entire watershed; possible landlocked population — fishway status </w:t>
            </w:r>
            <w:r>
              <w:t>critical</w:t>
            </w:r>
          </w:p>
        </w:tc>
      </w:tr>
      <w:tr w:rsidR="00D9689E" w14:paraId="20095AC6" w14:textId="77777777">
        <w:tc>
          <w:tcPr>
            <w:tcW w:w="2640" w:type="dxa"/>
          </w:tcPr>
          <w:p w14:paraId="72FE0684" w14:textId="77777777" w:rsidR="00D9689E" w:rsidRDefault="00536B02">
            <w:pPr>
              <w:pStyle w:val="Compact"/>
            </w:pPr>
            <w:r>
              <w:rPr>
                <w:b/>
                <w:bCs/>
              </w:rPr>
              <w:t>Sculpin confirmed</w:t>
            </w:r>
          </w:p>
        </w:tc>
        <w:tc>
          <w:tcPr>
            <w:tcW w:w="2640" w:type="dxa"/>
          </w:tcPr>
          <w:p w14:paraId="164CEAC5" w14:textId="77777777" w:rsidR="00D9689E" w:rsidRDefault="00536B02">
            <w:pPr>
              <w:pStyle w:val="Compact"/>
            </w:pPr>
            <w:r>
              <w:t>Atwater Site (Jun 2025)</w:t>
            </w:r>
          </w:p>
        </w:tc>
        <w:tc>
          <w:tcPr>
            <w:tcW w:w="2640" w:type="dxa"/>
          </w:tcPr>
          <w:p w14:paraId="1FD741F0" w14:textId="77777777" w:rsidR="00D9689E" w:rsidRDefault="00536B02">
            <w:pPr>
              <w:pStyle w:val="Compact"/>
            </w:pPr>
            <w:r>
              <w:t>Cold benthic indicator = high-quality cold-water habitat</w:t>
            </w:r>
          </w:p>
        </w:tc>
      </w:tr>
      <w:tr w:rsidR="00D9689E" w14:paraId="5833BDA8" w14:textId="77777777">
        <w:tc>
          <w:tcPr>
            <w:tcW w:w="2640" w:type="dxa"/>
          </w:tcPr>
          <w:p w14:paraId="21EC1574" w14:textId="77777777" w:rsidR="00D9689E" w:rsidRDefault="00536B02">
            <w:pPr>
              <w:pStyle w:val="Compact"/>
            </w:pPr>
            <w:r>
              <w:rPr>
                <w:b/>
                <w:bCs/>
              </w:rPr>
              <w:t>Cormorant dietary eDNA</w:t>
            </w:r>
          </w:p>
        </w:tc>
        <w:tc>
          <w:tcPr>
            <w:tcW w:w="2640" w:type="dxa"/>
          </w:tcPr>
          <w:p w14:paraId="78FFCD77" w14:textId="77777777" w:rsidR="00D9689E" w:rsidRDefault="00536B02">
            <w:pPr>
              <w:pStyle w:val="Compact"/>
            </w:pPr>
            <w:r>
              <w:t>Atwater Site (Jun 2025)</w:t>
            </w:r>
          </w:p>
        </w:tc>
        <w:tc>
          <w:tcPr>
            <w:tcW w:w="2640" w:type="dxa"/>
          </w:tcPr>
          <w:p w14:paraId="087A55A1" w14:textId="77777777" w:rsidR="00D9689E" w:rsidRDefault="00536B02">
            <w:pPr>
              <w:pStyle w:val="Compact"/>
            </w:pPr>
            <w:r>
              <w:t>Menhaden + Xiphister prove bird fecal input — Alewife at this site = artifact, not live fish</w:t>
            </w:r>
          </w:p>
        </w:tc>
      </w:tr>
      <w:tr w:rsidR="00D9689E" w14:paraId="339C0428" w14:textId="77777777">
        <w:tc>
          <w:tcPr>
            <w:tcW w:w="2640" w:type="dxa"/>
          </w:tcPr>
          <w:p w14:paraId="53FFAA66" w14:textId="77777777" w:rsidR="00D9689E" w:rsidRDefault="00536B02">
            <w:pPr>
              <w:pStyle w:val="Compact"/>
            </w:pPr>
            <w:r>
              <w:rPr>
                <w:b/>
                <w:bCs/>
              </w:rPr>
              <w:t>Stoneworts (Charophyceae) at 35%</w:t>
            </w:r>
          </w:p>
        </w:tc>
        <w:tc>
          <w:tcPr>
            <w:tcW w:w="2640" w:type="dxa"/>
          </w:tcPr>
          <w:p w14:paraId="1238F921" w14:textId="77777777" w:rsidR="00D9689E" w:rsidRDefault="00536B02">
            <w:pPr>
              <w:pStyle w:val="Compact"/>
            </w:pPr>
            <w:r>
              <w:t>Golf Course / Sawmill Brook (Nov 2023)</w:t>
            </w:r>
          </w:p>
        </w:tc>
        <w:tc>
          <w:tcPr>
            <w:tcW w:w="2640" w:type="dxa"/>
          </w:tcPr>
          <w:p w14:paraId="2EBA13F2" w14:textId="77777777" w:rsidR="00D9689E" w:rsidRDefault="00536B02">
            <w:pPr>
              <w:pStyle w:val="Compact"/>
            </w:pPr>
            <w:r>
              <w:t>Ca-rich groundwater signal — native vs. invasive (</w:t>
            </w:r>
            <w:r>
              <w:rPr>
                <w:i/>
                <w:iCs/>
              </w:rPr>
              <w:t>Nitellopsis obtusa</w:t>
            </w:r>
            <w:r>
              <w:t>) requires field verif</w:t>
            </w:r>
            <w:r>
              <w:t>ication</w:t>
            </w:r>
          </w:p>
        </w:tc>
      </w:tr>
      <w:tr w:rsidR="00D9689E" w14:paraId="64371C4F" w14:textId="77777777">
        <w:tc>
          <w:tcPr>
            <w:tcW w:w="2640" w:type="dxa"/>
          </w:tcPr>
          <w:p w14:paraId="035832D3" w14:textId="77777777" w:rsidR="00D9689E" w:rsidRDefault="00536B02">
            <w:pPr>
              <w:pStyle w:val="Compact"/>
            </w:pPr>
            <w:r>
              <w:rPr>
                <w:b/>
                <w:bCs/>
              </w:rPr>
              <w:t>Tidal-freshwater algal gradient</w:t>
            </w:r>
          </w:p>
        </w:tc>
        <w:tc>
          <w:tcPr>
            <w:tcW w:w="2640" w:type="dxa"/>
          </w:tcPr>
          <w:p w14:paraId="69A27648" w14:textId="77777777" w:rsidR="00D9689E" w:rsidRDefault="00536B02">
            <w:pPr>
              <w:pStyle w:val="Compact"/>
            </w:pPr>
            <w:r>
              <w:t>School St vs. Elm St (Mar 2025)</w:t>
            </w:r>
          </w:p>
        </w:tc>
        <w:tc>
          <w:tcPr>
            <w:tcW w:w="2640" w:type="dxa"/>
          </w:tcPr>
          <w:p w14:paraId="18A099C0" w14:textId="77777777" w:rsidR="00D9689E" w:rsidRDefault="00536B02">
            <w:pPr>
              <w:pStyle w:val="Compact"/>
            </w:pPr>
            <w:r>
              <w:t>Sharpest within-system contrast in dataset — marine algae below tidal limit, cold chrysophytes above</w:t>
            </w:r>
          </w:p>
        </w:tc>
      </w:tr>
      <w:tr w:rsidR="00D9689E" w14:paraId="4A5E6B6C" w14:textId="77777777">
        <w:tc>
          <w:tcPr>
            <w:tcW w:w="2640" w:type="dxa"/>
          </w:tcPr>
          <w:p w14:paraId="3146006E" w14:textId="77777777" w:rsidR="00D9689E" w:rsidRDefault="00536B02">
            <w:pPr>
              <w:pStyle w:val="Compact"/>
            </w:pPr>
            <w:r>
              <w:rPr>
                <w:b/>
                <w:bCs/>
              </w:rPr>
              <w:t>16-species marine assemblage</w:t>
            </w:r>
          </w:p>
        </w:tc>
        <w:tc>
          <w:tcPr>
            <w:tcW w:w="2640" w:type="dxa"/>
          </w:tcPr>
          <w:p w14:paraId="658B4DDB" w14:textId="77777777" w:rsidR="00D9689E" w:rsidRDefault="00536B02">
            <w:pPr>
              <w:pStyle w:val="Compact"/>
            </w:pPr>
            <w:r>
              <w:t>Proctor Point Dock (Jun 2025)</w:t>
            </w:r>
          </w:p>
        </w:tc>
        <w:tc>
          <w:tcPr>
            <w:tcW w:w="2640" w:type="dxa"/>
          </w:tcPr>
          <w:p w14:paraId="00A9517C" w14:textId="77777777" w:rsidR="00D9689E" w:rsidRDefault="00536B02">
            <w:pPr>
              <w:pStyle w:val="Compact"/>
              <w:rPr>
                <w:ins w:id="48" w:author="Geoffrey Day" w:date="2026-04-24T19:18:00Z"/>
              </w:rPr>
            </w:pPr>
            <w:r>
              <w:t xml:space="preserve">Richest single-sample </w:t>
            </w:r>
            <w:r>
              <w:t>community in dataset — Herring, Mackerel, Hickory Shad, Striped Bass</w:t>
            </w:r>
          </w:p>
          <w:p w14:paraId="0C28872C" w14:textId="77777777" w:rsidR="00D907DF" w:rsidRDefault="00D907DF">
            <w:pPr>
              <w:pStyle w:val="Compact"/>
              <w:rPr>
                <w:ins w:id="49" w:author="Geoffrey Day" w:date="2026-04-24T19:18:00Z"/>
              </w:rPr>
            </w:pPr>
          </w:p>
          <w:p w14:paraId="2C36B8DB" w14:textId="7AA7A316" w:rsidR="00D907DF" w:rsidRDefault="00D907DF">
            <w:pPr>
              <w:pStyle w:val="Compact"/>
            </w:pPr>
          </w:p>
        </w:tc>
      </w:tr>
    </w:tbl>
    <w:p w14:paraId="7D1C116B" w14:textId="39845DA2" w:rsidR="00D907DF" w:rsidRDefault="00D907DF">
      <w:pPr>
        <w:rPr>
          <w:ins w:id="50" w:author="Geoffrey Day" w:date="2026-04-24T19:18:00Z"/>
        </w:rPr>
      </w:pPr>
      <w:ins w:id="51" w:author="Geoffrey Day" w:date="2026-04-24T19:18:00Z">
        <w:r>
          <w:t xml:space="preserve">What does this mean?  Sawmill Brook and Cat Brook </w:t>
        </w:r>
      </w:ins>
      <w:ins w:id="52" w:author="Geoffrey Day" w:date="2026-04-24T19:23:00Z">
        <w:r w:rsidR="00665F58">
          <w:t xml:space="preserve">both </w:t>
        </w:r>
      </w:ins>
      <w:ins w:id="53" w:author="Geoffrey Day" w:date="2026-04-24T19:18:00Z">
        <w:r>
          <w:t xml:space="preserve">run with </w:t>
        </w:r>
      </w:ins>
      <w:ins w:id="54" w:author="Geoffrey Day" w:date="2026-04-24T19:19:00Z">
        <w:r>
          <w:t xml:space="preserve">highly </w:t>
        </w:r>
      </w:ins>
      <w:ins w:id="55" w:author="Geoffrey Day" w:date="2026-04-24T19:20:00Z">
        <w:r w:rsidR="00665F58">
          <w:t>productive, very high quality, clean water.  Brook Trout presence</w:t>
        </w:r>
      </w:ins>
      <w:ins w:id="56" w:author="Geoffrey Day" w:date="2026-04-24T19:21:00Z">
        <w:r w:rsidR="00665F58">
          <w:t xml:space="preserve"> alerts to this fact, key</w:t>
        </w:r>
      </w:ins>
      <w:ins w:id="57" w:author="Geoffrey Day" w:date="2026-04-24T19:29:00Z">
        <w:r w:rsidR="00665F58">
          <w:t xml:space="preserve"> sentinel species</w:t>
        </w:r>
      </w:ins>
      <w:ins w:id="58" w:author="Geoffrey Day" w:date="2026-04-24T19:21:00Z">
        <w:r w:rsidR="00665F58">
          <w:t xml:space="preserve"> fish like sculpin further </w:t>
        </w:r>
      </w:ins>
      <w:ins w:id="59" w:author="Geoffrey Day" w:date="2026-04-24T19:29:00Z">
        <w:r w:rsidR="00665F58">
          <w:t>confirm</w:t>
        </w:r>
      </w:ins>
      <w:ins w:id="60" w:author="Geoffrey Day" w:date="2026-04-24T19:21:00Z">
        <w:r w:rsidR="00665F58">
          <w:t xml:space="preserve"> this.  Algal </w:t>
        </w:r>
      </w:ins>
      <w:ins w:id="61" w:author="Geoffrey Day" w:date="2026-04-24T19:30:00Z">
        <w:r w:rsidR="003A63A0">
          <w:t>presence</w:t>
        </w:r>
      </w:ins>
      <w:ins w:id="62" w:author="Geoffrey Day" w:date="2026-04-24T19:21:00Z">
        <w:r w:rsidR="00665F58">
          <w:t xml:space="preserve"> </w:t>
        </w:r>
      </w:ins>
      <w:ins w:id="63" w:author="Geoffrey Day" w:date="2026-04-24T19:27:00Z">
        <w:r w:rsidR="00665F58">
          <w:t>(</w:t>
        </w:r>
        <w:proofErr w:type="spellStart"/>
        <w:r w:rsidR="00665F58" w:rsidRPr="00665F58">
          <w:rPr>
            <w:rPrChange w:id="64" w:author="Geoffrey Day" w:date="2026-04-24T19:28:00Z">
              <w:rPr>
                <w:b/>
                <w:bCs/>
                <w:i/>
                <w:iCs/>
              </w:rPr>
            </w:rPrChange>
          </w:rPr>
          <w:t>Synura</w:t>
        </w:r>
        <w:proofErr w:type="spellEnd"/>
        <w:r w:rsidR="00665F58" w:rsidRPr="00665F58">
          <w:rPr>
            <w:rPrChange w:id="65" w:author="Geoffrey Day" w:date="2026-04-24T19:28:00Z">
              <w:rPr>
                <w:b/>
                <w:bCs/>
              </w:rPr>
            </w:rPrChange>
          </w:rPr>
          <w:t xml:space="preserve"> / </w:t>
        </w:r>
        <w:proofErr w:type="spellStart"/>
        <w:r w:rsidR="00665F58" w:rsidRPr="00665F58">
          <w:rPr>
            <w:rPrChange w:id="66" w:author="Geoffrey Day" w:date="2026-04-24T19:28:00Z">
              <w:rPr>
                <w:b/>
                <w:bCs/>
              </w:rPr>
            </w:rPrChange>
          </w:rPr>
          <w:t>Chrysophytes</w:t>
        </w:r>
        <w:proofErr w:type="spellEnd"/>
        <w:r w:rsidR="00665F58">
          <w:t>)</w:t>
        </w:r>
      </w:ins>
      <w:ins w:id="67" w:author="Geoffrey Day" w:date="2026-04-24T19:21:00Z">
        <w:r w:rsidR="00665F58">
          <w:t xml:space="preserve"> </w:t>
        </w:r>
        <w:proofErr w:type="gramStart"/>
        <w:r w:rsidR="00665F58">
          <w:t>confirm</w:t>
        </w:r>
        <w:proofErr w:type="gramEnd"/>
        <w:r w:rsidR="00665F58">
          <w:t xml:space="preserve"> unusually clean, clear water</w:t>
        </w:r>
      </w:ins>
      <w:ins w:id="68" w:author="Geoffrey Day" w:date="2026-04-24T19:30:00Z">
        <w:r w:rsidR="003A63A0">
          <w:t>,</w:t>
        </w:r>
      </w:ins>
      <w:ins w:id="69" w:author="Geoffrey Day" w:date="2026-04-24T19:22:00Z">
        <w:r w:rsidR="00665F58">
          <w:t xml:space="preserve"> yet they may also signal a source of pollution – likely from </w:t>
        </w:r>
      </w:ins>
      <w:ins w:id="70" w:author="Geoffrey Day" w:date="2026-04-24T19:23:00Z">
        <w:r w:rsidR="00665F58">
          <w:t>fertilizer</w:t>
        </w:r>
      </w:ins>
      <w:ins w:id="71" w:author="Geoffrey Day" w:date="2026-04-24T19:22:00Z">
        <w:r w:rsidR="00665F58">
          <w:t xml:space="preserve"> use</w:t>
        </w:r>
      </w:ins>
      <w:ins w:id="72" w:author="Geoffrey Day" w:date="2026-04-24T19:23:00Z">
        <w:r w:rsidR="00665F58">
          <w:t>d</w:t>
        </w:r>
      </w:ins>
      <w:ins w:id="73" w:author="Geoffrey Day" w:date="2026-04-24T19:22:00Z">
        <w:r w:rsidR="00665F58">
          <w:t xml:space="preserve"> on the Essex</w:t>
        </w:r>
      </w:ins>
      <w:ins w:id="74" w:author="Geoffrey Day" w:date="2026-04-24T19:23:00Z">
        <w:r w:rsidR="00665F58">
          <w:t xml:space="preserve"> Club’s golf course.  Temperature monitoring (reported </w:t>
        </w:r>
        <w:r w:rsidR="00665F58">
          <w:lastRenderedPageBreak/>
          <w:t>elsewhere) also confirm</w:t>
        </w:r>
      </w:ins>
      <w:ins w:id="75" w:author="Geoffrey Day" w:date="2026-04-24T19:24:00Z">
        <w:r w:rsidR="00665F58">
          <w:t xml:space="preserve"> consistent Brook Trout safe water temperatures in lower Sawmill Brook. </w:t>
        </w:r>
      </w:ins>
      <w:ins w:id="76" w:author="Geoffrey Day" w:date="2026-04-24T19:30:00Z">
        <w:r w:rsidR="003A63A0">
          <w:t>Of course,</w:t>
        </w:r>
      </w:ins>
      <w:ins w:id="77" w:author="Geoffrey Day" w:date="2026-04-24T19:24:00Z">
        <w:r w:rsidR="00665F58">
          <w:t xml:space="preserve"> fur</w:t>
        </w:r>
      </w:ins>
      <w:ins w:id="78" w:author="Geoffrey Day" w:date="2026-04-24T19:25:00Z">
        <w:r w:rsidR="00665F58">
          <w:t xml:space="preserve">ther investigation is warranted; but best thought of </w:t>
        </w:r>
      </w:ins>
      <w:ins w:id="79" w:author="Geoffrey Day" w:date="2026-04-24T19:26:00Z">
        <w:r w:rsidR="00665F58">
          <w:t>in the context of</w:t>
        </w:r>
      </w:ins>
      <w:ins w:id="80" w:author="Geoffrey Day" w:date="2026-04-24T19:25:00Z">
        <w:r w:rsidR="00665F58">
          <w:t xml:space="preserve"> “what can we learn that will help conserve and expand” this very special </w:t>
        </w:r>
      </w:ins>
      <w:ins w:id="81" w:author="Geoffrey Day" w:date="2026-04-24T19:26:00Z">
        <w:r w:rsidR="00665F58">
          <w:t>system and the exquisitely sensitive Brook Trout found there.</w:t>
        </w:r>
      </w:ins>
    </w:p>
    <w:p w14:paraId="64A55E60" w14:textId="77777777" w:rsidR="00D907DF" w:rsidRDefault="00D907DF">
      <w:pPr>
        <w:rPr>
          <w:ins w:id="82" w:author="Geoffrey Day" w:date="2026-04-24T19:18:00Z"/>
        </w:rPr>
      </w:pPr>
    </w:p>
    <w:p w14:paraId="234BDB1D" w14:textId="38D5297C" w:rsidR="00D9689E" w:rsidRDefault="00536B02">
      <w:r>
        <w:pict w14:anchorId="024D6535">
          <v:rect id="_x0000_i1029" style="width:0;height:1.5pt" o:hralign="center" o:hrstd="t" o:hr="t"/>
        </w:pict>
      </w:r>
    </w:p>
    <w:p w14:paraId="3021A8F3" w14:textId="77777777" w:rsidR="00D9689E" w:rsidRDefault="00536B02">
      <w:pPr>
        <w:pStyle w:val="Heading2"/>
      </w:pPr>
      <w:bookmarkStart w:id="83" w:name="X83788124e963ddd8f4d9b60ce8a40a2feb1f3ed"/>
      <w:bookmarkEnd w:id="47"/>
      <w:r>
        <w:t>Sentinel Species — Sawmill/Cat Brook Context</w:t>
      </w:r>
    </w:p>
    <w:tbl>
      <w:tblPr>
        <w:tblStyle w:val="Table"/>
        <w:tblW w:w="5000" w:type="pct"/>
        <w:tblLayout w:type="fixed"/>
        <w:tblLook w:val="0020" w:firstRow="1" w:lastRow="0" w:firstColumn="0" w:lastColumn="0" w:noHBand="0" w:noVBand="0"/>
      </w:tblPr>
      <w:tblGrid>
        <w:gridCol w:w="3192"/>
        <w:gridCol w:w="3192"/>
        <w:gridCol w:w="3192"/>
      </w:tblGrid>
      <w:tr w:rsidR="00D9689E" w14:paraId="6BDE8BC7"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5B3BB6" w14:textId="77777777" w:rsidR="00D9689E" w:rsidRDefault="00536B02">
            <w:pPr>
              <w:pStyle w:val="Compact"/>
            </w:pPr>
            <w:r>
              <w:t>Species</w:t>
            </w:r>
          </w:p>
        </w:tc>
        <w:tc>
          <w:tcPr>
            <w:tcW w:w="2640" w:type="dxa"/>
          </w:tcPr>
          <w:p w14:paraId="450E68E5" w14:textId="77777777" w:rsidR="00D9689E" w:rsidRDefault="00536B02">
            <w:pPr>
              <w:pStyle w:val="Compact"/>
            </w:pPr>
            <w:r>
              <w:t>What it signals</w:t>
            </w:r>
          </w:p>
        </w:tc>
        <w:tc>
          <w:tcPr>
            <w:tcW w:w="2640" w:type="dxa"/>
          </w:tcPr>
          <w:p w14:paraId="54DAE05F" w14:textId="77777777" w:rsidR="00D9689E" w:rsidRDefault="00536B02">
            <w:pPr>
              <w:pStyle w:val="Compact"/>
            </w:pPr>
            <w:r>
              <w:t>Notes</w:t>
            </w:r>
          </w:p>
        </w:tc>
      </w:tr>
      <w:tr w:rsidR="00D9689E" w14:paraId="0281BFB6" w14:textId="77777777">
        <w:tc>
          <w:tcPr>
            <w:tcW w:w="2640" w:type="dxa"/>
          </w:tcPr>
          <w:p w14:paraId="53A54761" w14:textId="77777777" w:rsidR="00D9689E" w:rsidRDefault="00536B02">
            <w:pPr>
              <w:pStyle w:val="Compact"/>
            </w:pPr>
            <w:r>
              <w:rPr>
                <w:b/>
                <w:bCs/>
              </w:rPr>
              <w:t>Brook Trout</w:t>
            </w:r>
            <w:r>
              <w:t xml:space="preserve"> (</w:t>
            </w:r>
            <w:r>
              <w:rPr>
                <w:i/>
                <w:iCs/>
              </w:rPr>
              <w:t>Salvelinus</w:t>
            </w:r>
            <w:r>
              <w:t xml:space="preserve"> spp.)</w:t>
            </w:r>
          </w:p>
        </w:tc>
        <w:tc>
          <w:tcPr>
            <w:tcW w:w="2640" w:type="dxa"/>
          </w:tcPr>
          <w:p w14:paraId="06B03845" w14:textId="77777777" w:rsidR="00D9689E" w:rsidRDefault="00536B02">
            <w:pPr>
              <w:pStyle w:val="Compact"/>
            </w:pPr>
            <w:r>
              <w:t>Cold, clean, well-oxygenated water</w:t>
            </w:r>
          </w:p>
        </w:tc>
        <w:tc>
          <w:tcPr>
            <w:tcW w:w="2640" w:type="dxa"/>
          </w:tcPr>
          <w:p w14:paraId="316B755A" w14:textId="77777777" w:rsidR="00D9689E" w:rsidRDefault="00536B02">
            <w:pPr>
              <w:pStyle w:val="Compact"/>
            </w:pPr>
            <w:r>
              <w:t>Native; primary monitoring target</w:t>
            </w:r>
          </w:p>
        </w:tc>
      </w:tr>
      <w:tr w:rsidR="00D9689E" w14:paraId="3F545581" w14:textId="77777777">
        <w:tc>
          <w:tcPr>
            <w:tcW w:w="2640" w:type="dxa"/>
          </w:tcPr>
          <w:p w14:paraId="46A45D91" w14:textId="77777777" w:rsidR="00D9689E" w:rsidRDefault="00536B02">
            <w:pPr>
              <w:pStyle w:val="Compact"/>
            </w:pPr>
            <w:r>
              <w:rPr>
                <w:b/>
                <w:bCs/>
              </w:rPr>
              <w:t>Sculpin</w:t>
            </w:r>
            <w:r>
              <w:t xml:space="preserve"> (Cottidae)</w:t>
            </w:r>
          </w:p>
        </w:tc>
        <w:tc>
          <w:tcPr>
            <w:tcW w:w="2640" w:type="dxa"/>
          </w:tcPr>
          <w:p w14:paraId="2AA66337" w14:textId="77777777" w:rsidR="00D9689E" w:rsidRDefault="00536B02">
            <w:pPr>
              <w:pStyle w:val="Compact"/>
            </w:pPr>
            <w:r>
              <w:t>Cold benthic habitat; structurally complex substrate</w:t>
            </w:r>
          </w:p>
        </w:tc>
        <w:tc>
          <w:tcPr>
            <w:tcW w:w="2640" w:type="dxa"/>
          </w:tcPr>
          <w:p w14:paraId="4C38EFCC" w14:textId="77777777" w:rsidR="00D9689E" w:rsidRDefault="00536B02">
            <w:pPr>
              <w:pStyle w:val="Compact"/>
            </w:pPr>
            <w:r>
              <w:t>Same requirements as Brook Trout</w:t>
            </w:r>
          </w:p>
        </w:tc>
      </w:tr>
      <w:tr w:rsidR="00D9689E" w14:paraId="246CB227" w14:textId="77777777">
        <w:tc>
          <w:tcPr>
            <w:tcW w:w="2640" w:type="dxa"/>
          </w:tcPr>
          <w:p w14:paraId="2160FB06" w14:textId="77777777" w:rsidR="00D9689E" w:rsidRDefault="00536B02">
            <w:pPr>
              <w:pStyle w:val="Compact"/>
            </w:pPr>
            <w:r>
              <w:rPr>
                <w:b/>
                <w:bCs/>
              </w:rPr>
              <w:t>American Eel</w:t>
            </w:r>
          </w:p>
        </w:tc>
        <w:tc>
          <w:tcPr>
            <w:tcW w:w="2640" w:type="dxa"/>
          </w:tcPr>
          <w:p w14:paraId="208AE1C2" w14:textId="77777777" w:rsidR="00D9689E" w:rsidRDefault="00536B02">
            <w:pPr>
              <w:pStyle w:val="Compact"/>
            </w:pPr>
            <w:r>
              <w:t>Catadromous connectivity — ocean to headwaters</w:t>
            </w:r>
          </w:p>
        </w:tc>
        <w:tc>
          <w:tcPr>
            <w:tcW w:w="2640" w:type="dxa"/>
          </w:tcPr>
          <w:p w14:paraId="0B039B62" w14:textId="77777777" w:rsidR="00D9689E" w:rsidRDefault="00536B02">
            <w:pPr>
              <w:pStyle w:val="Compact"/>
            </w:pPr>
            <w:r>
              <w:t>Wide tolerance; confirms no impassable barriers</w:t>
            </w:r>
          </w:p>
        </w:tc>
      </w:tr>
      <w:tr w:rsidR="00D9689E" w14:paraId="4BDE5423" w14:textId="77777777">
        <w:tc>
          <w:tcPr>
            <w:tcW w:w="2640" w:type="dxa"/>
          </w:tcPr>
          <w:p w14:paraId="78FB5ACE" w14:textId="77777777" w:rsidR="00D9689E" w:rsidRDefault="00536B02">
            <w:pPr>
              <w:pStyle w:val="Compact"/>
            </w:pPr>
            <w:r>
              <w:rPr>
                <w:b/>
                <w:bCs/>
              </w:rPr>
              <w:t>Mummichog</w:t>
            </w:r>
          </w:p>
        </w:tc>
        <w:tc>
          <w:tcPr>
            <w:tcW w:w="2640" w:type="dxa"/>
          </w:tcPr>
          <w:p w14:paraId="5DD78C77" w14:textId="77777777" w:rsidR="00D9689E" w:rsidRDefault="00536B02">
            <w:pPr>
              <w:pStyle w:val="Compact"/>
            </w:pPr>
            <w:r>
              <w:t>Tidal/estuarine influence</w:t>
            </w:r>
          </w:p>
        </w:tc>
        <w:tc>
          <w:tcPr>
            <w:tcW w:w="2640" w:type="dxa"/>
          </w:tcPr>
          <w:p w14:paraId="3134A658" w14:textId="77777777" w:rsidR="00D9689E" w:rsidRDefault="00536B02">
            <w:pPr>
              <w:pStyle w:val="Compact"/>
            </w:pPr>
            <w:r>
              <w:t>Marks tidal penetration limit</w:t>
            </w:r>
          </w:p>
        </w:tc>
      </w:tr>
      <w:tr w:rsidR="00D9689E" w14:paraId="0AC50E9E" w14:textId="77777777">
        <w:tc>
          <w:tcPr>
            <w:tcW w:w="2640" w:type="dxa"/>
          </w:tcPr>
          <w:p w14:paraId="2B4E9836" w14:textId="77777777" w:rsidR="00D9689E" w:rsidRDefault="00536B02">
            <w:pPr>
              <w:pStyle w:val="Compact"/>
            </w:pPr>
            <w:r>
              <w:rPr>
                <w:b/>
                <w:bCs/>
              </w:rPr>
              <w:t>Fourspine Stickleback</w:t>
            </w:r>
          </w:p>
        </w:tc>
        <w:tc>
          <w:tcPr>
            <w:tcW w:w="2640" w:type="dxa"/>
          </w:tcPr>
          <w:p w14:paraId="01320CC3" w14:textId="77777777" w:rsidR="00D9689E" w:rsidRDefault="00536B02">
            <w:pPr>
              <w:pStyle w:val="Compact"/>
            </w:pPr>
            <w:r>
              <w:t>Brackish-water; tidal transition</w:t>
            </w:r>
          </w:p>
        </w:tc>
        <w:tc>
          <w:tcPr>
            <w:tcW w:w="2640" w:type="dxa"/>
          </w:tcPr>
          <w:p w14:paraId="782050B4" w14:textId="77777777" w:rsidR="00D9689E" w:rsidRDefault="00536B02">
            <w:pPr>
              <w:pStyle w:val="Compact"/>
            </w:pPr>
            <w:r>
              <w:t>Confirms estuarine zone</w:t>
            </w:r>
          </w:p>
        </w:tc>
      </w:tr>
      <w:tr w:rsidR="00D9689E" w14:paraId="290DE8BE" w14:textId="77777777">
        <w:tc>
          <w:tcPr>
            <w:tcW w:w="2640" w:type="dxa"/>
          </w:tcPr>
          <w:p w14:paraId="44CE80C4" w14:textId="77777777" w:rsidR="00D9689E" w:rsidRDefault="00536B02">
            <w:pPr>
              <w:pStyle w:val="Compact"/>
            </w:pPr>
            <w:r>
              <w:rPr>
                <w:b/>
                <w:bCs/>
              </w:rPr>
              <w:t>Golden Shiner</w:t>
            </w:r>
            <w:r>
              <w:t xml:space="preserve"> (dominant)</w:t>
            </w:r>
          </w:p>
        </w:tc>
        <w:tc>
          <w:tcPr>
            <w:tcW w:w="2640" w:type="dxa"/>
          </w:tcPr>
          <w:p w14:paraId="412EAFFA" w14:textId="77777777" w:rsidR="00D9689E" w:rsidRDefault="00536B02">
            <w:pPr>
              <w:pStyle w:val="Compact"/>
            </w:pPr>
            <w:r>
              <w:t>Slow warm water; may be from upstream pond</w:t>
            </w:r>
          </w:p>
        </w:tc>
        <w:tc>
          <w:tcPr>
            <w:tcW w:w="2640" w:type="dxa"/>
          </w:tcPr>
          <w:p w14:paraId="3721DC51" w14:textId="77777777" w:rsidR="00D9689E" w:rsidRDefault="00536B02">
            <w:pPr>
              <w:pStyle w:val="Compact"/>
            </w:pPr>
            <w:r>
              <w:t>Common in lentic/semi-lentic reaches</w:t>
            </w:r>
          </w:p>
        </w:tc>
      </w:tr>
      <w:tr w:rsidR="00D9689E" w14:paraId="39A437A2" w14:textId="77777777">
        <w:tc>
          <w:tcPr>
            <w:tcW w:w="2640" w:type="dxa"/>
          </w:tcPr>
          <w:p w14:paraId="15A68848" w14:textId="77777777" w:rsidR="00D9689E" w:rsidRDefault="00536B02">
            <w:pPr>
              <w:pStyle w:val="Compact"/>
            </w:pPr>
            <w:r>
              <w:rPr>
                <w:b/>
                <w:bCs/>
                <w:i/>
                <w:iCs/>
              </w:rPr>
              <w:t>Esox</w:t>
            </w:r>
            <w:r>
              <w:rPr>
                <w:b/>
                <w:bCs/>
              </w:rPr>
              <w:t xml:space="preserve"> spp.</w:t>
            </w:r>
          </w:p>
        </w:tc>
        <w:tc>
          <w:tcPr>
            <w:tcW w:w="2640" w:type="dxa"/>
          </w:tcPr>
          <w:p w14:paraId="30C70208" w14:textId="77777777" w:rsidR="00D9689E" w:rsidRDefault="00536B02">
            <w:pPr>
              <w:pStyle w:val="Compact"/>
            </w:pPr>
            <w:r>
              <w:t>Native pickerel likely; Northern Pike possible but unconfirmed</w:t>
            </w:r>
          </w:p>
        </w:tc>
        <w:tc>
          <w:tcPr>
            <w:tcW w:w="2640" w:type="dxa"/>
          </w:tcPr>
          <w:p w14:paraId="5DA5B882" w14:textId="77777777" w:rsidR="00D9689E" w:rsidRDefault="00536B02">
            <w:pPr>
              <w:pStyle w:val="Compact"/>
            </w:pPr>
            <w:r>
              <w:t>Database anomaly — verify by electrofishing</w:t>
            </w:r>
          </w:p>
        </w:tc>
      </w:tr>
      <w:tr w:rsidR="00D9689E" w14:paraId="26BB4F6C" w14:textId="77777777">
        <w:tc>
          <w:tcPr>
            <w:tcW w:w="2640" w:type="dxa"/>
          </w:tcPr>
          <w:p w14:paraId="6BF7049C" w14:textId="77777777" w:rsidR="00D9689E" w:rsidRDefault="00536B02">
            <w:pPr>
              <w:pStyle w:val="Compact"/>
            </w:pPr>
            <w:r>
              <w:rPr>
                <w:b/>
                <w:bCs/>
              </w:rPr>
              <w:t>Alewife</w:t>
            </w:r>
          </w:p>
        </w:tc>
        <w:tc>
          <w:tcPr>
            <w:tcW w:w="2640" w:type="dxa"/>
          </w:tcPr>
          <w:p w14:paraId="7E78CECD" w14:textId="77777777" w:rsidR="00D9689E" w:rsidRDefault="00536B02">
            <w:pPr>
              <w:pStyle w:val="Compact"/>
            </w:pPr>
            <w:r>
              <w:t>Anadromous connectivity; landlocked if no downstream signal</w:t>
            </w:r>
          </w:p>
        </w:tc>
        <w:tc>
          <w:tcPr>
            <w:tcW w:w="2640" w:type="dxa"/>
          </w:tcPr>
          <w:p w14:paraId="7BA291AB" w14:textId="77777777" w:rsidR="00D9689E" w:rsidRDefault="00536B02">
            <w:pPr>
              <w:pStyle w:val="Compact"/>
            </w:pPr>
            <w:r>
              <w:t>Only at Second Pond — fishway in</w:t>
            </w:r>
            <w:r>
              <w:t>vestigation required</w:t>
            </w:r>
          </w:p>
        </w:tc>
      </w:tr>
      <w:tr w:rsidR="00D9689E" w14:paraId="742472BC" w14:textId="77777777">
        <w:tc>
          <w:tcPr>
            <w:tcW w:w="2640" w:type="dxa"/>
          </w:tcPr>
          <w:p w14:paraId="7AE2B746" w14:textId="77777777" w:rsidR="00D9689E" w:rsidRDefault="00536B02">
            <w:pPr>
              <w:pStyle w:val="Compact"/>
            </w:pPr>
            <w:r>
              <w:rPr>
                <w:b/>
                <w:bCs/>
                <w:i/>
                <w:iCs/>
              </w:rPr>
              <w:t>Synura</w:t>
            </w:r>
            <w:r>
              <w:rPr>
                <w:b/>
                <w:bCs/>
              </w:rPr>
              <w:t xml:space="preserve"> / Chrysophytes</w:t>
            </w:r>
          </w:p>
        </w:tc>
        <w:tc>
          <w:tcPr>
            <w:tcW w:w="2640" w:type="dxa"/>
          </w:tcPr>
          <w:p w14:paraId="669DFED9" w14:textId="77777777" w:rsidR="00D9689E" w:rsidRDefault="00536B02">
            <w:pPr>
              <w:pStyle w:val="Compact"/>
            </w:pPr>
            <w:r>
              <w:t>Cold, clean, phosphorus-limited soft water</w:t>
            </w:r>
          </w:p>
        </w:tc>
        <w:tc>
          <w:tcPr>
            <w:tcW w:w="2640" w:type="dxa"/>
          </w:tcPr>
          <w:p w14:paraId="5646C5F0" w14:textId="77777777" w:rsidR="00D9689E" w:rsidRDefault="00536B02">
            <w:pPr>
              <w:pStyle w:val="Compact"/>
            </w:pPr>
            <w:r>
              <w:t>Indicates high-quality coldwater headwater conditions</w:t>
            </w:r>
          </w:p>
        </w:tc>
      </w:tr>
      <w:tr w:rsidR="00D9689E" w14:paraId="363B2C97" w14:textId="77777777">
        <w:tc>
          <w:tcPr>
            <w:tcW w:w="2640" w:type="dxa"/>
          </w:tcPr>
          <w:p w14:paraId="35527B60" w14:textId="77777777" w:rsidR="00D9689E" w:rsidRDefault="00536B02">
            <w:pPr>
              <w:pStyle w:val="Compact"/>
            </w:pPr>
            <w:r>
              <w:rPr>
                <w:b/>
                <w:bCs/>
              </w:rPr>
              <w:t>Charophytes (Stoneworts)</w:t>
            </w:r>
          </w:p>
        </w:tc>
        <w:tc>
          <w:tcPr>
            <w:tcW w:w="2640" w:type="dxa"/>
          </w:tcPr>
          <w:p w14:paraId="3853ED10" w14:textId="77777777" w:rsidR="00D9689E" w:rsidRDefault="00536B02">
            <w:pPr>
              <w:pStyle w:val="Compact"/>
            </w:pPr>
            <w:r>
              <w:t>Calcium-rich, clear, low-turbidity groundwater input</w:t>
            </w:r>
          </w:p>
        </w:tc>
        <w:tc>
          <w:tcPr>
            <w:tcW w:w="2640" w:type="dxa"/>
          </w:tcPr>
          <w:p w14:paraId="06BA5AD4" w14:textId="77777777" w:rsidR="00D9689E" w:rsidRDefault="00536B02">
            <w:pPr>
              <w:pStyle w:val="Compact"/>
            </w:pPr>
            <w:r>
              <w:t xml:space="preserve">Cannot distinguish native </w:t>
            </w:r>
            <w:r>
              <w:rPr>
                <w:i/>
                <w:iCs/>
              </w:rPr>
              <w:t>Chara/Nite</w:t>
            </w:r>
            <w:r>
              <w:rPr>
                <w:i/>
                <w:iCs/>
              </w:rPr>
              <w:t>lla</w:t>
            </w:r>
            <w:r>
              <w:t xml:space="preserve"> from invasive </w:t>
            </w:r>
            <w:r>
              <w:rPr>
                <w:i/>
                <w:iCs/>
              </w:rPr>
              <w:t>Nitellopsis</w:t>
            </w:r>
            <w:r>
              <w:t xml:space="preserve"> without field ID</w:t>
            </w:r>
          </w:p>
        </w:tc>
      </w:tr>
      <w:tr w:rsidR="00D9689E" w14:paraId="4D123FE5" w14:textId="77777777">
        <w:tc>
          <w:tcPr>
            <w:tcW w:w="2640" w:type="dxa"/>
          </w:tcPr>
          <w:p w14:paraId="172A71D4" w14:textId="77777777" w:rsidR="00D9689E" w:rsidRDefault="00536B02">
            <w:pPr>
              <w:pStyle w:val="Compact"/>
            </w:pPr>
            <w:r>
              <w:rPr>
                <w:b/>
                <w:bCs/>
              </w:rPr>
              <w:t>Marine estuarine diatoms</w:t>
            </w:r>
          </w:p>
        </w:tc>
        <w:tc>
          <w:tcPr>
            <w:tcW w:w="2640" w:type="dxa"/>
          </w:tcPr>
          <w:p w14:paraId="525D84BE" w14:textId="77777777" w:rsidR="00D9689E" w:rsidRDefault="00536B02">
            <w:pPr>
              <w:pStyle w:val="Compact"/>
            </w:pPr>
            <w:r>
              <w:t>Tidal penetration</w:t>
            </w:r>
          </w:p>
        </w:tc>
        <w:tc>
          <w:tcPr>
            <w:tcW w:w="2640" w:type="dxa"/>
          </w:tcPr>
          <w:p w14:paraId="68BA45BD" w14:textId="77777777" w:rsidR="00D9689E" w:rsidRDefault="00536B02">
            <w:pPr>
              <w:pStyle w:val="Compact"/>
            </w:pPr>
            <w:r>
              <w:t>At School St = normal; further upstream = anomalous</w:t>
            </w:r>
          </w:p>
        </w:tc>
      </w:tr>
    </w:tbl>
    <w:p w14:paraId="502A2508" w14:textId="77777777" w:rsidR="00D9689E" w:rsidRDefault="00536B02">
      <w:r>
        <w:pict w14:anchorId="6E3065E9">
          <v:rect id="_x0000_i1030" style="width:0;height:1.5pt" o:hralign="center" o:hrstd="t" o:hr="t"/>
        </w:pict>
      </w:r>
    </w:p>
    <w:p w14:paraId="7BDB92DF" w14:textId="77777777" w:rsidR="00D9689E" w:rsidRDefault="00536B02">
      <w:r>
        <w:pict w14:anchorId="51C29CAC">
          <v:rect id="_x0000_i1031" style="width:0;height:1.5pt" o:hralign="center" o:hrstd="t" o:hr="t"/>
        </w:pict>
      </w:r>
    </w:p>
    <w:p w14:paraId="319E7597" w14:textId="1B040D29" w:rsidR="00D9689E" w:rsidRDefault="00536B02">
      <w:pPr>
        <w:pStyle w:val="Heading1"/>
        <w:rPr>
          <w:ins w:id="84" w:author="Geoffrey Day" w:date="2026-04-24T19:31:00Z"/>
        </w:rPr>
      </w:pPr>
      <w:bookmarkStart w:id="85" w:name="X326026bed7b57ac9041fcc3df6f548e4fd31847"/>
      <w:bookmarkEnd w:id="0"/>
      <w:bookmarkEnd w:id="83"/>
      <w:r>
        <w:lastRenderedPageBreak/>
        <w:t xml:space="preserve">5. </w:t>
      </w:r>
      <w:ins w:id="86" w:author="Geoffrey Day" w:date="2026-04-24T19:31:00Z">
        <w:r w:rsidR="003A63A0">
          <w:t xml:space="preserve">(?) </w:t>
        </w:r>
      </w:ins>
      <w:r>
        <w:t>MBTS / Manchester-by-the-Sea, MA — Sawmill Brook System</w:t>
      </w:r>
    </w:p>
    <w:p w14:paraId="05798D7A" w14:textId="4FE9A895" w:rsidR="003A63A0" w:rsidRPr="003A63A0" w:rsidRDefault="003A63A0" w:rsidP="003A63A0">
      <w:pPr>
        <w:pStyle w:val="BodyText"/>
        <w:pPrChange w:id="87" w:author="Geoffrey Day" w:date="2026-04-24T19:31:00Z">
          <w:pPr>
            <w:pStyle w:val="Heading1"/>
          </w:pPr>
        </w:pPrChange>
      </w:pPr>
      <w:ins w:id="88" w:author="Geoffrey Day" w:date="2026-04-24T19:31:00Z">
        <w:r>
          <w:t>H</w:t>
        </w:r>
      </w:ins>
      <w:ins w:id="89" w:author="Geoffrey Day" w:date="2026-04-24T19:32:00Z">
        <w:r>
          <w:t xml:space="preserve">ow is this 5?  Where are 1 – 4?  </w:t>
        </w:r>
      </w:ins>
    </w:p>
    <w:p w14:paraId="2711F002" w14:textId="77777777" w:rsidR="00D9689E" w:rsidRDefault="00536B02">
      <w:pPr>
        <w:pStyle w:val="FirstParagraph"/>
      </w:pPr>
      <w:r>
        <w:rPr>
          <w:b/>
          <w:bCs/>
        </w:rPr>
        <w:t>Manchester-by-the-Sea, MA · November 2023 — June 2025</w:t>
      </w:r>
    </w:p>
    <w:p w14:paraId="76314182" w14:textId="47F033F1" w:rsidR="00D9689E" w:rsidRDefault="00536B02">
      <w:pPr>
        <w:pStyle w:val="BodyText"/>
      </w:pPr>
      <w:r>
        <w:rPr>
          <w:i/>
          <w:iCs/>
        </w:rPr>
        <w:t>Assay: Fish (MiFish 12S) + Algae (23S rRNA, Nov 2023 &amp; Aug 2024) · Fish only (Oct 2024–Jun 2025)</w:t>
      </w:r>
      <w:ins w:id="90" w:author="Geoffrey Day" w:date="2026-04-24T19:42:00Z">
        <w:r w:rsidR="003518DA">
          <w:rPr>
            <w:i/>
            <w:iCs/>
          </w:rPr>
          <w:t xml:space="preserve"> – clean this up here and everywhere.  Should only be Shan</w:t>
        </w:r>
      </w:ins>
      <w:ins w:id="91" w:author="Geoffrey Day" w:date="2026-04-24T19:43:00Z">
        <w:r w:rsidR="003518DA">
          <w:rPr>
            <w:i/>
            <w:iCs/>
          </w:rPr>
          <w:t>non numbers!</w:t>
        </w:r>
      </w:ins>
    </w:p>
    <w:p w14:paraId="5AAB0EB0" w14:textId="0E625905" w:rsidR="00D9689E" w:rsidRDefault="00536B02">
      <w:pPr>
        <w:pStyle w:val="BodyText"/>
      </w:pPr>
      <w:r>
        <w:t>The Sawmill Brook system in Manchester-by-the-</w:t>
      </w:r>
      <w:r>
        <w:t xml:space="preserve">Sea is the most intensively monitored watershed in Massachusetts in this study </w:t>
      </w:r>
      <w:ins w:id="92" w:author="Geoffrey Day" w:date="2026-04-24T19:37:00Z">
        <w:r w:rsidR="003A63A0">
          <w:t>(can’t say that in this report!!)</w:t>
        </w:r>
      </w:ins>
      <w:r>
        <w:t>— thirteen samples across nineteen months at multiple reaches from Cat Brook headwaters and Second Pond through the mainstem to the tidal mouth at School Street, draining southw</w:t>
      </w:r>
      <w:r>
        <w:t xml:space="preserve">est into Manchester Harbor. The Manchester-by-the-Sea Brook Trout monitoring program (MBTS) tracks ecological </w:t>
      </w:r>
      <w:ins w:id="93" w:author="Geoffrey Day" w:date="2026-04-24T19:37:00Z">
        <w:r w:rsidR="003A63A0">
          <w:t xml:space="preserve">health and status </w:t>
        </w:r>
      </w:ins>
      <w:del w:id="94" w:author="Geoffrey Day" w:date="2026-04-24T19:37:00Z">
        <w:r w:rsidDel="003A63A0">
          <w:delText xml:space="preserve">recovery </w:delText>
        </w:r>
      </w:del>
      <w:r>
        <w:t xml:space="preserve">of a historically impacted suburban stream. Early samples (November 2023, August 2024) carry both fish and algal data; later samples are </w:t>
      </w:r>
      <w:r>
        <w:t>fish-only.</w:t>
      </w:r>
      <w:ins w:id="95" w:author="Geoffrey Day" w:date="2026-04-24T19:38:00Z">
        <w:r w:rsidR="003A63A0">
          <w:t xml:space="preserve"> (</w:t>
        </w:r>
        <w:proofErr w:type="gramStart"/>
        <w:r w:rsidR="003A63A0">
          <w:t>is</w:t>
        </w:r>
        <w:proofErr w:type="gramEnd"/>
        <w:r w:rsidR="003A63A0">
          <w:t xml:space="preserve"> this true??)</w:t>
        </w:r>
      </w:ins>
    </w:p>
    <w:p w14:paraId="6F5F5684" w14:textId="77777777" w:rsidR="00D9689E" w:rsidRDefault="00536B02">
      <w:pPr>
        <w:pStyle w:val="BodyText"/>
      </w:pPr>
      <w:r>
        <w:t xml:space="preserve">Second Pond is a headwater impoundment feeding into Cat Brook, which drains to Sawmill Brook. </w:t>
      </w:r>
      <w:r>
        <w:rPr>
          <w:b/>
          <w:bCs/>
        </w:rPr>
        <w:t>Alewife at 63% at Second Pond in October is an exceptional finding</w:t>
      </w:r>
      <w:r>
        <w:t xml:space="preserve"> — Alewife are essentially absent from the rest of the MBTS system, making this the o</w:t>
      </w:r>
      <w:r>
        <w:t>nly confirmed Alewife presence in the entire watershed. This signals a direct ocean connectivity pathway through Second Pond and Cat Brook that may be available only seasonally or at specific water levels.</w:t>
      </w:r>
    </w:p>
    <w:p w14:paraId="37870B54" w14:textId="299BEC5B" w:rsidR="00D9689E" w:rsidRDefault="00536B02">
      <w:pPr>
        <w:pStyle w:val="BodyText"/>
      </w:pPr>
      <w:r>
        <w:rPr>
          <w:b/>
          <w:bCs/>
          <w:i/>
          <w:iCs/>
        </w:rPr>
        <w:t>Esox</w:t>
      </w:r>
      <w:r>
        <w:rPr>
          <w:b/>
          <w:bCs/>
        </w:rPr>
        <w:t xml:space="preserve"> spp. (database: </w:t>
      </w:r>
      <w:r>
        <w:rPr>
          <w:b/>
          <w:bCs/>
          <w:i/>
          <w:iCs/>
        </w:rPr>
        <w:t>Esox lucius</w:t>
      </w:r>
      <w:r>
        <w:rPr>
          <w:b/>
          <w:bCs/>
        </w:rPr>
        <w:t>) detected at Seco</w:t>
      </w:r>
      <w:r>
        <w:rPr>
          <w:b/>
          <w:bCs/>
        </w:rPr>
        <w:t xml:space="preserve">nd Pond (October 2024) — QC flag: likely native Chain or Redfin Pickerel; MiFish 12S cannot reliably distinguish </w:t>
      </w:r>
      <w:r>
        <w:rPr>
          <w:b/>
          <w:bCs/>
          <w:i/>
          <w:iCs/>
        </w:rPr>
        <w:t>Esox lucius</w:t>
      </w:r>
      <w:r>
        <w:rPr>
          <w:b/>
          <w:bCs/>
        </w:rPr>
        <w:t xml:space="preserve"> from native pickerel. Verify by electrofishing before reporting as illegal stocking.</w:t>
      </w:r>
      <w:ins w:id="96" w:author="Geoffrey Day" w:date="2026-04-24T19:38:00Z">
        <w:r w:rsidR="003A63A0">
          <w:rPr>
            <w:b/>
            <w:bCs/>
          </w:rPr>
          <w:t xml:space="preserve">  (</w:t>
        </w:r>
        <w:proofErr w:type="gramStart"/>
        <w:r w:rsidR="003A63A0">
          <w:rPr>
            <w:b/>
            <w:bCs/>
          </w:rPr>
          <w:t>an</w:t>
        </w:r>
      </w:ins>
      <w:ins w:id="97" w:author="Geoffrey Day" w:date="2026-04-24T19:39:00Z">
        <w:r w:rsidR="003A63A0">
          <w:rPr>
            <w:b/>
            <w:bCs/>
          </w:rPr>
          <w:t>y</w:t>
        </w:r>
        <w:proofErr w:type="gramEnd"/>
        <w:r w:rsidR="003A63A0">
          <w:rPr>
            <w:b/>
            <w:bCs/>
          </w:rPr>
          <w:t xml:space="preserve"> taxonomic hand waving like this belongs in foot notes – how did this get lost?)</w:t>
        </w:r>
      </w:ins>
    </w:p>
    <w:p w14:paraId="52CA5547" w14:textId="228DAA10" w:rsidR="00D9689E" w:rsidRDefault="00536B02">
      <w:pPr>
        <w:pStyle w:val="BodyText"/>
      </w:pPr>
      <w:r>
        <w:rPr>
          <w:b/>
          <w:bCs/>
        </w:rPr>
        <w:t>Brook Trout status: Detected (Lower Golf Cours</w:t>
      </w:r>
      <w:r>
        <w:rPr>
          <w:b/>
          <w:bCs/>
        </w:rPr>
        <w:t>e reach, Nov 2023; Atwater site, Jun 2025).</w:t>
      </w:r>
      <w:r>
        <w:t xml:space="preserve"> </w:t>
      </w:r>
      <w:r>
        <w:rPr>
          <w:b/>
          <w:bCs/>
        </w:rPr>
        <w:t>March 2025 samples (School Street, Elm Street) returned minimal fish reads</w:t>
      </w:r>
      <w:r>
        <w:t xml:space="preserve"> — expected for cold winter water, not a sample failure.</w:t>
      </w:r>
      <w:ins w:id="98" w:author="Geoffrey Day" w:date="2026-04-24T19:39:00Z">
        <w:r w:rsidR="003A63A0">
          <w:t xml:space="preserve"> Wasn’t there </w:t>
        </w:r>
      </w:ins>
      <w:ins w:id="99" w:author="Geoffrey Day" w:date="2026-04-24T19:43:00Z">
        <w:r w:rsidR="003518DA">
          <w:t xml:space="preserve">at least two </w:t>
        </w:r>
      </w:ins>
      <w:ins w:id="100" w:author="Geoffrey Day" w:date="2026-04-24T19:39:00Z">
        <w:r w:rsidR="003A63A0">
          <w:t>more</w:t>
        </w:r>
      </w:ins>
      <w:ins w:id="101" w:author="Geoffrey Day" w:date="2026-04-24T19:43:00Z">
        <w:r w:rsidR="003518DA">
          <w:t xml:space="preserve"> – the swamp and lower sawmill</w:t>
        </w:r>
      </w:ins>
      <w:ins w:id="102" w:author="Geoffrey Day" w:date="2026-04-24T19:39:00Z">
        <w:r w:rsidR="003A63A0">
          <w:t>???</w:t>
        </w:r>
      </w:ins>
      <w:ins w:id="103" w:author="Geoffrey Day" w:date="2026-04-24T19:43:00Z">
        <w:r w:rsidR="003518DA">
          <w:t xml:space="preserve">  Why am I correcting you on this??</w:t>
        </w:r>
      </w:ins>
    </w:p>
    <w:p w14:paraId="373674BD" w14:textId="77777777" w:rsidR="00D9689E" w:rsidRDefault="00536B02">
      <w:r>
        <w:pict w14:anchorId="32015B29">
          <v:rect id="_x0000_i1032" style="width:0;height:1.5pt" o:hralign="center" o:hrstd="t" o:hr="t"/>
        </w:pict>
      </w:r>
    </w:p>
    <w:p w14:paraId="3F29385F" w14:textId="1894DA99" w:rsidR="00D9689E" w:rsidRDefault="00536B02">
      <w:pPr>
        <w:pStyle w:val="Heading2"/>
      </w:pPr>
      <w:bookmarkStart w:id="104" w:name="upper-sawmill-jvb5776-cvvu52a9.1"/>
      <w:r>
        <w:t>Upper Sawmill | JVB5776 / CVVU52A9.1</w:t>
      </w:r>
      <w:ins w:id="105" w:author="Geoffrey Day" w:date="2026-04-24T19:53:00Z">
        <w:r w:rsidR="00BD0FBD">
          <w:t xml:space="preserve"> (Manchester Athletic Club</w:t>
        </w:r>
      </w:ins>
      <w:ins w:id="106" w:author="Geoffrey Day" w:date="2026-04-24T19:54:00Z">
        <w:r w:rsidR="00BD0FBD">
          <w:t xml:space="preserve"> near Beaverdam Stream Rd.)</w:t>
        </w:r>
        <w:r w:rsidR="00BD0FBD">
          <w:br/>
        </w:r>
      </w:ins>
    </w:p>
    <w:p w14:paraId="353B4417" w14:textId="6485FB42" w:rsidR="003518DA" w:rsidRPr="003518DA" w:rsidRDefault="00536B02" w:rsidP="003518DA">
      <w:pPr>
        <w:rPr>
          <w:ins w:id="107" w:author="Geoffrey Day" w:date="2026-04-24T19:40:00Z"/>
          <w:rFonts w:ascii="Calibri" w:eastAsia="Times New Roman" w:hAnsi="Calibri" w:cs="Calibri"/>
          <w:color w:val="000000"/>
          <w:sz w:val="22"/>
          <w:szCs w:val="22"/>
        </w:rPr>
      </w:pPr>
      <w:r>
        <w:rPr>
          <w:b/>
          <w:bCs/>
        </w:rPr>
        <w:t xml:space="preserve">Fish: 5 species, H(f) = 0.87 | Algae: 151 </w:t>
      </w:r>
      <w:r>
        <w:rPr>
          <w:b/>
          <w:bCs/>
        </w:rPr>
        <w:t>ESVs, H(a) = 4.20 | Date: unknown</w:t>
      </w:r>
      <w:ins w:id="108" w:author="Geoffrey Day" w:date="2026-04-24T19:40:00Z">
        <w:r w:rsidR="003518DA">
          <w:rPr>
            <w:b/>
            <w:bCs/>
          </w:rPr>
          <w:t xml:space="preserve"> – wrong: </w:t>
        </w:r>
        <w:r w:rsidR="003518DA" w:rsidRPr="003518DA">
          <w:rPr>
            <w:rFonts w:ascii="Calibri" w:eastAsia="Times New Roman" w:hAnsi="Calibri" w:cs="Calibri"/>
            <w:color w:val="000000"/>
            <w:sz w:val="22"/>
            <w:szCs w:val="22"/>
          </w:rPr>
          <w:t>11/22/2025</w:t>
        </w:r>
      </w:ins>
    </w:p>
    <w:p w14:paraId="2B6479D1" w14:textId="36A2C012" w:rsidR="00D9689E" w:rsidRDefault="00D9689E">
      <w:pPr>
        <w:pStyle w:val="FirstParagraph"/>
      </w:pPr>
    </w:p>
    <w:p w14:paraId="48A21095" w14:textId="0CFBF460" w:rsidR="00D9689E" w:rsidRDefault="00536B02">
      <w:pPr>
        <w:pStyle w:val="Heading3"/>
      </w:pPr>
      <w:bookmarkStart w:id="109" w:name="sentinel-signal"/>
      <w:r>
        <w:lastRenderedPageBreak/>
        <w:t>Sentinel Signal</w:t>
      </w:r>
      <w:ins w:id="110" w:author="Geoffrey Day" w:date="2026-04-24T19:41:00Z">
        <w:r w:rsidR="003518DA">
          <w:t xml:space="preserve"> shows </w:t>
        </w:r>
      </w:ins>
      <w:ins w:id="111" w:author="Geoffrey Day" w:date="2026-04-24T19:45:00Z">
        <w:r w:rsidR="003518DA">
          <w:t xml:space="preserve">unimpaired </w:t>
        </w:r>
      </w:ins>
      <w:ins w:id="112" w:author="Geoffrey Day" w:date="2026-04-24T19:41:00Z">
        <w:r w:rsidR="003518DA">
          <w:t>fall low</w:t>
        </w:r>
      </w:ins>
      <w:ins w:id="113" w:author="Geoffrey Day" w:date="2026-04-24T19:45:00Z">
        <w:r w:rsidR="003518DA">
          <w:t>, warm</w:t>
        </w:r>
      </w:ins>
      <w:ins w:id="114" w:author="Geoffrey Day" w:date="2026-04-24T19:41:00Z">
        <w:r w:rsidR="003518DA">
          <w:t xml:space="preserve"> water community</w:t>
        </w:r>
      </w:ins>
    </w:p>
    <w:p w14:paraId="0C62ECD0" w14:textId="77777777" w:rsidR="00D9689E" w:rsidRDefault="00536B02">
      <w:pPr>
        <w:pStyle w:val="FirstParagraph"/>
      </w:pPr>
      <w:r>
        <w:t xml:space="preserve">Golden Shiner + Sunfish sp. dominant + Cryptomonas + Mallomonas = </w:t>
      </w:r>
      <w:r>
        <w:rPr>
          <w:b/>
          <w:bCs/>
        </w:rPr>
        <w:t>pond/impoundment signal, soft water, slightly acid to neutral, no tidal influence, no impairment</w:t>
      </w:r>
      <w:r>
        <w:t>. Low fish H(f) reflects habitat type, not stress.</w:t>
      </w:r>
    </w:p>
    <w:p w14:paraId="4A23A262" w14:textId="77777777" w:rsidR="00D9689E" w:rsidRDefault="00536B02">
      <w:pPr>
        <w:pStyle w:val="Heading3"/>
      </w:pPr>
      <w:bookmarkStart w:id="115" w:name="inferred-water-chemistry"/>
      <w:bookmarkEnd w:id="109"/>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5A995A06"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1953A1" w14:textId="77777777" w:rsidR="00D9689E" w:rsidRDefault="00536B02">
            <w:pPr>
              <w:pStyle w:val="Compact"/>
            </w:pPr>
            <w:r>
              <w:t>Parameter</w:t>
            </w:r>
          </w:p>
        </w:tc>
        <w:tc>
          <w:tcPr>
            <w:tcW w:w="2640" w:type="dxa"/>
          </w:tcPr>
          <w:p w14:paraId="6AAA3302" w14:textId="77777777" w:rsidR="00D9689E" w:rsidRDefault="00536B02">
            <w:pPr>
              <w:pStyle w:val="Compact"/>
            </w:pPr>
            <w:r>
              <w:t>Inferred value</w:t>
            </w:r>
          </w:p>
        </w:tc>
        <w:tc>
          <w:tcPr>
            <w:tcW w:w="2640" w:type="dxa"/>
          </w:tcPr>
          <w:p w14:paraId="1E73C6AB" w14:textId="77777777" w:rsidR="00D9689E" w:rsidRDefault="00536B02">
            <w:pPr>
              <w:pStyle w:val="Compact"/>
            </w:pPr>
            <w:r>
              <w:t>Basis</w:t>
            </w:r>
          </w:p>
        </w:tc>
      </w:tr>
      <w:tr w:rsidR="00D9689E" w14:paraId="0949AE0E" w14:textId="77777777">
        <w:tc>
          <w:tcPr>
            <w:tcW w:w="2640" w:type="dxa"/>
          </w:tcPr>
          <w:p w14:paraId="481F7218" w14:textId="77777777" w:rsidR="00D9689E" w:rsidRDefault="00536B02">
            <w:pPr>
              <w:pStyle w:val="Compact"/>
            </w:pPr>
            <w:r>
              <w:t>pH</w:t>
            </w:r>
          </w:p>
        </w:tc>
        <w:tc>
          <w:tcPr>
            <w:tcW w:w="2640" w:type="dxa"/>
          </w:tcPr>
          <w:p w14:paraId="7968DB5B" w14:textId="77777777" w:rsidR="00D9689E" w:rsidRDefault="00536B02">
            <w:pPr>
              <w:pStyle w:val="Compact"/>
            </w:pPr>
            <w:r>
              <w:t>5.5–6.5</w:t>
            </w:r>
          </w:p>
        </w:tc>
        <w:tc>
          <w:tcPr>
            <w:tcW w:w="2640" w:type="dxa"/>
          </w:tcPr>
          <w:p w14:paraId="46B42DB1" w14:textId="77777777" w:rsidR="00D9689E" w:rsidRDefault="00536B02">
            <w:pPr>
              <w:pStyle w:val="Compact"/>
            </w:pPr>
            <w:r>
              <w:t>Cryptomonas + Mallomonas assemblage</w:t>
            </w:r>
          </w:p>
        </w:tc>
      </w:tr>
      <w:tr w:rsidR="00D9689E" w14:paraId="20856E7B" w14:textId="77777777">
        <w:tc>
          <w:tcPr>
            <w:tcW w:w="2640" w:type="dxa"/>
          </w:tcPr>
          <w:p w14:paraId="6AA6FEE3" w14:textId="77777777" w:rsidR="00D9689E" w:rsidRDefault="00536B02">
            <w:pPr>
              <w:pStyle w:val="Compact"/>
            </w:pPr>
            <w:r>
              <w:t>Conductivity</w:t>
            </w:r>
          </w:p>
        </w:tc>
        <w:tc>
          <w:tcPr>
            <w:tcW w:w="2640" w:type="dxa"/>
          </w:tcPr>
          <w:p w14:paraId="238D4653" w14:textId="77777777" w:rsidR="00D9689E" w:rsidRDefault="00536B02">
            <w:pPr>
              <w:pStyle w:val="Compact"/>
            </w:pPr>
            <w:r>
              <w:t>20–50 μS/cm</w:t>
            </w:r>
          </w:p>
        </w:tc>
        <w:tc>
          <w:tcPr>
            <w:tcW w:w="2640" w:type="dxa"/>
          </w:tcPr>
          <w:p w14:paraId="7DCF9B4A" w14:textId="77777777" w:rsidR="00D9689E" w:rsidRDefault="00536B02">
            <w:pPr>
              <w:pStyle w:val="Compact"/>
            </w:pPr>
            <w:r>
              <w:t>Soft water, cryptophyte/synurophyte indicators</w:t>
            </w:r>
          </w:p>
        </w:tc>
      </w:tr>
      <w:tr w:rsidR="00D9689E" w14:paraId="20BA0A31" w14:textId="77777777">
        <w:tc>
          <w:tcPr>
            <w:tcW w:w="2640" w:type="dxa"/>
          </w:tcPr>
          <w:p w14:paraId="39EC1D41" w14:textId="77777777" w:rsidR="00D9689E" w:rsidRDefault="00536B02">
            <w:pPr>
              <w:pStyle w:val="Compact"/>
            </w:pPr>
            <w:r>
              <w:t>Total phosphorus</w:t>
            </w:r>
          </w:p>
        </w:tc>
        <w:tc>
          <w:tcPr>
            <w:tcW w:w="2640" w:type="dxa"/>
          </w:tcPr>
          <w:p w14:paraId="322B25C6" w14:textId="77777777" w:rsidR="00D9689E" w:rsidRDefault="00536B02">
            <w:pPr>
              <w:pStyle w:val="Compact"/>
            </w:pPr>
            <w:r>
              <w:t>Low–moderate</w:t>
            </w:r>
          </w:p>
        </w:tc>
        <w:tc>
          <w:tcPr>
            <w:tcW w:w="2640" w:type="dxa"/>
          </w:tcPr>
          <w:p w14:paraId="3C54EAA2" w14:textId="5D98A62B" w:rsidR="00D9689E" w:rsidRDefault="00536B02">
            <w:pPr>
              <w:pStyle w:val="Compact"/>
            </w:pPr>
            <w:r>
              <w:t xml:space="preserve">Productive enough for 151 </w:t>
            </w:r>
            <w:proofErr w:type="gramStart"/>
            <w:r>
              <w:t>ESVs</w:t>
            </w:r>
            <w:ins w:id="116" w:author="Geoffrey Day" w:date="2026-04-24T19:46:00Z">
              <w:r w:rsidR="003518DA">
                <w:t>(</w:t>
              </w:r>
              <w:proofErr w:type="gramEnd"/>
              <w:r w:rsidR="003518DA">
                <w:t>add footnote for definition)</w:t>
              </w:r>
            </w:ins>
            <w:r>
              <w:t>, not eutrophic</w:t>
            </w:r>
          </w:p>
        </w:tc>
      </w:tr>
      <w:tr w:rsidR="00D9689E" w14:paraId="0B6CBE9E" w14:textId="77777777">
        <w:tc>
          <w:tcPr>
            <w:tcW w:w="2640" w:type="dxa"/>
          </w:tcPr>
          <w:p w14:paraId="1C25BC44" w14:textId="77777777" w:rsidR="00D9689E" w:rsidRDefault="00536B02">
            <w:pPr>
              <w:pStyle w:val="Compact"/>
            </w:pPr>
            <w:r>
              <w:t>Dissolved organic carbon</w:t>
            </w:r>
          </w:p>
        </w:tc>
        <w:tc>
          <w:tcPr>
            <w:tcW w:w="2640" w:type="dxa"/>
          </w:tcPr>
          <w:p w14:paraId="6EB43499" w14:textId="77777777" w:rsidR="00D9689E" w:rsidRDefault="00536B02">
            <w:pPr>
              <w:pStyle w:val="Compact"/>
            </w:pPr>
            <w:r>
              <w:t>Moderate–high</w:t>
            </w:r>
          </w:p>
        </w:tc>
        <w:tc>
          <w:tcPr>
            <w:tcW w:w="2640" w:type="dxa"/>
          </w:tcPr>
          <w:p w14:paraId="1252BEC1" w14:textId="77777777" w:rsidR="00D9689E" w:rsidRDefault="00536B02">
            <w:pPr>
              <w:pStyle w:val="Compact"/>
            </w:pPr>
            <w:r>
              <w:t>Humic signal from cryptophytes and Mallomonas</w:t>
            </w:r>
          </w:p>
        </w:tc>
      </w:tr>
      <w:tr w:rsidR="00D9689E" w14:paraId="76E03D37" w14:textId="77777777">
        <w:tc>
          <w:tcPr>
            <w:tcW w:w="2640" w:type="dxa"/>
          </w:tcPr>
          <w:p w14:paraId="65D97855" w14:textId="77777777" w:rsidR="00D9689E" w:rsidRDefault="00536B02">
            <w:pPr>
              <w:pStyle w:val="Compact"/>
            </w:pPr>
            <w:r>
              <w:t>Stratification</w:t>
            </w:r>
          </w:p>
        </w:tc>
        <w:tc>
          <w:tcPr>
            <w:tcW w:w="2640" w:type="dxa"/>
          </w:tcPr>
          <w:p w14:paraId="62EA32E9" w14:textId="77777777" w:rsidR="00D9689E" w:rsidRDefault="00536B02">
            <w:pPr>
              <w:pStyle w:val="Compact"/>
            </w:pPr>
            <w:r>
              <w:t>Likel</w:t>
            </w:r>
            <w:r>
              <w:t>y seasonal</w:t>
            </w:r>
          </w:p>
        </w:tc>
        <w:tc>
          <w:tcPr>
            <w:tcW w:w="2640" w:type="dxa"/>
          </w:tcPr>
          <w:p w14:paraId="4DB01346" w14:textId="77777777" w:rsidR="00D9689E" w:rsidRDefault="00536B02">
            <w:pPr>
              <w:pStyle w:val="Compact"/>
            </w:pPr>
            <w:r>
              <w:t>Cryptomonas competitive under stratified conditions</w:t>
            </w:r>
          </w:p>
        </w:tc>
      </w:tr>
      <w:tr w:rsidR="00D9689E" w14:paraId="6CC920DD" w14:textId="77777777">
        <w:tc>
          <w:tcPr>
            <w:tcW w:w="2640" w:type="dxa"/>
          </w:tcPr>
          <w:p w14:paraId="1399708D" w14:textId="77777777" w:rsidR="00D9689E" w:rsidRDefault="00536B02">
            <w:pPr>
              <w:pStyle w:val="Compact"/>
            </w:pPr>
            <w:r>
              <w:t>Salinity</w:t>
            </w:r>
          </w:p>
        </w:tc>
        <w:tc>
          <w:tcPr>
            <w:tcW w:w="2640" w:type="dxa"/>
          </w:tcPr>
          <w:p w14:paraId="007F9796" w14:textId="77777777" w:rsidR="00D9689E" w:rsidRDefault="00536B02">
            <w:pPr>
              <w:pStyle w:val="Compact"/>
            </w:pPr>
            <w:r>
              <w:t>Freshwater</w:t>
            </w:r>
          </w:p>
        </w:tc>
        <w:tc>
          <w:tcPr>
            <w:tcW w:w="2640" w:type="dxa"/>
          </w:tcPr>
          <w:p w14:paraId="39E6F81C" w14:textId="77777777" w:rsidR="00D9689E" w:rsidRDefault="00536B02">
            <w:pPr>
              <w:pStyle w:val="Compact"/>
            </w:pPr>
            <w:r>
              <w:t>No estuarine species in fish community</w:t>
            </w:r>
          </w:p>
        </w:tc>
      </w:tr>
    </w:tbl>
    <w:p w14:paraId="7AFEA9A7" w14:textId="77777777" w:rsidR="00D9689E" w:rsidRDefault="00536B02">
      <w:pPr>
        <w:pStyle w:val="Heading3"/>
      </w:pPr>
      <w:bookmarkStart w:id="117" w:name="narrative"/>
      <w:bookmarkEnd w:id="115"/>
      <w:r>
        <w:t>Narrative</w:t>
      </w:r>
    </w:p>
    <w:p w14:paraId="16BF771D" w14:textId="77777777" w:rsidR="00D9689E" w:rsidRDefault="00536B02">
      <w:pPr>
        <w:pStyle w:val="FirstParagraph"/>
      </w:pPr>
      <w:r>
        <w:t>The fish community — Golden Shiner (58.3%), Sunfish sp. (36.8%), Bass sp. (2.1%), American Eel (2.6%), Bullhead sp. (0.2%)</w:t>
      </w:r>
      <w:r>
        <w:t xml:space="preserve"> — is definitively a warm-water, still-water assemblage. Golden Shiner and Sunfish are pond and backwater specialists. Their dominance indicates a lentic environment: a pond, reservoir, or slow-moving impoundment upstream of tidal influence. No estuarine s</w:t>
      </w:r>
      <w:r>
        <w:t>pecies. No anadromous species except Eel. H(f) = 0.87 reflects the naturally limited fish diversity of a small pond, not chemical impairment.</w:t>
      </w:r>
    </w:p>
    <w:p w14:paraId="4A49485C" w14:textId="1709D099" w:rsidR="00D9689E" w:rsidRDefault="00536B02">
      <w:pPr>
        <w:pStyle w:val="BodyText"/>
      </w:pPr>
      <w:r>
        <w:t>The algal community is ecologically informative: H(a) = 4.20</w:t>
      </w:r>
      <w:ins w:id="118" w:author="Geoffrey Day" w:date="2026-04-24T19:51:00Z">
        <w:r w:rsidR="00BD0FBD">
          <w:t xml:space="preserve"> (the third highest in the watershed</w:t>
        </w:r>
        <w:proofErr w:type="gramStart"/>
        <w:r w:rsidR="00BD0FBD">
          <w:t xml:space="preserve">) </w:t>
        </w:r>
      </w:ins>
      <w:r>
        <w:t>,</w:t>
      </w:r>
      <w:proofErr w:type="gramEnd"/>
      <w:r>
        <w:t xml:space="preserve"> 151 ESVs. Cryptomonas (26.1%) and </w:t>
      </w:r>
      <w:r>
        <w:rPr>
          <w:i/>
          <w:iCs/>
        </w:rPr>
        <w:t>Cryptomonas obovoi</w:t>
      </w:r>
      <w:r>
        <w:rPr>
          <w:i/>
          <w:iCs/>
        </w:rPr>
        <w:t>dea</w:t>
      </w:r>
      <w:r>
        <w:t xml:space="preserve"> (8.7%) — cryptophytes competitive in stratified, humic, slightly acidic conditions. Mallomonas (9.7%) — a scaled synurophyte indicating soft, slightly acidic, oligotrophic water. This is the algal community of a small softwater pond: productive enough </w:t>
      </w:r>
      <w:r>
        <w:t>to support 151 ESVs, but chemically soft and likely seasonally stratified.</w:t>
      </w:r>
    </w:p>
    <w:p w14:paraId="7869CD6E" w14:textId="77777777" w:rsidR="00D9689E" w:rsidRDefault="00536B02">
      <w:pPr>
        <w:pStyle w:val="Heading3"/>
      </w:pPr>
      <w:bookmarkStart w:id="119" w:name="native-vs.-non-native"/>
      <w:bookmarkEnd w:id="117"/>
      <w:r>
        <w:t>Native vs. Non-Native</w:t>
      </w:r>
    </w:p>
    <w:p w14:paraId="0DFAF744" w14:textId="0743B0ED" w:rsidR="00D9689E" w:rsidRDefault="00536B02">
      <w:pPr>
        <w:pStyle w:val="FirstParagraph"/>
      </w:pPr>
      <w:r>
        <w:t>American Eel is native. Golden Shiner (</w:t>
      </w:r>
      <w:r>
        <w:rPr>
          <w:i/>
          <w:iCs/>
        </w:rPr>
        <w:t>Notemigonus crysoleucas</w:t>
      </w:r>
      <w:r>
        <w:t xml:space="preserve">) is native to eastern North America but is a common pond-stocking species in Massachusetts — its dominance here may reflect artificial introduction rather than natural recruitment. Sunfish sp. and Bass sp. </w:t>
      </w:r>
      <w:r>
        <w:lastRenderedPageBreak/>
        <w:t>detections (likely Pumpkinseed or Bluegill; Large</w:t>
      </w:r>
      <w:r>
        <w:t xml:space="preserve">mouth Bass) are </w:t>
      </w:r>
      <w:ins w:id="120" w:author="Geoffrey Day" w:date="2026-04-24T19:52:00Z">
        <w:r w:rsidR="00BD0FBD">
          <w:t xml:space="preserve">not </w:t>
        </w:r>
      </w:ins>
      <w:r>
        <w:t xml:space="preserve">native to eastern NA but are routinely stocked in MA ponds. Bullhead sp. (likely Brown Bullhead, </w:t>
      </w:r>
      <w:r>
        <w:rPr>
          <w:i/>
          <w:iCs/>
        </w:rPr>
        <w:t>Ameiurus nebulosus</w:t>
      </w:r>
      <w:r>
        <w:t>) is native. The Eel’s presence confirms that some downstream connectivity to tidal water exists even from this pond habitat.</w:t>
      </w:r>
      <w:ins w:id="121" w:author="Geoffrey Day" w:date="2026-04-24T19:54:00Z">
        <w:r w:rsidR="00BD0FBD">
          <w:br/>
        </w:r>
        <w:r w:rsidR="00BD0FBD">
          <w:br/>
          <w:t>These are classic indicator species.  Where there are bass, trout are r</w:t>
        </w:r>
      </w:ins>
      <w:ins w:id="122" w:author="Geoffrey Day" w:date="2026-04-24T19:55:00Z">
        <w:r w:rsidR="00BD0FBD">
          <w:t xml:space="preserve">arely found. Bass can survive higher temperature / lower oxygen waters unlike </w:t>
        </w:r>
      </w:ins>
      <w:ins w:id="123" w:author="Geoffrey Day" w:date="2026-04-24T19:56:00Z">
        <w:r w:rsidR="00BD0FBD">
          <w:t xml:space="preserve">thriving </w:t>
        </w:r>
      </w:ins>
      <w:ins w:id="124" w:author="Geoffrey Day" w:date="2026-04-24T19:55:00Z">
        <w:r w:rsidR="00BD0FBD">
          <w:t xml:space="preserve">trout </w:t>
        </w:r>
      </w:ins>
      <w:ins w:id="125" w:author="Geoffrey Day" w:date="2026-04-24T19:56:00Z">
        <w:r w:rsidR="00BD0FBD">
          <w:t xml:space="preserve">who </w:t>
        </w:r>
      </w:ins>
      <w:ins w:id="126" w:author="Geoffrey Day" w:date="2026-04-24T19:55:00Z">
        <w:r w:rsidR="00BD0FBD">
          <w:t>need to have water temperatures year</w:t>
        </w:r>
      </w:ins>
      <w:ins w:id="127" w:author="Geoffrey Day" w:date="2026-04-24T19:56:00Z">
        <w:r w:rsidR="00BD0FBD">
          <w:t>-</w:t>
        </w:r>
      </w:ins>
      <w:ins w:id="128" w:author="Geoffrey Day" w:date="2026-04-24T19:55:00Z">
        <w:r w:rsidR="00BD0FBD">
          <w:t>round below 65.</w:t>
        </w:r>
      </w:ins>
      <w:ins w:id="129" w:author="Geoffrey Day" w:date="2026-04-24T19:56:00Z">
        <w:r w:rsidR="00BD0FBD">
          <w:t xml:space="preserve"> </w:t>
        </w:r>
      </w:ins>
    </w:p>
    <w:p w14:paraId="6FEC9A61" w14:textId="77777777" w:rsidR="00D9689E" w:rsidRDefault="00536B02">
      <w:r>
        <w:pict w14:anchorId="79130437">
          <v:rect id="_x0000_i1033" style="width:0;height:1.5pt" o:hralign="center" o:hrstd="t" o:hr="t"/>
        </w:pict>
      </w:r>
    </w:p>
    <w:p w14:paraId="62EB81A8" w14:textId="2E98FD8D" w:rsidR="00D9689E" w:rsidRDefault="00536B02">
      <w:pPr>
        <w:pStyle w:val="Heading2"/>
      </w:pPr>
      <w:bookmarkStart w:id="130" w:name="below-school-st-jvb5776-cdwd42kp.1"/>
      <w:bookmarkEnd w:id="104"/>
      <w:bookmarkEnd w:id="119"/>
      <w:r>
        <w:t>Below School St | JVB5776 / CDWD42KP.1</w:t>
      </w:r>
      <w:ins w:id="131" w:author="Geoffrey Day" w:date="2026-04-24T19:57:00Z">
        <w:r w:rsidR="00BD0FBD">
          <w:t xml:space="preserve"> (semi tidal – also 11/22/2025</w:t>
        </w:r>
      </w:ins>
    </w:p>
    <w:p w14:paraId="7FDA0523" w14:textId="77777777" w:rsidR="00D9689E" w:rsidRDefault="00536B02">
      <w:pPr>
        <w:pStyle w:val="FirstParagraph"/>
      </w:pPr>
      <w:r>
        <w:rPr>
          <w:b/>
          <w:bCs/>
        </w:rPr>
        <w:t>Fish: 9 species, H(f) = 1.40 | Algae: 178 ESVs, H(a) = 4.43 (second highest in dataset)</w:t>
      </w:r>
    </w:p>
    <w:p w14:paraId="6A03FA43" w14:textId="068AFE77" w:rsidR="00D9689E" w:rsidRDefault="00536B02">
      <w:pPr>
        <w:pStyle w:val="Heading3"/>
      </w:pPr>
      <w:bookmarkStart w:id="132" w:name="sentinel-signal-1"/>
      <w:r>
        <w:t>Sentinel Signal</w:t>
      </w:r>
      <w:ins w:id="133" w:author="Geoffrey Day" w:date="2026-04-24T19:58:00Z">
        <w:r w:rsidR="00BD0FBD">
          <w:t>: fully functional tidal assemblage</w:t>
        </w:r>
      </w:ins>
    </w:p>
    <w:p w14:paraId="35A4C192" w14:textId="77777777" w:rsidR="00D9689E" w:rsidRDefault="00536B02">
      <w:pPr>
        <w:pStyle w:val="FirstParagraph"/>
      </w:pPr>
      <w:r>
        <w:t xml:space="preserve">Mummichog + Fourspine Stickleback + American Eel + estuarine diatoms = </w:t>
      </w:r>
      <w:r>
        <w:rPr>
          <w:b/>
          <w:bCs/>
        </w:rPr>
        <w:t>tidal freshwater-to-oligohaline transit</w:t>
      </w:r>
      <w:r>
        <w:rPr>
          <w:b/>
          <w:bCs/>
        </w:rPr>
        <w:t>ion, fully functional, native coastal assemblage</w:t>
      </w:r>
      <w:r>
        <w:t>. This two-species sentinel pair (Mummichog + Fourspine Stickleback) alone defines the habitat type unambiguously.</w:t>
      </w:r>
    </w:p>
    <w:p w14:paraId="0CA2C0BB" w14:textId="77777777" w:rsidR="00D9689E" w:rsidRDefault="00536B02">
      <w:pPr>
        <w:pStyle w:val="Heading3"/>
      </w:pPr>
      <w:bookmarkStart w:id="134" w:name="inferred-water-chemistry-1"/>
      <w:bookmarkEnd w:id="132"/>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7A9E1F5E"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C86C5F" w14:textId="77777777" w:rsidR="00D9689E" w:rsidRDefault="00536B02">
            <w:pPr>
              <w:pStyle w:val="Compact"/>
            </w:pPr>
            <w:r>
              <w:t>Parameter</w:t>
            </w:r>
          </w:p>
        </w:tc>
        <w:tc>
          <w:tcPr>
            <w:tcW w:w="2640" w:type="dxa"/>
          </w:tcPr>
          <w:p w14:paraId="55F25951" w14:textId="77777777" w:rsidR="00D9689E" w:rsidRDefault="00536B02">
            <w:pPr>
              <w:pStyle w:val="Compact"/>
            </w:pPr>
            <w:r>
              <w:t>Inferred value</w:t>
            </w:r>
          </w:p>
        </w:tc>
        <w:tc>
          <w:tcPr>
            <w:tcW w:w="2640" w:type="dxa"/>
          </w:tcPr>
          <w:p w14:paraId="4D596C57" w14:textId="77777777" w:rsidR="00D9689E" w:rsidRDefault="00536B02">
            <w:pPr>
              <w:pStyle w:val="Compact"/>
            </w:pPr>
            <w:r>
              <w:t>Basis</w:t>
            </w:r>
          </w:p>
        </w:tc>
      </w:tr>
      <w:tr w:rsidR="00D9689E" w14:paraId="18F86B4B" w14:textId="77777777">
        <w:tc>
          <w:tcPr>
            <w:tcW w:w="2640" w:type="dxa"/>
          </w:tcPr>
          <w:p w14:paraId="1F264A38" w14:textId="77777777" w:rsidR="00D9689E" w:rsidRDefault="00536B02">
            <w:pPr>
              <w:pStyle w:val="Compact"/>
            </w:pPr>
            <w:r>
              <w:t>pH</w:t>
            </w:r>
          </w:p>
        </w:tc>
        <w:tc>
          <w:tcPr>
            <w:tcW w:w="2640" w:type="dxa"/>
          </w:tcPr>
          <w:p w14:paraId="1AF9FD92" w14:textId="77777777" w:rsidR="00D9689E" w:rsidRDefault="00536B02">
            <w:pPr>
              <w:pStyle w:val="Compact"/>
            </w:pPr>
            <w:r>
              <w:t>6.5–7.5</w:t>
            </w:r>
          </w:p>
        </w:tc>
        <w:tc>
          <w:tcPr>
            <w:tcW w:w="2640" w:type="dxa"/>
          </w:tcPr>
          <w:p w14:paraId="03817880" w14:textId="77777777" w:rsidR="00D9689E" w:rsidRDefault="00536B02">
            <w:pPr>
              <w:pStyle w:val="Compact"/>
            </w:pPr>
            <w:r>
              <w:t>Tidal influence; diatom-r</w:t>
            </w:r>
            <w:r>
              <w:t>ich community</w:t>
            </w:r>
          </w:p>
        </w:tc>
      </w:tr>
      <w:tr w:rsidR="00D9689E" w14:paraId="155E957B" w14:textId="77777777">
        <w:tc>
          <w:tcPr>
            <w:tcW w:w="2640" w:type="dxa"/>
          </w:tcPr>
          <w:p w14:paraId="0D38D6D8" w14:textId="77777777" w:rsidR="00D9689E" w:rsidRDefault="00536B02">
            <w:pPr>
              <w:pStyle w:val="Compact"/>
            </w:pPr>
            <w:r>
              <w:t>Salinity</w:t>
            </w:r>
          </w:p>
        </w:tc>
        <w:tc>
          <w:tcPr>
            <w:tcW w:w="2640" w:type="dxa"/>
          </w:tcPr>
          <w:p w14:paraId="5896D197" w14:textId="77777777" w:rsidR="00D9689E" w:rsidRDefault="00536B02">
            <w:pPr>
              <w:pStyle w:val="Compact"/>
            </w:pPr>
            <w:r>
              <w:t>0.5–5 ppt (tidal cycles)</w:t>
            </w:r>
          </w:p>
        </w:tc>
        <w:tc>
          <w:tcPr>
            <w:tcW w:w="2640" w:type="dxa"/>
          </w:tcPr>
          <w:p w14:paraId="2CF385BE" w14:textId="77777777" w:rsidR="00D9689E" w:rsidRDefault="00536B02">
            <w:pPr>
              <w:pStyle w:val="Compact"/>
            </w:pPr>
            <w:r>
              <w:t>Mummichog + Fourspine Stickleback co-dominance</w:t>
            </w:r>
          </w:p>
        </w:tc>
      </w:tr>
      <w:tr w:rsidR="00D9689E" w14:paraId="50047A47" w14:textId="77777777">
        <w:tc>
          <w:tcPr>
            <w:tcW w:w="2640" w:type="dxa"/>
          </w:tcPr>
          <w:p w14:paraId="68993FC9" w14:textId="77777777" w:rsidR="00D9689E" w:rsidRDefault="00536B02">
            <w:pPr>
              <w:pStyle w:val="Compact"/>
            </w:pPr>
            <w:r>
              <w:t>Conductivity</w:t>
            </w:r>
          </w:p>
        </w:tc>
        <w:tc>
          <w:tcPr>
            <w:tcW w:w="2640" w:type="dxa"/>
          </w:tcPr>
          <w:p w14:paraId="5A30F362" w14:textId="77777777" w:rsidR="00D9689E" w:rsidRDefault="00536B02">
            <w:pPr>
              <w:pStyle w:val="Compact"/>
            </w:pPr>
            <w:r>
              <w:t>100–500 μS/cm (variable)</w:t>
            </w:r>
          </w:p>
        </w:tc>
        <w:tc>
          <w:tcPr>
            <w:tcW w:w="2640" w:type="dxa"/>
          </w:tcPr>
          <w:p w14:paraId="22F5EFFD" w14:textId="77777777" w:rsidR="00D9689E" w:rsidRDefault="00536B02">
            <w:pPr>
              <w:pStyle w:val="Compact"/>
            </w:pPr>
            <w:r>
              <w:t>Tidal mixing with marine water</w:t>
            </w:r>
          </w:p>
        </w:tc>
      </w:tr>
      <w:tr w:rsidR="00D9689E" w14:paraId="2DFAF13B" w14:textId="77777777">
        <w:tc>
          <w:tcPr>
            <w:tcW w:w="2640" w:type="dxa"/>
          </w:tcPr>
          <w:p w14:paraId="56D3C691" w14:textId="77777777" w:rsidR="00D9689E" w:rsidRDefault="00536B02">
            <w:pPr>
              <w:pStyle w:val="Compact"/>
            </w:pPr>
            <w:r>
              <w:t>Total phosphorus</w:t>
            </w:r>
          </w:p>
        </w:tc>
        <w:tc>
          <w:tcPr>
            <w:tcW w:w="2640" w:type="dxa"/>
          </w:tcPr>
          <w:p w14:paraId="15757B2D" w14:textId="77777777" w:rsidR="00D9689E" w:rsidRDefault="00536B02">
            <w:pPr>
              <w:pStyle w:val="Compact"/>
            </w:pPr>
            <w:r>
              <w:t>Moderate</w:t>
            </w:r>
          </w:p>
        </w:tc>
        <w:tc>
          <w:tcPr>
            <w:tcW w:w="2640" w:type="dxa"/>
          </w:tcPr>
          <w:p w14:paraId="5703204C" w14:textId="77777777" w:rsidR="00D9689E" w:rsidRDefault="00536B02">
            <w:pPr>
              <w:pStyle w:val="Compact"/>
            </w:pPr>
            <w:r>
              <w:t>Tidal nutrient flux; high diatom diversity</w:t>
            </w:r>
          </w:p>
        </w:tc>
      </w:tr>
      <w:tr w:rsidR="00D9689E" w14:paraId="1EFA7800" w14:textId="77777777">
        <w:tc>
          <w:tcPr>
            <w:tcW w:w="2640" w:type="dxa"/>
          </w:tcPr>
          <w:p w14:paraId="0F05344F" w14:textId="77777777" w:rsidR="00D9689E" w:rsidRDefault="00536B02">
            <w:pPr>
              <w:pStyle w:val="Compact"/>
            </w:pPr>
            <w:r>
              <w:t>Silica</w:t>
            </w:r>
          </w:p>
        </w:tc>
        <w:tc>
          <w:tcPr>
            <w:tcW w:w="2640" w:type="dxa"/>
          </w:tcPr>
          <w:p w14:paraId="55B4864D" w14:textId="77777777" w:rsidR="00D9689E" w:rsidRDefault="00536B02">
            <w:pPr>
              <w:pStyle w:val="Compact"/>
            </w:pPr>
            <w:r>
              <w:t>Moderate–high</w:t>
            </w:r>
          </w:p>
        </w:tc>
        <w:tc>
          <w:tcPr>
            <w:tcW w:w="2640" w:type="dxa"/>
          </w:tcPr>
          <w:p w14:paraId="09911C61" w14:textId="77777777" w:rsidR="00D9689E" w:rsidRDefault="00536B02">
            <w:pPr>
              <w:pStyle w:val="Compact"/>
            </w:pPr>
            <w:r>
              <w:t>Diatoms 23% of algal community</w:t>
            </w:r>
          </w:p>
        </w:tc>
      </w:tr>
      <w:tr w:rsidR="00D9689E" w14:paraId="0D710C61" w14:textId="77777777">
        <w:tc>
          <w:tcPr>
            <w:tcW w:w="2640" w:type="dxa"/>
          </w:tcPr>
          <w:p w14:paraId="09DA6BC6" w14:textId="77777777" w:rsidR="00D9689E" w:rsidRDefault="00536B02">
            <w:pPr>
              <w:pStyle w:val="Compact"/>
            </w:pPr>
            <w:r>
              <w:t>Dissolved oxygen</w:t>
            </w:r>
          </w:p>
        </w:tc>
        <w:tc>
          <w:tcPr>
            <w:tcW w:w="2640" w:type="dxa"/>
          </w:tcPr>
          <w:p w14:paraId="1B654141" w14:textId="77777777" w:rsidR="00D9689E" w:rsidRDefault="00536B02">
            <w:pPr>
              <w:pStyle w:val="Compact"/>
            </w:pPr>
            <w:r>
              <w:t>Variable but adequate</w:t>
            </w:r>
          </w:p>
        </w:tc>
        <w:tc>
          <w:tcPr>
            <w:tcW w:w="2640" w:type="dxa"/>
          </w:tcPr>
          <w:p w14:paraId="1685288B" w14:textId="77777777" w:rsidR="00D9689E" w:rsidRDefault="00536B02">
            <w:pPr>
              <w:pStyle w:val="Compact"/>
            </w:pPr>
            <w:r>
              <w:t>Tidal mixing maintains oxygenation</w:t>
            </w:r>
          </w:p>
        </w:tc>
      </w:tr>
      <w:tr w:rsidR="00D9689E" w14:paraId="2C872646" w14:textId="77777777">
        <w:tc>
          <w:tcPr>
            <w:tcW w:w="2640" w:type="dxa"/>
          </w:tcPr>
          <w:p w14:paraId="44F49B56" w14:textId="77777777" w:rsidR="00D9689E" w:rsidRDefault="00536B02">
            <w:pPr>
              <w:pStyle w:val="Compact"/>
            </w:pPr>
            <w:r>
              <w:t>Turbidity</w:t>
            </w:r>
          </w:p>
        </w:tc>
        <w:tc>
          <w:tcPr>
            <w:tcW w:w="2640" w:type="dxa"/>
          </w:tcPr>
          <w:p w14:paraId="76F8119F" w14:textId="77777777" w:rsidR="00D9689E" w:rsidRDefault="00536B02">
            <w:pPr>
              <w:pStyle w:val="Compact"/>
            </w:pPr>
            <w:r>
              <w:t>Moderate</w:t>
            </w:r>
          </w:p>
        </w:tc>
        <w:tc>
          <w:tcPr>
            <w:tcW w:w="2640" w:type="dxa"/>
          </w:tcPr>
          <w:p w14:paraId="25C909BC" w14:textId="77777777" w:rsidR="00D9689E" w:rsidRDefault="00536B02">
            <w:pPr>
              <w:pStyle w:val="Compact"/>
            </w:pPr>
            <w:r>
              <w:t>Tidal resuspension; cryptophytes competitive</w:t>
            </w:r>
          </w:p>
        </w:tc>
      </w:tr>
    </w:tbl>
    <w:p w14:paraId="57D40F04" w14:textId="77777777" w:rsidR="00D9689E" w:rsidRDefault="00536B02">
      <w:pPr>
        <w:pStyle w:val="Heading3"/>
      </w:pPr>
      <w:bookmarkStart w:id="135" w:name="narrative-1"/>
      <w:bookmarkEnd w:id="134"/>
      <w:r>
        <w:t>Narrative</w:t>
      </w:r>
    </w:p>
    <w:p w14:paraId="7D50E025" w14:textId="77777777" w:rsidR="00D9689E" w:rsidRDefault="00536B02">
      <w:pPr>
        <w:pStyle w:val="FirstParagraph"/>
      </w:pPr>
      <w:r>
        <w:t xml:space="preserve">The fish </w:t>
      </w:r>
      <w:r>
        <w:t>community names this site’s character plainly: Mummichog (42.1%), Fourspine Stickleback (31.6%), American Eel (15.6%).</w:t>
      </w:r>
    </w:p>
    <w:p w14:paraId="22B3E786" w14:textId="77777777" w:rsidR="00D9689E" w:rsidRDefault="00536B02">
      <w:pPr>
        <w:pStyle w:val="BodyText"/>
      </w:pPr>
      <w:r>
        <w:t>Mummichog (</w:t>
      </w:r>
      <w:r>
        <w:rPr>
          <w:i/>
          <w:iCs/>
        </w:rPr>
        <w:t>Fundulus heteroclitus</w:t>
      </w:r>
      <w:r>
        <w:t>) is the quintessential salt marsh and tidal creek fish of the northeast coast — native, tolerant of sali</w:t>
      </w:r>
      <w:r>
        <w:t xml:space="preserve">nity from fresh to full seawater, and adapted to </w:t>
      </w:r>
      <w:r>
        <w:lastRenderedPageBreak/>
        <w:t>the biological extremes of tidal dynamics. Fourspine Stickleback (</w:t>
      </w:r>
      <w:r>
        <w:rPr>
          <w:i/>
          <w:iCs/>
        </w:rPr>
        <w:t>Apeltes quadracus</w:t>
      </w:r>
      <w:r>
        <w:t>) is a brackish-water specialist found throughout coastal New England tidal creeks. These two species together define the ti</w:t>
      </w:r>
      <w:r>
        <w:t>dal freshwater-to-oligohaline transition zone with a specificity that no chemical measurement could better. American Eel confirms ocean connectivity. White Perch (5.3%) — a euryhaline native of coastal New England — reinforces the estuarine character.</w:t>
      </w:r>
    </w:p>
    <w:p w14:paraId="6AC5D1B9" w14:textId="77777777" w:rsidR="00D9689E" w:rsidRDefault="00536B02">
      <w:pPr>
        <w:pStyle w:val="BodyText"/>
      </w:pPr>
      <w:r>
        <w:t xml:space="preserve">The </w:t>
      </w:r>
      <w:r>
        <w:t xml:space="preserve">algal community is the second most diverse in the entire dataset: 178 ESVs, H(a) = 4.43. Tidal systems receive regular nutrient pulses from marine water, decomposing organic matter, and sediment resuspension — conditions that support high algal diversity. </w:t>
      </w:r>
      <w:r>
        <w:t>Diatoms (23.1%) are classic estuarine primary producers, renewed by tidal flux of silica, nitrogen, and phosphorus. Cryptomonas (22.0%) is competitive in the low-light, mixed-salinity conditions of a tidal fringe.</w:t>
      </w:r>
    </w:p>
    <w:p w14:paraId="420BA270" w14:textId="77777777" w:rsidR="00D9689E" w:rsidRDefault="00536B02">
      <w:pPr>
        <w:pStyle w:val="Heading3"/>
      </w:pPr>
      <w:bookmarkStart w:id="136" w:name="native-vs.-non-native-1"/>
      <w:bookmarkEnd w:id="135"/>
      <w:r>
        <w:t>Native vs. Non-Native</w:t>
      </w:r>
    </w:p>
    <w:p w14:paraId="536382D2" w14:textId="77777777" w:rsidR="00D9689E" w:rsidRDefault="00536B02">
      <w:pPr>
        <w:pStyle w:val="FirstParagraph"/>
      </w:pPr>
      <w:r>
        <w:t>All detected fish are native to the coastal New England estuarine environment. Mummichog, Fourspine Stickleback, White Perch, and American Eel are among the most characteristic native species of this habitat type. There is no non-native fish signal at this</w:t>
      </w:r>
      <w:r>
        <w:t xml:space="preserve"> site.</w:t>
      </w:r>
    </w:p>
    <w:p w14:paraId="2B9E8DDA" w14:textId="77777777" w:rsidR="00D9689E" w:rsidRDefault="00536B02">
      <w:pPr>
        <w:pStyle w:val="BodyText"/>
      </w:pPr>
      <w:r>
        <w:t>Below School St is a functioning tidal transition ecosystem. This is what a healthy coastal tidal reach looks like in late November.</w:t>
      </w:r>
    </w:p>
    <w:p w14:paraId="7CB4BCAF" w14:textId="77777777" w:rsidR="00D9689E" w:rsidRDefault="00536B02">
      <w:r>
        <w:pict w14:anchorId="6995A764">
          <v:rect id="_x0000_i1034" style="width:0;height:1.5pt" o:hralign="center" o:hrstd="t" o:hr="t"/>
        </w:pict>
      </w:r>
    </w:p>
    <w:p w14:paraId="3CB77345" w14:textId="5E6426F9" w:rsidR="00D9689E" w:rsidRDefault="00536B02">
      <w:pPr>
        <w:pStyle w:val="Heading2"/>
      </w:pPr>
      <w:bookmarkStart w:id="137" w:name="X055f5458b6a71e4fc612ad09de4d1b4dce39fce"/>
      <w:bookmarkEnd w:id="130"/>
      <w:bookmarkEnd w:id="136"/>
      <w:r>
        <w:t>Lower Golf Course / Sawmill Brook | JVB5776 / C4SUMTFY.1</w:t>
      </w:r>
      <w:ins w:id="138" w:author="Geoffrey Day" w:date="2026-04-24T19:59:00Z">
        <w:r w:rsidR="00BD0FBD">
          <w:t xml:space="preserve"> (11/22/202</w:t>
        </w:r>
      </w:ins>
      <w:ins w:id="139" w:author="Geoffrey Day" w:date="2026-04-24T20:00:00Z">
        <w:r w:rsidR="00BD0FBD">
          <w:t>5</w:t>
        </w:r>
      </w:ins>
    </w:p>
    <w:p w14:paraId="64CDF4E8" w14:textId="6F0B4E61" w:rsidR="00D9689E" w:rsidRDefault="00536B02">
      <w:pPr>
        <w:pStyle w:val="FirstParagraph"/>
      </w:pPr>
      <w:r>
        <w:rPr>
          <w:b/>
          <w:bCs/>
        </w:rPr>
        <w:t>Fish: 9 species, H(f) = 1.62 | Algae: 140 ESVs, H(a) = 3.</w:t>
      </w:r>
      <w:r>
        <w:rPr>
          <w:b/>
          <w:bCs/>
        </w:rPr>
        <w:t>5</w:t>
      </w:r>
      <w:r>
        <w:rPr>
          <w:b/>
          <w:bCs/>
        </w:rPr>
        <w:t>7</w:t>
      </w:r>
      <w:ins w:id="140" w:author="Geoffrey Day" w:date="2026-04-24T20:00:00Z">
        <w:r w:rsidR="00893AD5">
          <w:rPr>
            <w:b/>
            <w:bCs/>
          </w:rPr>
          <w:br/>
        </w:r>
        <w:r w:rsidR="00893AD5">
          <w:rPr>
            <w:b/>
            <w:bCs/>
          </w:rPr>
          <w:br/>
          <w:t xml:space="preserve">This site was selected to learn if Brook Trout were accessing the Golf Course sections during fall spawning season. </w:t>
        </w:r>
      </w:ins>
    </w:p>
    <w:p w14:paraId="4C395620" w14:textId="77777777" w:rsidR="00D9689E" w:rsidRDefault="00536B02">
      <w:pPr>
        <w:pStyle w:val="Heading3"/>
      </w:pPr>
      <w:bookmarkStart w:id="141" w:name="sentinel-signal-2"/>
      <w:r>
        <w:t>Sentinel Signal</w:t>
      </w:r>
    </w:p>
    <w:p w14:paraId="4EA9EE67" w14:textId="54588806" w:rsidR="00D9689E" w:rsidRDefault="00536B02">
      <w:pPr>
        <w:pStyle w:val="FirstParagraph"/>
      </w:pPr>
      <w:r>
        <w:t xml:space="preserve">Charophytes (Stonewort class) at 35% + Mummichog/Fourspine Stickleback + Golden Shiner/Sunfish = </w:t>
      </w:r>
      <w:r>
        <w:rPr>
          <w:b/>
          <w:bCs/>
        </w:rPr>
        <w:t>ecotone signal: calcium-rich clean groundwater input meeting tidal backwater</w:t>
      </w:r>
      <w:r>
        <w:t xml:space="preserve">. The Charophyte signal is ecologically significant — but </w:t>
      </w:r>
      <w:r>
        <w:rPr>
          <w:b/>
          <w:bCs/>
        </w:rPr>
        <w:t xml:space="preserve">genus </w:t>
      </w:r>
      <w:r>
        <w:rPr>
          <w:b/>
          <w:bCs/>
        </w:rPr>
        <w:t>was not resolved in the 23S rRNA data</w:t>
      </w:r>
      <w:ins w:id="142" w:author="Geoffrey Day" w:date="2026-04-24T20:01:00Z">
        <w:r w:rsidR="00893AD5">
          <w:rPr>
            <w:b/>
            <w:bCs/>
          </w:rPr>
          <w:t xml:space="preserve"> (see footnote)</w:t>
        </w:r>
      </w:ins>
      <w:r>
        <w:t>, and in-situ verification is required before species identity and invasive status can be confirmed (see note below).</w:t>
      </w:r>
    </w:p>
    <w:p w14:paraId="682BCB05" w14:textId="77777777" w:rsidR="00D9689E" w:rsidRDefault="00536B02">
      <w:pPr>
        <w:pStyle w:val="Heading3"/>
      </w:pPr>
      <w:bookmarkStart w:id="143" w:name="inferred-water-chemistry-2"/>
      <w:bookmarkEnd w:id="141"/>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0FE8D642"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186457" w14:textId="77777777" w:rsidR="00D9689E" w:rsidRDefault="00536B02">
            <w:pPr>
              <w:pStyle w:val="Compact"/>
            </w:pPr>
            <w:r>
              <w:t>Parameter</w:t>
            </w:r>
          </w:p>
        </w:tc>
        <w:tc>
          <w:tcPr>
            <w:tcW w:w="2640" w:type="dxa"/>
          </w:tcPr>
          <w:p w14:paraId="09CE6288" w14:textId="77777777" w:rsidR="00D9689E" w:rsidRDefault="00536B02">
            <w:pPr>
              <w:pStyle w:val="Compact"/>
            </w:pPr>
            <w:r>
              <w:t>Inferred value</w:t>
            </w:r>
          </w:p>
        </w:tc>
        <w:tc>
          <w:tcPr>
            <w:tcW w:w="2640" w:type="dxa"/>
          </w:tcPr>
          <w:p w14:paraId="4DA6B7DF" w14:textId="77777777" w:rsidR="00D9689E" w:rsidRDefault="00536B02">
            <w:pPr>
              <w:pStyle w:val="Compact"/>
            </w:pPr>
            <w:r>
              <w:t>Basis</w:t>
            </w:r>
          </w:p>
        </w:tc>
      </w:tr>
      <w:tr w:rsidR="00D9689E" w14:paraId="58A53101" w14:textId="77777777">
        <w:tc>
          <w:tcPr>
            <w:tcW w:w="2640" w:type="dxa"/>
          </w:tcPr>
          <w:p w14:paraId="72705932" w14:textId="77777777" w:rsidR="00D9689E" w:rsidRDefault="00536B02">
            <w:pPr>
              <w:pStyle w:val="Compact"/>
            </w:pPr>
            <w:r>
              <w:t>pH</w:t>
            </w:r>
          </w:p>
        </w:tc>
        <w:tc>
          <w:tcPr>
            <w:tcW w:w="2640" w:type="dxa"/>
          </w:tcPr>
          <w:p w14:paraId="5B1ACE58" w14:textId="77777777" w:rsidR="00D9689E" w:rsidRDefault="00536B02">
            <w:pPr>
              <w:pStyle w:val="Compact"/>
            </w:pPr>
            <w:r>
              <w:t>6.5–8.0</w:t>
            </w:r>
          </w:p>
        </w:tc>
        <w:tc>
          <w:tcPr>
            <w:tcW w:w="2640" w:type="dxa"/>
          </w:tcPr>
          <w:p w14:paraId="2E6AF77D" w14:textId="77777777" w:rsidR="00D9689E" w:rsidRDefault="00536B02">
            <w:pPr>
              <w:pStyle w:val="Compact"/>
            </w:pPr>
            <w:r>
              <w:t>Stonewort optimal range; alkaline</w:t>
            </w:r>
            <w:r>
              <w:t xml:space="preserve"> to neutral</w:t>
            </w:r>
          </w:p>
        </w:tc>
      </w:tr>
      <w:tr w:rsidR="00D9689E" w14:paraId="5E95C226" w14:textId="77777777">
        <w:tc>
          <w:tcPr>
            <w:tcW w:w="2640" w:type="dxa"/>
          </w:tcPr>
          <w:p w14:paraId="5455CEDA" w14:textId="77777777" w:rsidR="00D9689E" w:rsidRDefault="00536B02">
            <w:pPr>
              <w:pStyle w:val="Compact"/>
            </w:pPr>
            <w:r>
              <w:t>Calcium</w:t>
            </w:r>
          </w:p>
        </w:tc>
        <w:tc>
          <w:tcPr>
            <w:tcW w:w="2640" w:type="dxa"/>
          </w:tcPr>
          <w:p w14:paraId="7AED52B7" w14:textId="77777777" w:rsidR="00D9689E" w:rsidRDefault="00536B02">
            <w:pPr>
              <w:pStyle w:val="Compact"/>
            </w:pPr>
            <w:r>
              <w:t>&gt;15–20 mg/L</w:t>
            </w:r>
          </w:p>
        </w:tc>
        <w:tc>
          <w:tcPr>
            <w:tcW w:w="2640" w:type="dxa"/>
          </w:tcPr>
          <w:p w14:paraId="7D8B284B" w14:textId="77777777" w:rsidR="00D9689E" w:rsidRDefault="00536B02">
            <w:pPr>
              <w:pStyle w:val="Compact"/>
            </w:pPr>
            <w:r>
              <w:t>Stoneworts require Ca²⁺ for cell wall calcification</w:t>
            </w:r>
          </w:p>
        </w:tc>
      </w:tr>
      <w:tr w:rsidR="00D9689E" w14:paraId="2A93128E" w14:textId="77777777">
        <w:tc>
          <w:tcPr>
            <w:tcW w:w="2640" w:type="dxa"/>
          </w:tcPr>
          <w:p w14:paraId="32462437" w14:textId="77777777" w:rsidR="00D9689E" w:rsidRDefault="00536B02">
            <w:pPr>
              <w:pStyle w:val="Compact"/>
            </w:pPr>
            <w:r>
              <w:t>Conductivity</w:t>
            </w:r>
          </w:p>
        </w:tc>
        <w:tc>
          <w:tcPr>
            <w:tcW w:w="2640" w:type="dxa"/>
          </w:tcPr>
          <w:p w14:paraId="47E827D9" w14:textId="77777777" w:rsidR="00D9689E" w:rsidRDefault="00536B02">
            <w:pPr>
              <w:pStyle w:val="Compact"/>
            </w:pPr>
            <w:r>
              <w:t>80–200 μS/cm</w:t>
            </w:r>
          </w:p>
        </w:tc>
        <w:tc>
          <w:tcPr>
            <w:tcW w:w="2640" w:type="dxa"/>
          </w:tcPr>
          <w:p w14:paraId="304D8FD1" w14:textId="77777777" w:rsidR="00D9689E" w:rsidRDefault="00536B02">
            <w:pPr>
              <w:pStyle w:val="Compact"/>
            </w:pPr>
            <w:r>
              <w:t xml:space="preserve">Harder than ME sites; </w:t>
            </w:r>
            <w:r>
              <w:lastRenderedPageBreak/>
              <w:t>groundwater + tidal mix</w:t>
            </w:r>
          </w:p>
        </w:tc>
      </w:tr>
      <w:tr w:rsidR="00D9689E" w14:paraId="75E827A4" w14:textId="77777777">
        <w:tc>
          <w:tcPr>
            <w:tcW w:w="2640" w:type="dxa"/>
          </w:tcPr>
          <w:p w14:paraId="673B8BF4" w14:textId="77777777" w:rsidR="00D9689E" w:rsidRDefault="00536B02">
            <w:pPr>
              <w:pStyle w:val="Compact"/>
            </w:pPr>
            <w:r>
              <w:lastRenderedPageBreak/>
              <w:t>Total phosphorus</w:t>
            </w:r>
          </w:p>
        </w:tc>
        <w:tc>
          <w:tcPr>
            <w:tcW w:w="2640" w:type="dxa"/>
          </w:tcPr>
          <w:p w14:paraId="7274FC95" w14:textId="77777777" w:rsidR="00D9689E" w:rsidRDefault="00536B02">
            <w:pPr>
              <w:pStyle w:val="Compact"/>
            </w:pPr>
            <w:r>
              <w:t>Low–moderate</w:t>
            </w:r>
          </w:p>
        </w:tc>
        <w:tc>
          <w:tcPr>
            <w:tcW w:w="2640" w:type="dxa"/>
          </w:tcPr>
          <w:p w14:paraId="0D0AE461" w14:textId="77777777" w:rsidR="00D9689E" w:rsidRDefault="00536B02">
            <w:pPr>
              <w:pStyle w:val="Compact"/>
            </w:pPr>
            <w:r>
              <w:t>Stoneworts outcompeted by phytoplankton above ~20 μg/L TP</w:t>
            </w:r>
          </w:p>
        </w:tc>
      </w:tr>
      <w:tr w:rsidR="00D9689E" w14:paraId="48250403" w14:textId="77777777">
        <w:tc>
          <w:tcPr>
            <w:tcW w:w="2640" w:type="dxa"/>
          </w:tcPr>
          <w:p w14:paraId="6645A694" w14:textId="77777777" w:rsidR="00D9689E" w:rsidRDefault="00536B02">
            <w:pPr>
              <w:pStyle w:val="Compact"/>
            </w:pPr>
            <w:r>
              <w:t>Turbidity</w:t>
            </w:r>
          </w:p>
        </w:tc>
        <w:tc>
          <w:tcPr>
            <w:tcW w:w="2640" w:type="dxa"/>
          </w:tcPr>
          <w:p w14:paraId="19145A1A" w14:textId="77777777" w:rsidR="00D9689E" w:rsidRDefault="00536B02">
            <w:pPr>
              <w:pStyle w:val="Compact"/>
            </w:pPr>
            <w:r>
              <w:t>Low</w:t>
            </w:r>
          </w:p>
        </w:tc>
        <w:tc>
          <w:tcPr>
            <w:tcW w:w="2640" w:type="dxa"/>
          </w:tcPr>
          <w:p w14:paraId="3CD16539" w14:textId="77777777" w:rsidR="00D9689E" w:rsidRDefault="00536B02">
            <w:pPr>
              <w:pStyle w:val="Compact"/>
            </w:pPr>
            <w:r>
              <w:t>Stoneworts cannot photosynthesize in turbid water</w:t>
            </w:r>
          </w:p>
        </w:tc>
      </w:tr>
      <w:tr w:rsidR="00D9689E" w14:paraId="7AC15DA5" w14:textId="77777777">
        <w:tc>
          <w:tcPr>
            <w:tcW w:w="2640" w:type="dxa"/>
          </w:tcPr>
          <w:p w14:paraId="4F17CBCB" w14:textId="77777777" w:rsidR="00D9689E" w:rsidRDefault="00536B02">
            <w:pPr>
              <w:pStyle w:val="Compact"/>
            </w:pPr>
            <w:r>
              <w:t>Salinity</w:t>
            </w:r>
          </w:p>
        </w:tc>
        <w:tc>
          <w:tcPr>
            <w:tcW w:w="2640" w:type="dxa"/>
          </w:tcPr>
          <w:p w14:paraId="5EF20961" w14:textId="77777777" w:rsidR="00D9689E" w:rsidRDefault="00536B02">
            <w:pPr>
              <w:pStyle w:val="Compact"/>
            </w:pPr>
            <w:r>
              <w:t>0–5 ppt (variable)</w:t>
            </w:r>
          </w:p>
        </w:tc>
        <w:tc>
          <w:tcPr>
            <w:tcW w:w="2640" w:type="dxa"/>
          </w:tcPr>
          <w:p w14:paraId="065EB7E4" w14:textId="77777777" w:rsidR="00D9689E" w:rsidRDefault="00536B02">
            <w:pPr>
              <w:pStyle w:val="Compact"/>
            </w:pPr>
            <w:r>
              <w:t>Estuarine fish present; freshwater lens from groundwater</w:t>
            </w:r>
          </w:p>
        </w:tc>
      </w:tr>
      <w:tr w:rsidR="00D9689E" w14:paraId="444D64C8" w14:textId="77777777">
        <w:tc>
          <w:tcPr>
            <w:tcW w:w="2640" w:type="dxa"/>
          </w:tcPr>
          <w:p w14:paraId="67328F81" w14:textId="77777777" w:rsidR="00D9689E" w:rsidRDefault="00536B02">
            <w:pPr>
              <w:pStyle w:val="Compact"/>
            </w:pPr>
            <w:r>
              <w:t>Groundwater input</w:t>
            </w:r>
          </w:p>
        </w:tc>
        <w:tc>
          <w:tcPr>
            <w:tcW w:w="2640" w:type="dxa"/>
          </w:tcPr>
          <w:p w14:paraId="19B83EC7" w14:textId="77777777" w:rsidR="00D9689E" w:rsidRDefault="00536B02">
            <w:pPr>
              <w:pStyle w:val="Compact"/>
            </w:pPr>
            <w:r>
              <w:t>Significant</w:t>
            </w:r>
          </w:p>
        </w:tc>
        <w:tc>
          <w:tcPr>
            <w:tcW w:w="2640" w:type="dxa"/>
          </w:tcPr>
          <w:p w14:paraId="4C4D15E2" w14:textId="77777777" w:rsidR="00D9689E" w:rsidRDefault="00536B02">
            <w:pPr>
              <w:pStyle w:val="Compact"/>
            </w:pPr>
            <w:r>
              <w:t>Only explanation</w:t>
            </w:r>
            <w:r>
              <w:t xml:space="preserve"> for Ca-rich signal at tidal interface</w:t>
            </w:r>
          </w:p>
        </w:tc>
      </w:tr>
    </w:tbl>
    <w:p w14:paraId="682012C9" w14:textId="77777777" w:rsidR="00D9689E" w:rsidRDefault="00536B02">
      <w:pPr>
        <w:pStyle w:val="Heading3"/>
      </w:pPr>
      <w:bookmarkStart w:id="144" w:name="narrative-2"/>
      <w:bookmarkEnd w:id="143"/>
      <w:r>
        <w:t>Narrative</w:t>
      </w:r>
    </w:p>
    <w:p w14:paraId="317DA9D3" w14:textId="1B6840BF" w:rsidR="00D9689E" w:rsidRDefault="00536B02">
      <w:pPr>
        <w:pStyle w:val="FirstParagraph"/>
      </w:pPr>
      <w:r>
        <w:t>This is the most ecologically complex and most ecologically hopeful site in the Massachusetts dataset.</w:t>
      </w:r>
      <w:ins w:id="145" w:author="Geoffrey Day" w:date="2026-04-24T20:01:00Z">
        <w:r w:rsidR="00893AD5">
          <w:t xml:space="preserve"> It may also signal chemical input </w:t>
        </w:r>
      </w:ins>
      <w:ins w:id="146" w:author="Geoffrey Day" w:date="2026-04-24T20:02:00Z">
        <w:r w:rsidR="00893AD5">
          <w:t>(calcium) likely from fertilizer.</w:t>
        </w:r>
      </w:ins>
    </w:p>
    <w:p w14:paraId="3CE8C058" w14:textId="69AD5301" w:rsidR="00D9689E" w:rsidRDefault="00536B02">
      <w:pPr>
        <w:pStyle w:val="BodyText"/>
      </w:pPr>
      <w:r>
        <w:t>The fish community straddles two worlds: Fourspine Stickleback (32.4%) and Mummichog (8.5%) signal tida</w:t>
      </w:r>
      <w:r>
        <w:t>l/estuarine influence; Golden Shiner (14.9%) and Sunfish sp. (24.5%) are freshwater warm-water taxa. American Eel (17.3%) bridges both. Rainbow Smelt (0.2%) and Yellow Perch (1.4%) add coastal connectivity and tolerant generalist presence. This is a mixing</w:t>
      </w:r>
      <w:r>
        <w:t xml:space="preserve"> zone — freshwater meeting tidal backwater — and the fish community reflects that ecotone exactly. Ecotones are often biodiversity hotspots precisely because they receive inputs from both adjacent systems simultaneously. H(f) = 1.62 is the highest in the M</w:t>
      </w:r>
      <w:r>
        <w:t>assachusetts dataset.</w:t>
      </w:r>
      <w:ins w:id="147" w:author="Geoffrey Day" w:date="2026-04-24T20:02:00Z">
        <w:r w:rsidR="00893AD5">
          <w:t xml:space="preserve">  Rainbow smelt are also striking as these are not seen in any samples at any time in Sawmill or </w:t>
        </w:r>
      </w:ins>
      <w:ins w:id="148" w:author="Geoffrey Day" w:date="2026-04-24T20:03:00Z">
        <w:r w:rsidR="00893AD5">
          <w:t>Cat Brook, nor are they likely in brooks and streams in the fall.  This is best regarded as a “maybe” hit, not a direct one</w:t>
        </w:r>
      </w:ins>
      <w:ins w:id="149" w:author="Geoffrey Day" w:date="2026-04-24T20:04:00Z">
        <w:r w:rsidR="00893AD5">
          <w:t xml:space="preserve"> due to low DNA counts.</w:t>
        </w:r>
      </w:ins>
    </w:p>
    <w:p w14:paraId="4827CEC1" w14:textId="77777777" w:rsidR="00D9689E" w:rsidRDefault="00536B02">
      <w:pPr>
        <w:pStyle w:val="BodyText"/>
      </w:pPr>
      <w:r>
        <w:t xml:space="preserve">The algal signal here is the most striking in the Massachusetts data, and arguably the most important single finding in the batch: </w:t>
      </w:r>
      <w:r>
        <w:rPr>
          <w:b/>
          <w:bCs/>
        </w:rPr>
        <w:t>Charophytes (Stoneworts) at 35.0%</w:t>
      </w:r>
      <w:r>
        <w:t>.</w:t>
      </w:r>
    </w:p>
    <w:p w14:paraId="3A339356" w14:textId="6D46A990" w:rsidR="00D9689E" w:rsidRDefault="00536B02">
      <w:pPr>
        <w:pStyle w:val="BodyText"/>
      </w:pPr>
      <w:r>
        <w:t>Stoneworts (</w:t>
      </w:r>
      <w:r>
        <w:rPr>
          <w:i/>
          <w:iCs/>
        </w:rPr>
        <w:t>Chara</w:t>
      </w:r>
      <w:r>
        <w:t xml:space="preserve">, </w:t>
      </w:r>
      <w:r>
        <w:rPr>
          <w:i/>
          <w:iCs/>
        </w:rPr>
        <w:t>Nitella</w:t>
      </w:r>
      <w:r>
        <w:t>, and related genera) are macrophytic charophytes — structurally</w:t>
      </w:r>
      <w:r>
        <w:t xml:space="preserve"> complex plants that anchor to the substrate in shallow, clear, well-lit water. They are exquisitely sensitive to conditions</w:t>
      </w:r>
      <w:ins w:id="150" w:author="Geoffrey Day" w:date="2026-04-24T20:04:00Z">
        <w:r w:rsidR="00893AD5">
          <w:t xml:space="preserve"> that mark high water quality</w:t>
        </w:r>
      </w:ins>
      <w:r>
        <w:t>:</w:t>
      </w:r>
    </w:p>
    <w:p w14:paraId="67A8202F" w14:textId="77777777" w:rsidR="00D9689E" w:rsidRDefault="00536B02">
      <w:pPr>
        <w:pStyle w:val="Compact"/>
        <w:numPr>
          <w:ilvl w:val="0"/>
          <w:numId w:val="2"/>
        </w:numPr>
      </w:pPr>
      <w:r>
        <w:rPr>
          <w:b/>
          <w:bCs/>
        </w:rPr>
        <w:t>Water clarity</w:t>
      </w:r>
      <w:r>
        <w:t>: Stoneworts cannot photosynthesize in turbid water. Their dominance means low suspended sediment and good light pene</w:t>
      </w:r>
      <w:r>
        <w:t>tration to the substrate.</w:t>
      </w:r>
    </w:p>
    <w:p w14:paraId="37E79207" w14:textId="7A81ED19" w:rsidR="00D9689E" w:rsidRPr="00893AD5" w:rsidRDefault="00536B02">
      <w:pPr>
        <w:pStyle w:val="Compact"/>
        <w:numPr>
          <w:ilvl w:val="0"/>
          <w:numId w:val="2"/>
        </w:numPr>
        <w:rPr>
          <w:highlight w:val="yellow"/>
          <w:rPrChange w:id="151" w:author="Geoffrey Day" w:date="2026-04-24T20:05:00Z">
            <w:rPr/>
          </w:rPrChange>
        </w:rPr>
      </w:pPr>
      <w:r>
        <w:rPr>
          <w:b/>
          <w:bCs/>
        </w:rPr>
        <w:t>Calcium</w:t>
      </w:r>
      <w:r>
        <w:t xml:space="preserve">: Stoneworts require calcium to build their calcareous cell walls and encrustations. Their 35% dominance at this site signals Ca²⁺ concentrations well above what the </w:t>
      </w:r>
      <w:r w:rsidRPr="00893AD5">
        <w:rPr>
          <w:highlight w:val="yellow"/>
          <w:rPrChange w:id="152" w:author="Geoffrey Day" w:date="2026-04-24T20:05:00Z">
            <w:rPr/>
          </w:rPrChange>
        </w:rPr>
        <w:t>granite-derived Maine sites could support — almost certai</w:t>
      </w:r>
      <w:r w:rsidRPr="00893AD5">
        <w:rPr>
          <w:highlight w:val="yellow"/>
          <w:rPrChange w:id="153" w:author="Geoffrey Day" w:date="2026-04-24T20:05:00Z">
            <w:rPr/>
          </w:rPrChange>
        </w:rPr>
        <w:t>nly a groundwater or spring input.</w:t>
      </w:r>
      <w:ins w:id="154" w:author="Geoffrey Day" w:date="2026-04-24T20:05:00Z">
        <w:r w:rsidR="00893AD5">
          <w:rPr>
            <w:highlight w:val="yellow"/>
          </w:rPr>
          <w:t xml:space="preserve">  DO NOT MENTION MAINE!</w:t>
        </w:r>
      </w:ins>
    </w:p>
    <w:p w14:paraId="49D9E00C" w14:textId="77777777" w:rsidR="00D9689E" w:rsidRDefault="00536B02">
      <w:pPr>
        <w:pStyle w:val="Compact"/>
        <w:numPr>
          <w:ilvl w:val="0"/>
          <w:numId w:val="2"/>
        </w:numPr>
      </w:pPr>
      <w:r>
        <w:rPr>
          <w:b/>
          <w:bCs/>
        </w:rPr>
        <w:t>pH</w:t>
      </w:r>
      <w:r>
        <w:t>: Stoneworts grow optimally between pH 6.5 and 8.0. This is alkaline relative to the Maine watershed and to the MA soft-water pond site upstream.</w:t>
      </w:r>
    </w:p>
    <w:p w14:paraId="46750D77" w14:textId="77777777" w:rsidR="00D9689E" w:rsidRDefault="00536B02">
      <w:pPr>
        <w:pStyle w:val="Compact"/>
        <w:numPr>
          <w:ilvl w:val="0"/>
          <w:numId w:val="2"/>
        </w:numPr>
      </w:pPr>
      <w:r>
        <w:rPr>
          <w:b/>
          <w:bCs/>
        </w:rPr>
        <w:lastRenderedPageBreak/>
        <w:t>Nutrient status</w:t>
      </w:r>
      <w:r>
        <w:t>: Stoneworts are outcompeted by filamentous algae and cyan</w:t>
      </w:r>
      <w:r>
        <w:t>obacteria under nutrient-enriched conditions. Their dominance here indicates oligotrophic to mesotrophic, unimpaired water quality.</w:t>
      </w:r>
    </w:p>
    <w:p w14:paraId="139277A8" w14:textId="6571C7A6" w:rsidR="00D9689E" w:rsidRDefault="00536B02">
      <w:pPr>
        <w:pStyle w:val="Compact"/>
        <w:numPr>
          <w:ilvl w:val="0"/>
          <w:numId w:val="2"/>
        </w:numPr>
        <w:rPr>
          <w:ins w:id="155" w:author="Geoffrey Day" w:date="2026-04-24T20:05:00Z"/>
        </w:rPr>
      </w:pPr>
      <w:r>
        <w:rPr>
          <w:b/>
          <w:bCs/>
        </w:rPr>
        <w:t>Habitat value</w:t>
      </w:r>
      <w:r>
        <w:t>: Stonewort beds are structural aquatic habitat — fish and invertebrates use them for cover, spawning substrate</w:t>
      </w:r>
      <w:r>
        <w:t>, and foraging.</w:t>
      </w:r>
    </w:p>
    <w:p w14:paraId="590516FA" w14:textId="2283CFB4" w:rsidR="00893AD5" w:rsidRDefault="00893AD5">
      <w:pPr>
        <w:pStyle w:val="Compact"/>
        <w:numPr>
          <w:ilvl w:val="0"/>
          <w:numId w:val="2"/>
        </w:numPr>
      </w:pPr>
      <w:ins w:id="156" w:author="Geoffrey Day" w:date="2026-04-24T20:05:00Z">
        <w:r>
          <w:rPr>
            <w:b/>
            <w:bCs/>
          </w:rPr>
          <w:t xml:space="preserve">Alkaline / High Calcium is Brook </w:t>
        </w:r>
      </w:ins>
      <w:ins w:id="157" w:author="Geoffrey Day" w:date="2026-04-24T20:06:00Z">
        <w:r>
          <w:rPr>
            <w:b/>
            <w:bCs/>
          </w:rPr>
          <w:t>Trout nirvana not often seen near acidic, low calcium soils and waters comm</w:t>
        </w:r>
      </w:ins>
      <w:ins w:id="158" w:author="Geoffrey Day" w:date="2026-04-24T20:07:00Z">
        <w:r>
          <w:rPr>
            <w:b/>
            <w:bCs/>
          </w:rPr>
          <w:t>on to Massachusetts</w:t>
        </w:r>
        <w:r w:rsidRPr="00893AD5">
          <w:rPr>
            <w:rPrChange w:id="159" w:author="Geoffrey Day" w:date="2026-04-24T20:07:00Z">
              <w:rPr>
                <w:b/>
                <w:bCs/>
              </w:rPr>
            </w:rPrChange>
          </w:rPr>
          <w:t>.</w:t>
        </w:r>
        <w:r>
          <w:br/>
        </w:r>
        <w:r>
          <w:br/>
          <w:t xml:space="preserve">WHERE THE FUCK ARE THE REAL pH </w:t>
        </w:r>
        <w:proofErr w:type="gramStart"/>
        <w:r>
          <w:t>values  which</w:t>
        </w:r>
        <w:proofErr w:type="gramEnd"/>
        <w:r>
          <w:t xml:space="preserve"> we have for all these sites!!!</w:t>
        </w:r>
      </w:ins>
    </w:p>
    <w:p w14:paraId="7505314F" w14:textId="77777777" w:rsidR="00D9689E" w:rsidRDefault="00536B02">
      <w:pPr>
        <w:pStyle w:val="FirstParagraph"/>
      </w:pPr>
      <w:r>
        <w:t>A 35% Charophyte signal at a tidal interface site in a developed coastal town is ecologically significant regardless of species identity — it confirms calcium-rich, clear, low-turbidity groundwater input that is maintaining conditions suita</w:t>
      </w:r>
      <w:r>
        <w:t>ble for a sensitive, structurally complex aquatic macrophyte against the backdrop of development pressure and tidal dynamics.</w:t>
      </w:r>
    </w:p>
    <w:p w14:paraId="63419643" w14:textId="1D284FCA" w:rsidR="00D9689E" w:rsidRDefault="00536B02">
      <w:pPr>
        <w:pStyle w:val="BodyText"/>
      </w:pPr>
      <w:r>
        <w:rPr>
          <w:b/>
          <w:bCs/>
        </w:rPr>
        <w:t xml:space="preserve">Critical caveat </w:t>
      </w:r>
      <w:ins w:id="160" w:author="Geoffrey Day" w:date="2026-04-24T20:08:00Z">
        <w:r w:rsidR="00893AD5">
          <w:rPr>
            <w:b/>
            <w:bCs/>
          </w:rPr>
          <w:t xml:space="preserve">(footnote!) </w:t>
        </w:r>
      </w:ins>
      <w:r>
        <w:rPr>
          <w:b/>
          <w:bCs/>
        </w:rPr>
        <w:t>— invasive species risk.</w:t>
      </w:r>
      <w:r>
        <w:t xml:space="preserve"> The 23S rRNA data resolved this signal to class (Charophyceae) but not to genus. Native </w:t>
      </w:r>
      <w:r>
        <w:rPr>
          <w:i/>
          <w:iCs/>
        </w:rPr>
        <w:t>C</w:t>
      </w:r>
      <w:r>
        <w:rPr>
          <w:i/>
          <w:iCs/>
        </w:rPr>
        <w:t>hara</w:t>
      </w:r>
      <w:r>
        <w:t xml:space="preserve"> and </w:t>
      </w:r>
      <w:r>
        <w:rPr>
          <w:i/>
          <w:iCs/>
        </w:rPr>
        <w:t>Nitella</w:t>
      </w:r>
      <w:r>
        <w:t xml:space="preserve"> — clean-water indicators — and </w:t>
      </w:r>
      <w:r>
        <w:rPr>
          <w:b/>
          <w:bCs/>
        </w:rPr>
        <w:t>Starry Stonewort (</w:t>
      </w:r>
      <w:r>
        <w:rPr>
          <w:b/>
          <w:bCs/>
          <w:i/>
          <w:iCs/>
        </w:rPr>
        <w:t>Nitellopsis obtusa</w:t>
      </w:r>
      <w:r>
        <w:rPr>
          <w:b/>
          <w:bCs/>
        </w:rPr>
        <w:t>)</w:t>
      </w:r>
      <w:r>
        <w:t xml:space="preserve"> — an invasive charophyte spreading rapidly through the northeastern US from Great Lakes origin — are </w:t>
      </w:r>
      <w:r>
        <w:rPr>
          <w:b/>
          <w:bCs/>
        </w:rPr>
        <w:t>both Charophyceae and cannot be distinguished in this dataset</w:t>
      </w:r>
      <w:r>
        <w:t>. Starry</w:t>
      </w:r>
      <w:r>
        <w:t xml:space="preserve"> Stonewort thrives in exactly these conditions: calcium-rich, clear, hard water. It is now documented in Vermont and New York and is actively expanding toward Massachusetts. The conditions at Golf Course/Sawmill Brook are permissive for both the native and</w:t>
      </w:r>
      <w:r>
        <w:t xml:space="preserve"> the invasive. </w:t>
      </w:r>
      <w:r>
        <w:rPr>
          <w:b/>
          <w:bCs/>
        </w:rPr>
        <w:t>In-situ morphological identification or targeted species-specific PCR is required before this signal can be confidently interpreted as native or invasive.</w:t>
      </w:r>
      <w:r>
        <w:t xml:space="preserve"> This is not a minor footnote — if </w:t>
      </w:r>
      <w:r>
        <w:rPr>
          <w:i/>
          <w:iCs/>
        </w:rPr>
        <w:t>Nitellopsis obtusa</w:t>
      </w:r>
      <w:r>
        <w:t xml:space="preserve"> is established here, it is a mana</w:t>
      </w:r>
      <w:r>
        <w:t>gement priority, not a positive indicator.</w:t>
      </w:r>
    </w:p>
    <w:p w14:paraId="662E7E33" w14:textId="77777777" w:rsidR="00D9689E" w:rsidRDefault="00536B02">
      <w:pPr>
        <w:pStyle w:val="Heading3"/>
      </w:pPr>
      <w:bookmarkStart w:id="161" w:name="native-vs.-non-native-2"/>
      <w:bookmarkEnd w:id="144"/>
      <w:r>
        <w:t>Native vs. Non-Native</w:t>
      </w:r>
    </w:p>
    <w:p w14:paraId="20AC6004" w14:textId="77777777" w:rsidR="00D9689E" w:rsidRDefault="00536B02">
      <w:pPr>
        <w:pStyle w:val="FirstParagraph"/>
      </w:pPr>
      <w:r>
        <w:t>All detected fish species are native to eastern North America in this habitat type. Golden Shiner and Sunfish spp. may reflect upstream pond stocking, but they are native species. Fourspine S</w:t>
      </w:r>
      <w:r>
        <w:t>tickleback, Mummichog, American Eel, Rainbow Smelt, and Yellow Perch are all wild, native coastal New England fish. No non-native fish signal detected.</w:t>
      </w:r>
    </w:p>
    <w:p w14:paraId="0FEC4C1A" w14:textId="63D119D7" w:rsidR="00D9689E" w:rsidRDefault="00536B02">
      <w:pPr>
        <w:pStyle w:val="BodyText"/>
      </w:pPr>
      <w:r>
        <w:t>Lower Golf Course / Sawmill Brook sits at the intersection of productive tidal ecology and a clean, calc</w:t>
      </w:r>
      <w:r>
        <w:t xml:space="preserve">ium-rich freshwater input. The Charophyte signal is the most ecologically complex finding in the </w:t>
      </w:r>
      <w:ins w:id="162" w:author="Geoffrey Day" w:date="2026-04-24T20:08:00Z">
        <w:r w:rsidR="00893AD5">
          <w:t xml:space="preserve">MBTS and broader </w:t>
        </w:r>
      </w:ins>
      <w:r>
        <w:t>Massachusetts dataset</w:t>
      </w:r>
      <w:ins w:id="163" w:author="Geoffrey Day" w:date="2026-04-24T20:08:00Z">
        <w:r w:rsidR="00893AD5">
          <w:t>s</w:t>
        </w:r>
      </w:ins>
      <w:r>
        <w:t xml:space="preserve"> — and its true character (native indicator vs. invasive alert) is the most important unanswered question in the batch. It warrants immedi</w:t>
      </w:r>
      <w:r>
        <w:t>ate field verification.</w:t>
      </w:r>
      <w:ins w:id="164" w:author="Geoffrey Day" w:date="2026-04-24T20:09:00Z">
        <w:r w:rsidR="00893AD5">
          <w:t xml:space="preserve"> Anecdotal reports from local ecologists and phycologists express little concern as </w:t>
        </w:r>
      </w:ins>
      <w:ins w:id="165" w:author="Geoffrey Day" w:date="2026-04-24T20:10:00Z">
        <w:r w:rsidR="00893AD5">
          <w:t>the invasive species form has never been reported in Massachusetts.</w:t>
        </w:r>
      </w:ins>
    </w:p>
    <w:p w14:paraId="77304255" w14:textId="77777777" w:rsidR="00D9689E" w:rsidRDefault="00536B02">
      <w:r>
        <w:pict w14:anchorId="2D439972">
          <v:rect id="_x0000_i1035" style="width:0;height:1.5pt" o:hralign="center" o:hrstd="t" o:hr="t"/>
        </w:pict>
      </w:r>
    </w:p>
    <w:p w14:paraId="116D9C43" w14:textId="77777777" w:rsidR="00D9689E" w:rsidRDefault="00536B02">
      <w:r>
        <w:pict w14:anchorId="15627665">
          <v:rect id="_x0000_i1036" style="width:0;height:1.5pt" o:hralign="center" o:hrstd="t" o:hr="t"/>
        </w:pict>
      </w:r>
    </w:p>
    <w:p w14:paraId="351060AD" w14:textId="4EC997C5" w:rsidR="00D9689E" w:rsidRDefault="00536B02">
      <w:pPr>
        <w:pStyle w:val="Heading2"/>
      </w:pPr>
      <w:bookmarkStart w:id="166" w:name="massachusetts-summary"/>
      <w:bookmarkEnd w:id="137"/>
      <w:bookmarkEnd w:id="161"/>
      <w:r>
        <w:lastRenderedPageBreak/>
        <w:t>Massachusetts Summary</w:t>
      </w:r>
      <w:ins w:id="167" w:author="Geoffrey Day" w:date="2026-04-24T20:10:00Z">
        <w:r w:rsidR="00893AD5">
          <w:t xml:space="preserve"> (November 2025)</w:t>
        </w:r>
      </w:ins>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D9689E" w14:paraId="2309258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131" w:type="dxa"/>
          </w:tcPr>
          <w:p w14:paraId="50599860" w14:textId="77777777" w:rsidR="00D9689E" w:rsidRDefault="00536B02">
            <w:pPr>
              <w:pStyle w:val="Compact"/>
            </w:pPr>
            <w:r>
              <w:t>Site</w:t>
            </w:r>
          </w:p>
        </w:tc>
        <w:tc>
          <w:tcPr>
            <w:tcW w:w="1131" w:type="dxa"/>
          </w:tcPr>
          <w:p w14:paraId="18377850" w14:textId="77777777" w:rsidR="00D9689E" w:rsidRDefault="00536B02">
            <w:pPr>
              <w:pStyle w:val="Compact"/>
            </w:pPr>
            <w:r>
              <w:t>Fish spp.</w:t>
            </w:r>
          </w:p>
        </w:tc>
        <w:tc>
          <w:tcPr>
            <w:tcW w:w="1131" w:type="dxa"/>
          </w:tcPr>
          <w:p w14:paraId="230F5BF2" w14:textId="77777777" w:rsidR="00D9689E" w:rsidRDefault="00536B02">
            <w:pPr>
              <w:pStyle w:val="Compact"/>
            </w:pPr>
            <w:r>
              <w:t>H(f)</w:t>
            </w:r>
          </w:p>
        </w:tc>
        <w:tc>
          <w:tcPr>
            <w:tcW w:w="1131" w:type="dxa"/>
          </w:tcPr>
          <w:p w14:paraId="1F472650" w14:textId="77777777" w:rsidR="00D9689E" w:rsidRDefault="00536B02">
            <w:pPr>
              <w:pStyle w:val="Compact"/>
            </w:pPr>
            <w:r>
              <w:t>Algae ESVs</w:t>
            </w:r>
          </w:p>
        </w:tc>
        <w:tc>
          <w:tcPr>
            <w:tcW w:w="1131" w:type="dxa"/>
          </w:tcPr>
          <w:p w14:paraId="079584E9" w14:textId="77777777" w:rsidR="00D9689E" w:rsidRDefault="00536B02">
            <w:pPr>
              <w:pStyle w:val="Compact"/>
            </w:pPr>
            <w:r>
              <w:t>H(a)</w:t>
            </w:r>
          </w:p>
        </w:tc>
        <w:tc>
          <w:tcPr>
            <w:tcW w:w="1131" w:type="dxa"/>
          </w:tcPr>
          <w:p w14:paraId="0E189AD1" w14:textId="77777777" w:rsidR="00D9689E" w:rsidRDefault="00536B02">
            <w:pPr>
              <w:pStyle w:val="Compact"/>
            </w:pPr>
            <w:r>
              <w:t>Key Sentinel Complex</w:t>
            </w:r>
          </w:p>
        </w:tc>
        <w:tc>
          <w:tcPr>
            <w:tcW w:w="1131" w:type="dxa"/>
          </w:tcPr>
          <w:p w14:paraId="60F7F1EE" w14:textId="77777777" w:rsidR="00D9689E" w:rsidRDefault="00536B02">
            <w:pPr>
              <w:pStyle w:val="Compact"/>
            </w:pPr>
            <w:r>
              <w:t>Character</w:t>
            </w:r>
          </w:p>
        </w:tc>
      </w:tr>
      <w:tr w:rsidR="00D9689E" w14:paraId="29634B78" w14:textId="77777777">
        <w:tc>
          <w:tcPr>
            <w:tcW w:w="1131" w:type="dxa"/>
          </w:tcPr>
          <w:p w14:paraId="30F1A5BA" w14:textId="77777777" w:rsidR="00D9689E" w:rsidRDefault="00536B02">
            <w:pPr>
              <w:pStyle w:val="Compact"/>
            </w:pPr>
            <w:r>
              <w:t>Lower Golf Course / Sawmill</w:t>
            </w:r>
          </w:p>
        </w:tc>
        <w:tc>
          <w:tcPr>
            <w:tcW w:w="1131" w:type="dxa"/>
          </w:tcPr>
          <w:p w14:paraId="416FA9CF" w14:textId="77777777" w:rsidR="00D9689E" w:rsidRDefault="00536B02">
            <w:pPr>
              <w:pStyle w:val="Compact"/>
            </w:pPr>
            <w:r>
              <w:t>9</w:t>
            </w:r>
          </w:p>
        </w:tc>
        <w:tc>
          <w:tcPr>
            <w:tcW w:w="1131" w:type="dxa"/>
          </w:tcPr>
          <w:p w14:paraId="73D250D9" w14:textId="77777777" w:rsidR="00D9689E" w:rsidRDefault="00536B02">
            <w:pPr>
              <w:pStyle w:val="Compact"/>
            </w:pPr>
            <w:r>
              <w:t>1.62</w:t>
            </w:r>
          </w:p>
        </w:tc>
        <w:tc>
          <w:tcPr>
            <w:tcW w:w="1131" w:type="dxa"/>
          </w:tcPr>
          <w:p w14:paraId="66748F30" w14:textId="77777777" w:rsidR="00D9689E" w:rsidRDefault="00536B02">
            <w:pPr>
              <w:pStyle w:val="Compact"/>
            </w:pPr>
            <w:r>
              <w:t>140</w:t>
            </w:r>
          </w:p>
        </w:tc>
        <w:tc>
          <w:tcPr>
            <w:tcW w:w="1131" w:type="dxa"/>
          </w:tcPr>
          <w:p w14:paraId="20A6161B" w14:textId="77777777" w:rsidR="00D9689E" w:rsidRDefault="00536B02">
            <w:pPr>
              <w:pStyle w:val="Compact"/>
            </w:pPr>
            <w:r>
              <w:t>3.57</w:t>
            </w:r>
          </w:p>
        </w:tc>
        <w:tc>
          <w:tcPr>
            <w:tcW w:w="1131" w:type="dxa"/>
          </w:tcPr>
          <w:p w14:paraId="1EAAD257" w14:textId="77777777" w:rsidR="00D9689E" w:rsidRDefault="00536B02">
            <w:pPr>
              <w:pStyle w:val="Compact"/>
            </w:pPr>
            <w:r>
              <w:t>Stoneworts 35% + estuarine-freshwater ecotone fish</w:t>
            </w:r>
          </w:p>
        </w:tc>
        <w:tc>
          <w:tcPr>
            <w:tcW w:w="1131" w:type="dxa"/>
          </w:tcPr>
          <w:p w14:paraId="1A5426DA" w14:textId="77777777" w:rsidR="00D9689E" w:rsidRDefault="00536B02">
            <w:pPr>
              <w:pStyle w:val="Compact"/>
            </w:pPr>
            <w:r>
              <w:rPr>
                <w:b/>
                <w:bCs/>
              </w:rPr>
              <w:t>Ecotone — Ca-rich groundwater meets tidal</w:t>
            </w:r>
          </w:p>
        </w:tc>
      </w:tr>
      <w:tr w:rsidR="00D9689E" w14:paraId="1DC3B7B8" w14:textId="77777777">
        <w:tc>
          <w:tcPr>
            <w:tcW w:w="1131" w:type="dxa"/>
          </w:tcPr>
          <w:p w14:paraId="6152FF00" w14:textId="77777777" w:rsidR="00D9689E" w:rsidRDefault="00536B02">
            <w:pPr>
              <w:pStyle w:val="Compact"/>
            </w:pPr>
            <w:r>
              <w:t>Below School St</w:t>
            </w:r>
          </w:p>
        </w:tc>
        <w:tc>
          <w:tcPr>
            <w:tcW w:w="1131" w:type="dxa"/>
          </w:tcPr>
          <w:p w14:paraId="480D9CFC" w14:textId="77777777" w:rsidR="00D9689E" w:rsidRDefault="00536B02">
            <w:pPr>
              <w:pStyle w:val="Compact"/>
            </w:pPr>
            <w:r>
              <w:t>9</w:t>
            </w:r>
          </w:p>
        </w:tc>
        <w:tc>
          <w:tcPr>
            <w:tcW w:w="1131" w:type="dxa"/>
          </w:tcPr>
          <w:p w14:paraId="4D4C3E4C" w14:textId="77777777" w:rsidR="00D9689E" w:rsidRDefault="00536B02">
            <w:pPr>
              <w:pStyle w:val="Compact"/>
            </w:pPr>
            <w:r>
              <w:t>1.40</w:t>
            </w:r>
          </w:p>
        </w:tc>
        <w:tc>
          <w:tcPr>
            <w:tcW w:w="1131" w:type="dxa"/>
          </w:tcPr>
          <w:p w14:paraId="00FEBFC8" w14:textId="77777777" w:rsidR="00D9689E" w:rsidRDefault="00536B02">
            <w:pPr>
              <w:pStyle w:val="Compact"/>
            </w:pPr>
            <w:r>
              <w:t>178</w:t>
            </w:r>
          </w:p>
        </w:tc>
        <w:tc>
          <w:tcPr>
            <w:tcW w:w="1131" w:type="dxa"/>
          </w:tcPr>
          <w:p w14:paraId="48100AC9" w14:textId="77777777" w:rsidR="00D9689E" w:rsidRDefault="00536B02">
            <w:pPr>
              <w:pStyle w:val="Compact"/>
            </w:pPr>
            <w:r>
              <w:t>4.43</w:t>
            </w:r>
          </w:p>
        </w:tc>
        <w:tc>
          <w:tcPr>
            <w:tcW w:w="1131" w:type="dxa"/>
          </w:tcPr>
          <w:p w14:paraId="2A7AA487" w14:textId="77777777" w:rsidR="00D9689E" w:rsidRDefault="00536B02">
            <w:pPr>
              <w:pStyle w:val="Compact"/>
            </w:pPr>
            <w:r>
              <w:t>Mummichog + Fourspine Stickleback + estuarine diatoms</w:t>
            </w:r>
          </w:p>
        </w:tc>
        <w:tc>
          <w:tcPr>
            <w:tcW w:w="1131" w:type="dxa"/>
          </w:tcPr>
          <w:p w14:paraId="3E069660" w14:textId="77777777" w:rsidR="00D9689E" w:rsidRDefault="00536B02">
            <w:pPr>
              <w:pStyle w:val="Compact"/>
            </w:pPr>
            <w:r>
              <w:rPr>
                <w:b/>
                <w:bCs/>
              </w:rPr>
              <w:t>Tidal transition — fully functional</w:t>
            </w:r>
          </w:p>
        </w:tc>
      </w:tr>
      <w:tr w:rsidR="00D9689E" w14:paraId="46755E66" w14:textId="77777777">
        <w:tc>
          <w:tcPr>
            <w:tcW w:w="1131" w:type="dxa"/>
          </w:tcPr>
          <w:p w14:paraId="786BD552" w14:textId="77777777" w:rsidR="00D9689E" w:rsidRDefault="00536B02">
            <w:pPr>
              <w:pStyle w:val="Compact"/>
            </w:pPr>
            <w:r>
              <w:t>Upper Sawmill</w:t>
            </w:r>
          </w:p>
        </w:tc>
        <w:tc>
          <w:tcPr>
            <w:tcW w:w="1131" w:type="dxa"/>
          </w:tcPr>
          <w:p w14:paraId="5BE3B5EE" w14:textId="77777777" w:rsidR="00D9689E" w:rsidRDefault="00536B02">
            <w:pPr>
              <w:pStyle w:val="Compact"/>
            </w:pPr>
            <w:r>
              <w:t>5</w:t>
            </w:r>
          </w:p>
        </w:tc>
        <w:tc>
          <w:tcPr>
            <w:tcW w:w="1131" w:type="dxa"/>
          </w:tcPr>
          <w:p w14:paraId="49C75123" w14:textId="77777777" w:rsidR="00D9689E" w:rsidRDefault="00536B02">
            <w:pPr>
              <w:pStyle w:val="Compact"/>
            </w:pPr>
            <w:r>
              <w:t>0.87</w:t>
            </w:r>
          </w:p>
        </w:tc>
        <w:tc>
          <w:tcPr>
            <w:tcW w:w="1131" w:type="dxa"/>
          </w:tcPr>
          <w:p w14:paraId="7E809835" w14:textId="77777777" w:rsidR="00D9689E" w:rsidRDefault="00536B02">
            <w:pPr>
              <w:pStyle w:val="Compact"/>
            </w:pPr>
            <w:r>
              <w:t>151</w:t>
            </w:r>
          </w:p>
        </w:tc>
        <w:tc>
          <w:tcPr>
            <w:tcW w:w="1131" w:type="dxa"/>
          </w:tcPr>
          <w:p w14:paraId="265C2A0F" w14:textId="77777777" w:rsidR="00D9689E" w:rsidRDefault="00536B02">
            <w:pPr>
              <w:pStyle w:val="Compact"/>
            </w:pPr>
            <w:r>
              <w:t>4.20</w:t>
            </w:r>
          </w:p>
        </w:tc>
        <w:tc>
          <w:tcPr>
            <w:tcW w:w="1131" w:type="dxa"/>
          </w:tcPr>
          <w:p w14:paraId="38C63E38" w14:textId="77777777" w:rsidR="00D9689E" w:rsidRDefault="00536B02">
            <w:pPr>
              <w:pStyle w:val="Compact"/>
            </w:pPr>
            <w:r>
              <w:t>Golden Sh</w:t>
            </w:r>
            <w:r>
              <w:t>iner + Cryptomonas + Mallomonas</w:t>
            </w:r>
          </w:p>
        </w:tc>
        <w:tc>
          <w:tcPr>
            <w:tcW w:w="1131" w:type="dxa"/>
          </w:tcPr>
          <w:p w14:paraId="284DA9BC" w14:textId="77777777" w:rsidR="00D9689E" w:rsidRDefault="00536B02">
            <w:pPr>
              <w:pStyle w:val="Compact"/>
            </w:pPr>
            <w:r>
              <w:t>Pond habitat — soft water, not impaired</w:t>
            </w:r>
          </w:p>
        </w:tc>
      </w:tr>
    </w:tbl>
    <w:p w14:paraId="1FB34560" w14:textId="77777777" w:rsidR="00D9689E" w:rsidRDefault="00536B02">
      <w:pPr>
        <w:pStyle w:val="BodyText"/>
      </w:pPr>
      <w:r>
        <w:t>No impairment signals in Manchester-by-the-Sea. The three sites represent a downstream gradient from soft-water pond to tidal transition, with the ecotone at Golf Course/Sawmill Brook the most ecologically complex and most conservation-valuable of the thre</w:t>
      </w:r>
      <w:r>
        <w:t>e.</w:t>
      </w:r>
    </w:p>
    <w:p w14:paraId="3B7930F1" w14:textId="77777777" w:rsidR="00D9689E" w:rsidRDefault="00536B02">
      <w:r>
        <w:pict w14:anchorId="7D64BB35">
          <v:rect id="_x0000_i1037" style="width:0;height:1.5pt" o:hralign="center" o:hrstd="t" o:hr="t"/>
        </w:pict>
      </w:r>
    </w:p>
    <w:p w14:paraId="335768D1" w14:textId="77777777" w:rsidR="00D9689E" w:rsidRDefault="00536B02">
      <w:pPr>
        <w:pStyle w:val="Heading2"/>
      </w:pPr>
      <w:bookmarkStart w:id="168" w:name="X5b8f638f8cf74c8533972122a274082540184d9"/>
      <w:bookmarkEnd w:id="166"/>
      <w:r>
        <w:t>Sawmill Brook — Three Sites (Manchester-by-the-Sea, MA)</w:t>
      </w:r>
    </w:p>
    <w:p w14:paraId="3B5CD68B" w14:textId="77777777" w:rsidR="00D9689E" w:rsidRDefault="00536B02">
      <w:pPr>
        <w:pStyle w:val="Heading3"/>
      </w:pPr>
      <w:bookmarkStart w:id="169" w:name="X154b2650e2b2d38ffa6d8c3a28b28270ed6c1da"/>
      <w:r>
        <w:t>August 28, 2024 · Below School St · Fire Station · Sawmill Swamp</w:t>
      </w:r>
    </w:p>
    <w:p w14:paraId="739F6A4F" w14:textId="399D7272" w:rsidR="00D9689E" w:rsidRDefault="00536B02">
      <w:pPr>
        <w:pStyle w:val="FirstParagraph"/>
      </w:pPr>
      <w:del w:id="170" w:author="Geoffrey Day" w:date="2026-04-24T20:11:00Z">
        <w:r w:rsidDel="008B1B3F">
          <w:rPr>
            <w:b/>
            <w:bCs/>
          </w:rPr>
          <w:delText>Note:</w:delText>
        </w:r>
        <w:r w:rsidDel="008B1B3F">
          <w:delText xml:space="preserve"> Sawmill Brook is in Manchester-by-the-Sea on the North Shore — not Cape Cod</w:delText>
        </w:r>
      </w:del>
      <w:r>
        <w:t>. Three sites provide a longitudinal transect: Sa</w:t>
      </w:r>
      <w:r>
        <w:t>wmill Swamp (headwaters, cold groundwater source) → Below School St (mid-reach) → Fire Station (tidal limit).</w:t>
      </w:r>
    </w:p>
    <w:p w14:paraId="45BE5468" w14:textId="77777777" w:rsidR="00D9689E" w:rsidRDefault="00536B02">
      <w:r>
        <w:pict w14:anchorId="1C6EDB24">
          <v:rect id="_x0000_i1038" style="width:0;height:1.5pt" o:hralign="center" o:hrstd="t" o:hr="t"/>
        </w:pict>
      </w:r>
    </w:p>
    <w:p w14:paraId="31B8EF6D" w14:textId="77777777" w:rsidR="00D9689E" w:rsidRDefault="00536B02">
      <w:pPr>
        <w:pStyle w:val="Heading3"/>
      </w:pPr>
      <w:bookmarkStart w:id="171" w:name="X60f69abf9dede4374af9fd6793558fde2bd9fba"/>
      <w:bookmarkEnd w:id="169"/>
      <w:r>
        <w:t>Sawmill Swamp | JVB3787 / 5K41GBHR.1 | Aug 28, 2024</w:t>
      </w:r>
    </w:p>
    <w:p w14:paraId="1EC5F3AE" w14:textId="77777777" w:rsidR="00D9689E" w:rsidRDefault="00536B02">
      <w:pPr>
        <w:pStyle w:val="FirstParagraph"/>
      </w:pPr>
      <w:r>
        <w:rPr>
          <w:b/>
          <w:bCs/>
        </w:rPr>
        <w:t>Fish:</w:t>
      </w:r>
      <w:r>
        <w:t xml:space="preserve"> H(f) = 0.65 · 5 species | </w:t>
      </w:r>
      <w:r>
        <w:rPr>
          <w:b/>
          <w:bCs/>
        </w:rPr>
        <w:t>Algae:</w:t>
      </w:r>
      <w:r>
        <w:t xml:space="preserve"> H(a) = 4.24 · 4,259 reads</w:t>
      </w:r>
    </w:p>
    <w:p w14:paraId="2B220DD7" w14:textId="77777777" w:rsidR="00D9689E" w:rsidRDefault="00536B02">
      <w:pPr>
        <w:pStyle w:val="Heading4"/>
      </w:pPr>
      <w:bookmarkStart w:id="172" w:name="sentinel-signal-3"/>
      <w:r>
        <w:lastRenderedPageBreak/>
        <w:t>Sentinel Signal</w:t>
      </w:r>
    </w:p>
    <w:p w14:paraId="5479AA5A" w14:textId="77777777" w:rsidR="00D9689E" w:rsidRDefault="00536B02">
      <w:pPr>
        <w:pStyle w:val="FirstParagraph"/>
      </w:pPr>
      <w:r>
        <w:t>Brook Trout</w:t>
      </w:r>
      <w:r>
        <w:t xml:space="preserve"> 1.0% in a swamp in August = cold groundwater upwelling sustaining a thermal refugium. Cryptophytes 47.3% + Synurophytes 26.0% = clean, soft, peat-influenced water independently confirming Brook Trout-compatible chemistry.</w:t>
      </w:r>
    </w:p>
    <w:p w14:paraId="5A890FD7" w14:textId="77777777" w:rsidR="00D9689E" w:rsidRDefault="00536B02">
      <w:pPr>
        <w:pStyle w:val="Heading4"/>
      </w:pPr>
      <w:bookmarkStart w:id="173" w:name="inferred-water-chemistry-3"/>
      <w:bookmarkEnd w:id="172"/>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5FDEDEBE"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31A071" w14:textId="77777777" w:rsidR="00D9689E" w:rsidRDefault="00536B02">
            <w:pPr>
              <w:pStyle w:val="Compact"/>
            </w:pPr>
            <w:r>
              <w:t>Paramete</w:t>
            </w:r>
            <w:r>
              <w:t>r</w:t>
            </w:r>
          </w:p>
        </w:tc>
        <w:tc>
          <w:tcPr>
            <w:tcW w:w="2640" w:type="dxa"/>
          </w:tcPr>
          <w:p w14:paraId="25E4FA20" w14:textId="77777777" w:rsidR="00D9689E" w:rsidRDefault="00536B02">
            <w:pPr>
              <w:pStyle w:val="Compact"/>
            </w:pPr>
            <w:r>
              <w:t>Estimate</w:t>
            </w:r>
          </w:p>
        </w:tc>
        <w:tc>
          <w:tcPr>
            <w:tcW w:w="2640" w:type="dxa"/>
          </w:tcPr>
          <w:p w14:paraId="5C5C66C1" w14:textId="77777777" w:rsidR="00D9689E" w:rsidRDefault="00536B02">
            <w:pPr>
              <w:pStyle w:val="Compact"/>
            </w:pPr>
            <w:r>
              <w:t>Basis</w:t>
            </w:r>
          </w:p>
        </w:tc>
      </w:tr>
      <w:tr w:rsidR="00D9689E" w14:paraId="1F7FAA0A" w14:textId="77777777">
        <w:tc>
          <w:tcPr>
            <w:tcW w:w="2640" w:type="dxa"/>
          </w:tcPr>
          <w:p w14:paraId="0413F6B2" w14:textId="77777777" w:rsidR="00D9689E" w:rsidRDefault="00536B02">
            <w:pPr>
              <w:pStyle w:val="Compact"/>
            </w:pPr>
            <w:r>
              <w:t>Temperature</w:t>
            </w:r>
          </w:p>
        </w:tc>
        <w:tc>
          <w:tcPr>
            <w:tcW w:w="2640" w:type="dxa"/>
          </w:tcPr>
          <w:p w14:paraId="0CEBABB6" w14:textId="77777777" w:rsidR="00D9689E" w:rsidRDefault="00536B02">
            <w:pPr>
              <w:pStyle w:val="Compact"/>
            </w:pPr>
            <w:r>
              <w:t>Cool (cold groundwater influence)</w:t>
            </w:r>
          </w:p>
        </w:tc>
        <w:tc>
          <w:tcPr>
            <w:tcW w:w="2640" w:type="dxa"/>
          </w:tcPr>
          <w:p w14:paraId="48271C90" w14:textId="77777777" w:rsidR="00D9689E" w:rsidRDefault="00536B02">
            <w:pPr>
              <w:pStyle w:val="Compact"/>
            </w:pPr>
            <w:r>
              <w:t>Brook Trout present in August</w:t>
            </w:r>
          </w:p>
        </w:tc>
      </w:tr>
      <w:tr w:rsidR="00D9689E" w14:paraId="2C1C13A3" w14:textId="77777777">
        <w:tc>
          <w:tcPr>
            <w:tcW w:w="2640" w:type="dxa"/>
          </w:tcPr>
          <w:p w14:paraId="7FAB006B" w14:textId="77777777" w:rsidR="00D9689E" w:rsidRDefault="00536B02">
            <w:pPr>
              <w:pStyle w:val="Compact"/>
            </w:pPr>
            <w:r>
              <w:t>pH</w:t>
            </w:r>
          </w:p>
        </w:tc>
        <w:tc>
          <w:tcPr>
            <w:tcW w:w="2640" w:type="dxa"/>
          </w:tcPr>
          <w:p w14:paraId="5E3C1150" w14:textId="77777777" w:rsidR="00D9689E" w:rsidRDefault="00536B02">
            <w:pPr>
              <w:pStyle w:val="Compact"/>
            </w:pPr>
            <w:r>
              <w:t>Slightly acidic (5.5–6.5)</w:t>
            </w:r>
          </w:p>
        </w:tc>
        <w:tc>
          <w:tcPr>
            <w:tcW w:w="2640" w:type="dxa"/>
          </w:tcPr>
          <w:p w14:paraId="4171216C" w14:textId="77777777" w:rsidR="00D9689E" w:rsidRDefault="00536B02">
            <w:pPr>
              <w:pStyle w:val="Compact"/>
            </w:pPr>
            <w:r>
              <w:t xml:space="preserve">Synurophytes + Euglenoids + </w:t>
            </w:r>
            <w:r>
              <w:rPr>
                <w:i/>
                <w:iCs/>
              </w:rPr>
              <w:t>Chroomonas</w:t>
            </w:r>
          </w:p>
        </w:tc>
      </w:tr>
      <w:tr w:rsidR="00D9689E" w14:paraId="2D3F2F00" w14:textId="77777777">
        <w:tc>
          <w:tcPr>
            <w:tcW w:w="2640" w:type="dxa"/>
          </w:tcPr>
          <w:p w14:paraId="4C2A212A" w14:textId="77777777" w:rsidR="00D9689E" w:rsidRDefault="00536B02">
            <w:pPr>
              <w:pStyle w:val="Compact"/>
            </w:pPr>
            <w:r>
              <w:t>Phosphorus</w:t>
            </w:r>
          </w:p>
        </w:tc>
        <w:tc>
          <w:tcPr>
            <w:tcW w:w="2640" w:type="dxa"/>
          </w:tcPr>
          <w:p w14:paraId="07473701" w14:textId="77777777" w:rsidR="00D9689E" w:rsidRDefault="00536B02">
            <w:pPr>
              <w:pStyle w:val="Compact"/>
            </w:pPr>
            <w:r>
              <w:t>Very low (oligotrophic)</w:t>
            </w:r>
          </w:p>
        </w:tc>
        <w:tc>
          <w:tcPr>
            <w:tcW w:w="2640" w:type="dxa"/>
          </w:tcPr>
          <w:p w14:paraId="5215E6AC" w14:textId="77777777" w:rsidR="00D9689E" w:rsidRDefault="00536B02">
            <w:pPr>
              <w:pStyle w:val="Compact"/>
            </w:pPr>
            <w:r>
              <w:t>Synurophyte/Cryptophyte dominance</w:t>
            </w:r>
          </w:p>
        </w:tc>
      </w:tr>
      <w:tr w:rsidR="00D9689E" w14:paraId="7419D785" w14:textId="77777777">
        <w:tc>
          <w:tcPr>
            <w:tcW w:w="2640" w:type="dxa"/>
          </w:tcPr>
          <w:p w14:paraId="6BFAD6A8" w14:textId="77777777" w:rsidR="00D9689E" w:rsidRDefault="00536B02">
            <w:pPr>
              <w:pStyle w:val="Compact"/>
            </w:pPr>
            <w:r>
              <w:t>Dissolved oxygen</w:t>
            </w:r>
          </w:p>
        </w:tc>
        <w:tc>
          <w:tcPr>
            <w:tcW w:w="2640" w:type="dxa"/>
          </w:tcPr>
          <w:p w14:paraId="1109EC10" w14:textId="77777777" w:rsidR="00D9689E" w:rsidRDefault="00536B02">
            <w:pPr>
              <w:pStyle w:val="Compact"/>
            </w:pPr>
            <w:r>
              <w:t>Adequate</w:t>
            </w:r>
          </w:p>
        </w:tc>
        <w:tc>
          <w:tcPr>
            <w:tcW w:w="2640" w:type="dxa"/>
          </w:tcPr>
          <w:p w14:paraId="6E10BD19" w14:textId="77777777" w:rsidR="00D9689E" w:rsidRDefault="00536B02">
            <w:pPr>
              <w:pStyle w:val="Compact"/>
              <w:rPr>
                <w:ins w:id="174" w:author="Geoffrey Day" w:date="2026-04-24T20:12:00Z"/>
              </w:rPr>
            </w:pPr>
            <w:r>
              <w:t>Brook Trout presence</w:t>
            </w:r>
          </w:p>
          <w:p w14:paraId="44B1CD32" w14:textId="683C5834" w:rsidR="008B1B3F" w:rsidRDefault="008B1B3F">
            <w:pPr>
              <w:pStyle w:val="Compact"/>
            </w:pPr>
          </w:p>
        </w:tc>
      </w:tr>
      <w:tr w:rsidR="00D9689E" w14:paraId="340EF282" w14:textId="77777777">
        <w:tc>
          <w:tcPr>
            <w:tcW w:w="2640" w:type="dxa"/>
          </w:tcPr>
          <w:p w14:paraId="1E6DF9C9" w14:textId="77777777" w:rsidR="00D9689E" w:rsidRDefault="00536B02">
            <w:pPr>
              <w:pStyle w:val="Compact"/>
            </w:pPr>
            <w:r>
              <w:t>Brook Trout habitat</w:t>
            </w:r>
          </w:p>
        </w:tc>
        <w:tc>
          <w:tcPr>
            <w:tcW w:w="2640" w:type="dxa"/>
          </w:tcPr>
          <w:p w14:paraId="7C146038" w14:textId="77777777" w:rsidR="00D9689E" w:rsidRDefault="00536B02">
            <w:pPr>
              <w:pStyle w:val="Compact"/>
            </w:pPr>
            <w:r>
              <w:t>Present — cold groundwater refugium</w:t>
            </w:r>
          </w:p>
        </w:tc>
        <w:tc>
          <w:tcPr>
            <w:tcW w:w="2640" w:type="dxa"/>
          </w:tcPr>
          <w:p w14:paraId="34BC3A22" w14:textId="77777777" w:rsidR="00D9689E" w:rsidRDefault="00536B02">
            <w:pPr>
              <w:pStyle w:val="Compact"/>
            </w:pPr>
            <w:r>
              <w:t>Strong corroboration from algal community</w:t>
            </w:r>
          </w:p>
        </w:tc>
      </w:tr>
    </w:tbl>
    <w:p w14:paraId="3C7A3BFE" w14:textId="77777777" w:rsidR="00D9689E" w:rsidRDefault="00536B02">
      <w:pPr>
        <w:pStyle w:val="Heading4"/>
      </w:pPr>
      <w:bookmarkStart w:id="175" w:name="narrative-3"/>
      <w:bookmarkEnd w:id="173"/>
      <w:r>
        <w:t>Narrative</w:t>
      </w:r>
    </w:p>
    <w:p w14:paraId="385C6627" w14:textId="77777777" w:rsidR="00D9689E" w:rsidRDefault="00536B02">
      <w:pPr>
        <w:pStyle w:val="FirstParagraph"/>
      </w:pPr>
      <w:r>
        <w:t>Brook Trout present at 1.0% in August in a swamp is a meaningful</w:t>
      </w:r>
      <w:r>
        <w:t xml:space="preserve"> ecological signal. Swampy headwater reaches can retain cold groundwater upwelling even when surface water warms — it is precisely these hidden thermal refugia where Brook Trout survive Massachusetts summers. This is one of the most encouraging findings in</w:t>
      </w:r>
      <w:r>
        <w:t xml:space="preserve"> the batch: the worst-case sampling season (August), the most hydrologically challenged site type (swamp), and Brook Trout are still here.</w:t>
      </w:r>
    </w:p>
    <w:p w14:paraId="4BC7A8B4" w14:textId="3E10060D" w:rsidR="00D9689E" w:rsidRDefault="00536B02">
      <w:pPr>
        <w:pStyle w:val="BodyText"/>
      </w:pPr>
      <w:r>
        <w:t>The Cryptophyte/Synurophyte algal community (H(a) = 4.24) independently confirms cool, clean, low-nutrient conditions</w:t>
      </w:r>
      <w:r>
        <w:t xml:space="preserve">. The Eel dominance (74%) is consistent with a pool-heavy, low-gradient reach that Eels favor. Bass at 24% is the concern — Largemouth </w:t>
      </w:r>
      <w:ins w:id="176" w:author="Geoffrey Day" w:date="2026-04-24T20:14:00Z">
        <w:r w:rsidR="008B1B3F">
          <w:t xml:space="preserve">or Smallmouth </w:t>
        </w:r>
      </w:ins>
      <w:r>
        <w:t>Bass in a headwater swamp are competing with, and potentially predating</w:t>
      </w:r>
      <w:ins w:id="177" w:author="Geoffrey Day" w:date="2026-04-24T20:13:00Z">
        <w:r w:rsidR="008B1B3F">
          <w:t xml:space="preserve"> on</w:t>
        </w:r>
      </w:ins>
      <w:del w:id="178" w:author="Geoffrey Day" w:date="2026-04-24T20:13:00Z">
        <w:r w:rsidDel="008B1B3F">
          <w:delText>,</w:delText>
        </w:r>
      </w:del>
      <w:r>
        <w:t xml:space="preserve"> the Brook Trout population.</w:t>
      </w:r>
    </w:p>
    <w:p w14:paraId="459FE69E" w14:textId="77777777" w:rsidR="00D9689E" w:rsidRDefault="00536B02">
      <w:pPr>
        <w:pStyle w:val="BodyText"/>
      </w:pPr>
      <w:r>
        <w:rPr>
          <w:b/>
          <w:bCs/>
        </w:rPr>
        <w:t>This is a cold-water</w:t>
      </w:r>
      <w:r>
        <w:rPr>
          <w:b/>
          <w:bCs/>
        </w:rPr>
        <w:t xml:space="preserve"> refuge worth protecting.</w:t>
      </w:r>
      <w:r>
        <w:t xml:space="preserve"> The source of the cold groundwater should be identified and protected from any activity (impervious surface, groundwater withdrawal, thermal discharge) that would warm or reduce it.</w:t>
      </w:r>
    </w:p>
    <w:p w14:paraId="225F2473" w14:textId="77777777" w:rsidR="00D9689E" w:rsidRDefault="00536B02">
      <w:pPr>
        <w:pStyle w:val="Heading4"/>
      </w:pPr>
      <w:bookmarkStart w:id="179" w:name="algal-community"/>
      <w:bookmarkEnd w:id="175"/>
      <w:r>
        <w:t>Algal Community</w:t>
      </w:r>
    </w:p>
    <w:p w14:paraId="37061C94" w14:textId="77777777" w:rsidR="00D9689E" w:rsidRDefault="00536B02">
      <w:pPr>
        <w:pStyle w:val="FirstParagraph"/>
      </w:pPr>
      <w:r>
        <w:t>Cryptophytes 47.3% (</w:t>
      </w:r>
      <w:r>
        <w:rPr>
          <w:i/>
          <w:iCs/>
        </w:rPr>
        <w:t>Synura</w:t>
      </w:r>
      <w:r>
        <w:t xml:space="preserve"> + </w:t>
      </w:r>
      <w:r>
        <w:rPr>
          <w:i/>
          <w:iCs/>
        </w:rPr>
        <w:t>Chr</w:t>
      </w:r>
      <w:r>
        <w:rPr>
          <w:i/>
          <w:iCs/>
        </w:rPr>
        <w:t>oomonas</w:t>
      </w:r>
      <w:r>
        <w:t xml:space="preserve"> + </w:t>
      </w:r>
      <w:r>
        <w:rPr>
          <w:i/>
          <w:iCs/>
        </w:rPr>
        <w:t>Cryptomonas</w:t>
      </w:r>
      <w:r>
        <w:t>) + Synurophytes 26.0% + Euglenoids 8.1%. H(a) = 4.24.</w:t>
      </w:r>
    </w:p>
    <w:p w14:paraId="00833A94" w14:textId="77777777" w:rsidR="00D9689E" w:rsidRDefault="00536B02">
      <w:pPr>
        <w:pStyle w:val="Heading4"/>
      </w:pPr>
      <w:bookmarkStart w:id="180" w:name="native-vs.-non-native-3"/>
      <w:bookmarkEnd w:id="179"/>
      <w:r>
        <w:t>Native vs. Non-Native</w:t>
      </w:r>
    </w:p>
    <w:tbl>
      <w:tblPr>
        <w:tblStyle w:val="Table"/>
        <w:tblW w:w="5000" w:type="pct"/>
        <w:tblLayout w:type="fixed"/>
        <w:tblLook w:val="0020" w:firstRow="1" w:lastRow="0" w:firstColumn="0" w:lastColumn="0" w:noHBand="0" w:noVBand="0"/>
      </w:tblPr>
      <w:tblGrid>
        <w:gridCol w:w="4788"/>
        <w:gridCol w:w="4788"/>
      </w:tblGrid>
      <w:tr w:rsidR="00D9689E" w14:paraId="588883F3"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6AE6F4" w14:textId="77777777" w:rsidR="00D9689E" w:rsidRDefault="00536B02">
            <w:pPr>
              <w:pStyle w:val="Compact"/>
            </w:pPr>
            <w:r>
              <w:t>Species</w:t>
            </w:r>
          </w:p>
        </w:tc>
        <w:tc>
          <w:tcPr>
            <w:tcW w:w="3960" w:type="dxa"/>
          </w:tcPr>
          <w:p w14:paraId="312AF868" w14:textId="77777777" w:rsidR="00D9689E" w:rsidRDefault="00536B02">
            <w:pPr>
              <w:pStyle w:val="Compact"/>
            </w:pPr>
            <w:r>
              <w:t>Status</w:t>
            </w:r>
          </w:p>
        </w:tc>
      </w:tr>
      <w:tr w:rsidR="00D9689E" w14:paraId="553DBFC5" w14:textId="77777777">
        <w:tc>
          <w:tcPr>
            <w:tcW w:w="3960" w:type="dxa"/>
          </w:tcPr>
          <w:p w14:paraId="083AD6C6" w14:textId="77777777" w:rsidR="00D9689E" w:rsidRDefault="00536B02">
            <w:pPr>
              <w:pStyle w:val="Compact"/>
            </w:pPr>
            <w:r>
              <w:t>Brook Trout, American Eel</w:t>
            </w:r>
          </w:p>
        </w:tc>
        <w:tc>
          <w:tcPr>
            <w:tcW w:w="3960" w:type="dxa"/>
          </w:tcPr>
          <w:p w14:paraId="544E2712" w14:textId="77777777" w:rsidR="00D9689E" w:rsidRDefault="00536B02">
            <w:pPr>
              <w:pStyle w:val="Compact"/>
            </w:pPr>
            <w:r>
              <w:t>Native</w:t>
            </w:r>
          </w:p>
        </w:tc>
      </w:tr>
      <w:tr w:rsidR="00D9689E" w14:paraId="59FBAF34" w14:textId="77777777">
        <w:tc>
          <w:tcPr>
            <w:tcW w:w="3960" w:type="dxa"/>
          </w:tcPr>
          <w:p w14:paraId="3CF2C76D" w14:textId="3075B570" w:rsidR="00D9689E" w:rsidRDefault="00536B02">
            <w:pPr>
              <w:pStyle w:val="Compact"/>
            </w:pPr>
            <w:r>
              <w:rPr>
                <w:i/>
                <w:iCs/>
              </w:rPr>
              <w:lastRenderedPageBreak/>
              <w:t>Micropterus</w:t>
            </w:r>
            <w:r>
              <w:t xml:space="preserve"> sp. — </w:t>
            </w:r>
            <w:ins w:id="181" w:author="Geoffrey Day" w:date="2026-04-24T20:13:00Z">
              <w:r w:rsidR="008B1B3F">
                <w:t>Small or Largemou</w:t>
              </w:r>
            </w:ins>
            <w:ins w:id="182" w:author="Geoffrey Day" w:date="2026-04-24T20:14:00Z">
              <w:r w:rsidR="008B1B3F">
                <w:t xml:space="preserve">th </w:t>
              </w:r>
            </w:ins>
            <w:r>
              <w:t>Bass</w:t>
            </w:r>
          </w:p>
        </w:tc>
        <w:tc>
          <w:tcPr>
            <w:tcW w:w="3960" w:type="dxa"/>
          </w:tcPr>
          <w:p w14:paraId="48D978CA" w14:textId="77777777" w:rsidR="00D9689E" w:rsidRDefault="00536B02">
            <w:pPr>
              <w:pStyle w:val="Compact"/>
            </w:pPr>
            <w:r>
              <w:t>Non-native — competing with Brook Trout</w:t>
            </w:r>
          </w:p>
        </w:tc>
      </w:tr>
      <w:tr w:rsidR="00D9689E" w14:paraId="0E51D205" w14:textId="77777777">
        <w:tc>
          <w:tcPr>
            <w:tcW w:w="3960" w:type="dxa"/>
          </w:tcPr>
          <w:p w14:paraId="277D4538" w14:textId="77777777" w:rsidR="00D9689E" w:rsidRDefault="00536B02">
            <w:pPr>
              <w:pStyle w:val="Compact"/>
            </w:pPr>
            <w:r>
              <w:rPr>
                <w:i/>
                <w:iCs/>
              </w:rPr>
              <w:t>Ameiurus</w:t>
            </w:r>
            <w:r>
              <w:t xml:space="preserve"> sp. — Bullhead</w:t>
            </w:r>
          </w:p>
        </w:tc>
        <w:tc>
          <w:tcPr>
            <w:tcW w:w="3960" w:type="dxa"/>
          </w:tcPr>
          <w:p w14:paraId="0BD53B55" w14:textId="77777777" w:rsidR="00D9689E" w:rsidRDefault="00536B02">
            <w:pPr>
              <w:pStyle w:val="Compact"/>
            </w:pPr>
            <w:r>
              <w:t xml:space="preserve">Native (Brown Bullhead, </w:t>
            </w:r>
            <w:r>
              <w:rPr>
                <w:i/>
                <w:iCs/>
              </w:rPr>
              <w:t>A. nebulosus</w:t>
            </w:r>
            <w:r>
              <w:t>, is native to New England)</w:t>
            </w:r>
          </w:p>
        </w:tc>
      </w:tr>
    </w:tbl>
    <w:p w14:paraId="73F2CEBF" w14:textId="77777777" w:rsidR="00D9689E" w:rsidRDefault="00536B02">
      <w:r>
        <w:pict w14:anchorId="63D9A35B">
          <v:rect id="_x0000_i1039" style="width:0;height:1.5pt" o:hralign="center" o:hrstd="t" o:hr="t"/>
        </w:pict>
      </w:r>
    </w:p>
    <w:p w14:paraId="44F279C9" w14:textId="77777777" w:rsidR="00D9689E" w:rsidRDefault="00536B02">
      <w:pPr>
        <w:pStyle w:val="Heading3"/>
      </w:pPr>
      <w:bookmarkStart w:id="183" w:name="Xbcd0a888e511a3e577985e3c63df27896d3cc1d"/>
      <w:bookmarkEnd w:id="171"/>
      <w:bookmarkEnd w:id="180"/>
      <w:r>
        <w:t>Sawmill Brook — Below School St | JVB3787 / UG79PNJS.1 | Aug 28, 2024</w:t>
      </w:r>
    </w:p>
    <w:p w14:paraId="2536EC5D" w14:textId="77777777" w:rsidR="00D9689E" w:rsidRDefault="00536B02">
      <w:pPr>
        <w:pStyle w:val="FirstParagraph"/>
      </w:pPr>
      <w:r>
        <w:rPr>
          <w:b/>
          <w:bCs/>
        </w:rPr>
        <w:t>Fish:</w:t>
      </w:r>
      <w:r>
        <w:t xml:space="preserve"> H(f) = 1.05 · 8 species | </w:t>
      </w:r>
      <w:r>
        <w:rPr>
          <w:b/>
          <w:bCs/>
        </w:rPr>
        <w:t>Algae:</w:t>
      </w:r>
      <w:r>
        <w:t xml:space="preserve"> H(a) = 3.06 · 3,724 reads</w:t>
      </w:r>
    </w:p>
    <w:p w14:paraId="4716652E" w14:textId="77777777" w:rsidR="00D9689E" w:rsidRDefault="00536B02">
      <w:pPr>
        <w:pStyle w:val="BodyText"/>
      </w:pPr>
      <w:r>
        <w:rPr>
          <w:i/>
          <w:iCs/>
        </w:rPr>
        <w:t>Note: Same site as JVB5776 “Below School St” (November</w:t>
      </w:r>
      <w:r>
        <w:rPr>
          <w:i/>
          <w:iCs/>
        </w:rPr>
        <w:t xml:space="preserve"> 2023). Two seasonal time points now available.</w:t>
      </w:r>
    </w:p>
    <w:p w14:paraId="413474CC" w14:textId="5B865740" w:rsidR="00D9689E" w:rsidRDefault="00536B02">
      <w:pPr>
        <w:pStyle w:val="Heading4"/>
      </w:pPr>
      <w:bookmarkStart w:id="184" w:name="sentinel-signal-4"/>
      <w:r>
        <w:t>Sentinel Signal</w:t>
      </w:r>
      <w:ins w:id="185" w:author="Geoffrey Day" w:date="2026-04-24T20:14:00Z">
        <w:r w:rsidR="008B1B3F">
          <w:t xml:space="preserve"> </w:t>
        </w:r>
      </w:ins>
      <w:ins w:id="186" w:author="Geoffrey Day" w:date="2026-04-24T20:15:00Z">
        <w:r w:rsidR="008B1B3F">
          <w:t>–</w:t>
        </w:r>
      </w:ins>
      <w:ins w:id="187" w:author="Geoffrey Day" w:date="2026-04-24T20:14:00Z">
        <w:r w:rsidR="008B1B3F">
          <w:t xml:space="preserve"> Trout</w:t>
        </w:r>
      </w:ins>
      <w:ins w:id="188" w:author="Geoffrey Day" w:date="2026-04-24T20:15:00Z">
        <w:r w:rsidR="008B1B3F">
          <w:t xml:space="preserve"> consistently found below School Street indicates upstream refugia</w:t>
        </w:r>
      </w:ins>
    </w:p>
    <w:p w14:paraId="14717CD8" w14:textId="77777777" w:rsidR="00D9689E" w:rsidRDefault="00536B02">
      <w:pPr>
        <w:pStyle w:val="FirstParagraph"/>
      </w:pPr>
      <w:r>
        <w:t xml:space="preserve">Brook Trout 2.5% — identical to November 2023 (JVB5776). </w:t>
      </w:r>
      <w:r>
        <w:rPr>
          <w:b/>
          <w:bCs/>
        </w:rPr>
        <w:t>Two seasons, same answer: Brook Trout are stable residents through this reach of Sawmill Brook.</w:t>
      </w:r>
      <w:r>
        <w:t xml:space="preserve"> American Eel 66.5% confirms tidal conne</w:t>
      </w:r>
      <w:r>
        <w:t>ctivity.</w:t>
      </w:r>
    </w:p>
    <w:p w14:paraId="60CF2FED" w14:textId="77777777" w:rsidR="00D9689E" w:rsidRDefault="00536B02">
      <w:pPr>
        <w:pStyle w:val="Heading4"/>
      </w:pPr>
      <w:bookmarkStart w:id="189" w:name="inferred-water-chemistry-4"/>
      <w:bookmarkEnd w:id="184"/>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1C8207D4"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6E7F8D" w14:textId="77777777" w:rsidR="00D9689E" w:rsidRDefault="00536B02">
            <w:pPr>
              <w:pStyle w:val="Compact"/>
            </w:pPr>
            <w:r>
              <w:t>Parameter</w:t>
            </w:r>
          </w:p>
        </w:tc>
        <w:tc>
          <w:tcPr>
            <w:tcW w:w="2640" w:type="dxa"/>
          </w:tcPr>
          <w:p w14:paraId="351FFFA4" w14:textId="77777777" w:rsidR="00D9689E" w:rsidRDefault="00536B02">
            <w:pPr>
              <w:pStyle w:val="Compact"/>
            </w:pPr>
            <w:r>
              <w:t>Estimate</w:t>
            </w:r>
          </w:p>
        </w:tc>
        <w:tc>
          <w:tcPr>
            <w:tcW w:w="2640" w:type="dxa"/>
          </w:tcPr>
          <w:p w14:paraId="279F11FE" w14:textId="77777777" w:rsidR="00D9689E" w:rsidRDefault="00536B02">
            <w:pPr>
              <w:pStyle w:val="Compact"/>
            </w:pPr>
            <w:r>
              <w:t>Basis</w:t>
            </w:r>
          </w:p>
        </w:tc>
      </w:tr>
      <w:tr w:rsidR="00D9689E" w14:paraId="1FCA391A" w14:textId="77777777">
        <w:tc>
          <w:tcPr>
            <w:tcW w:w="2640" w:type="dxa"/>
          </w:tcPr>
          <w:p w14:paraId="43731F97" w14:textId="77777777" w:rsidR="00D9689E" w:rsidRDefault="00536B02">
            <w:pPr>
              <w:pStyle w:val="Compact"/>
            </w:pPr>
            <w:r>
              <w:t>Temperature</w:t>
            </w:r>
          </w:p>
        </w:tc>
        <w:tc>
          <w:tcPr>
            <w:tcW w:w="2640" w:type="dxa"/>
          </w:tcPr>
          <w:p w14:paraId="328FB9F3" w14:textId="77777777" w:rsidR="00D9689E" w:rsidRDefault="00536B02">
            <w:pPr>
              <w:pStyle w:val="Compact"/>
            </w:pPr>
            <w:r>
              <w:t>Mixed (tidal influence)</w:t>
            </w:r>
          </w:p>
        </w:tc>
        <w:tc>
          <w:tcPr>
            <w:tcW w:w="2640" w:type="dxa"/>
          </w:tcPr>
          <w:p w14:paraId="4EDD6DCD" w14:textId="77777777" w:rsidR="00D9689E" w:rsidRDefault="00536B02">
            <w:pPr>
              <w:pStyle w:val="Compact"/>
            </w:pPr>
            <w:r>
              <w:t>Eel 66% + Stickleback 16% at sample point; Brook Trout upstream</w:t>
            </w:r>
          </w:p>
        </w:tc>
      </w:tr>
      <w:tr w:rsidR="00D9689E" w14:paraId="4169A6E8" w14:textId="77777777">
        <w:tc>
          <w:tcPr>
            <w:tcW w:w="2640" w:type="dxa"/>
          </w:tcPr>
          <w:p w14:paraId="2BFD55F1" w14:textId="77777777" w:rsidR="00D9689E" w:rsidRDefault="00536B02">
            <w:pPr>
              <w:pStyle w:val="Compact"/>
            </w:pPr>
            <w:r>
              <w:t>pH</w:t>
            </w:r>
          </w:p>
        </w:tc>
        <w:tc>
          <w:tcPr>
            <w:tcW w:w="2640" w:type="dxa"/>
          </w:tcPr>
          <w:p w14:paraId="30D6BA92" w14:textId="77777777" w:rsidR="00D9689E" w:rsidRDefault="00536B02">
            <w:pPr>
              <w:pStyle w:val="Compact"/>
            </w:pPr>
            <w:r>
              <w:t>Circumneutral at sample point</w:t>
            </w:r>
          </w:p>
        </w:tc>
        <w:tc>
          <w:tcPr>
            <w:tcW w:w="2640" w:type="dxa"/>
          </w:tcPr>
          <w:p w14:paraId="38C03979" w14:textId="77777777" w:rsidR="00D9689E" w:rsidRDefault="00536B02">
            <w:pPr>
              <w:pStyle w:val="Compact"/>
            </w:pPr>
            <w:r>
              <w:t>Mixed community</w:t>
            </w:r>
          </w:p>
        </w:tc>
      </w:tr>
      <w:tr w:rsidR="00D9689E" w14:paraId="4250AC8A" w14:textId="77777777">
        <w:tc>
          <w:tcPr>
            <w:tcW w:w="2640" w:type="dxa"/>
          </w:tcPr>
          <w:p w14:paraId="0D34E4DB" w14:textId="77777777" w:rsidR="00D9689E" w:rsidRDefault="00536B02">
            <w:pPr>
              <w:pStyle w:val="Compact"/>
            </w:pPr>
            <w:r>
              <w:t>Brook Trout habitat</w:t>
            </w:r>
          </w:p>
        </w:tc>
        <w:tc>
          <w:tcPr>
            <w:tcW w:w="2640" w:type="dxa"/>
          </w:tcPr>
          <w:p w14:paraId="413C5F7A" w14:textId="77777777" w:rsidR="00D9689E" w:rsidRDefault="00536B02">
            <w:pPr>
              <w:pStyle w:val="Compact"/>
            </w:pPr>
            <w:r>
              <w:t>Present upstream</w:t>
            </w:r>
          </w:p>
        </w:tc>
        <w:tc>
          <w:tcPr>
            <w:tcW w:w="2640" w:type="dxa"/>
          </w:tcPr>
          <w:p w14:paraId="4427B4D2" w14:textId="77777777" w:rsidR="00D9689E" w:rsidRDefault="00536B02">
            <w:pPr>
              <w:pStyle w:val="Compact"/>
            </w:pPr>
            <w:r>
              <w:t>Stable two-season signal</w:t>
            </w:r>
          </w:p>
        </w:tc>
      </w:tr>
    </w:tbl>
    <w:p w14:paraId="2BF7F237" w14:textId="77777777" w:rsidR="00D9689E" w:rsidRDefault="00536B02">
      <w:pPr>
        <w:pStyle w:val="Heading4"/>
      </w:pPr>
      <w:bookmarkStart w:id="190" w:name="narrative-4"/>
      <w:bookmarkEnd w:id="189"/>
      <w:r>
        <w:t>Narrative</w:t>
      </w:r>
    </w:p>
    <w:p w14:paraId="6213F7C7" w14:textId="77777777" w:rsidR="00D9689E" w:rsidRDefault="00536B02">
      <w:pPr>
        <w:pStyle w:val="FirstParagraph"/>
      </w:pPr>
      <w:r>
        <w:t xml:space="preserve">Brook Trout at 2.5% — consistent with November 2023 (JVB5776: also 2.5% at this same site). </w:t>
      </w:r>
      <w:r>
        <w:rPr>
          <w:b/>
          <w:bCs/>
        </w:rPr>
        <w:t>Two seasons, same answer: Brook Trout are stable residents in Sawmill Brook through this reach.</w:t>
      </w:r>
      <w:r>
        <w:t xml:space="preserve"> American Eel do</w:t>
      </w:r>
      <w:r>
        <w:t>minance (67%) and Fourspine Stickleback (16%) confirm tidal influence at the sampling point, but Brook Trout DNA is persistent and repeatable across seasons. The tidal zone does not preclude trout occupying the brook immediately upstream.</w:t>
      </w:r>
    </w:p>
    <w:p w14:paraId="3315784B" w14:textId="77777777" w:rsidR="00D9689E" w:rsidRDefault="00536B02">
      <w:pPr>
        <w:pStyle w:val="BodyText"/>
      </w:pPr>
      <w:r>
        <w:t>Non-native Bass a</w:t>
      </w:r>
      <w:r>
        <w:t xml:space="preserve">t 1.4% is present but not dominant — the native community is holding. </w:t>
      </w:r>
      <w:r>
        <w:rPr>
          <w:i/>
          <w:iCs/>
        </w:rPr>
        <w:t>Lepomis</w:t>
      </w:r>
      <w:r>
        <w:t xml:space="preserve"> sp. at 11.8% likely includes both native Pumpkinseed and potentially introduced Bluegill; species resolution requires electrofishing.</w:t>
      </w:r>
    </w:p>
    <w:p w14:paraId="59B49768" w14:textId="77777777" w:rsidR="00D9689E" w:rsidRDefault="00536B02">
      <w:pPr>
        <w:pStyle w:val="BodyText"/>
      </w:pPr>
      <w:r>
        <w:rPr>
          <w:b/>
          <w:bCs/>
        </w:rPr>
        <w:t>Sawmill Brook priority:</w:t>
      </w:r>
      <w:r>
        <w:t xml:space="preserve"> Cross-batch data fro</w:t>
      </w:r>
      <w:r>
        <w:t xml:space="preserve">m this site (below), the Fire Station (tidal zone), and the Swamp (headwaters) now form a longitudinal profile. The Swamp holds the cold-water source; this reach holds a stable Brook Trout population; the Fire Station represents the tidal limit. All three </w:t>
      </w:r>
      <w:r>
        <w:t>data points together make the case for watershed-scale management.</w:t>
      </w:r>
    </w:p>
    <w:p w14:paraId="00215989" w14:textId="77777777" w:rsidR="00D9689E" w:rsidRDefault="00536B02">
      <w:pPr>
        <w:pStyle w:val="Heading4"/>
      </w:pPr>
      <w:bookmarkStart w:id="191" w:name="native-vs.-non-native-4"/>
      <w:bookmarkEnd w:id="190"/>
      <w:r>
        <w:lastRenderedPageBreak/>
        <w:t>Native vs. Non-Native</w:t>
      </w:r>
    </w:p>
    <w:tbl>
      <w:tblPr>
        <w:tblStyle w:val="Table"/>
        <w:tblW w:w="0" w:type="auto"/>
        <w:tblLook w:val="0020" w:firstRow="1" w:lastRow="0" w:firstColumn="0" w:lastColumn="0" w:noHBand="0" w:noVBand="0"/>
      </w:tblPr>
      <w:tblGrid>
        <w:gridCol w:w="2943"/>
        <w:gridCol w:w="2085"/>
      </w:tblGrid>
      <w:tr w:rsidR="00D9689E" w14:paraId="5E7F4F6C"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1A748DB3" w14:textId="77777777" w:rsidR="00D9689E" w:rsidRDefault="00536B02">
            <w:pPr>
              <w:pStyle w:val="Compact"/>
            </w:pPr>
            <w:r>
              <w:t>Species</w:t>
            </w:r>
          </w:p>
        </w:tc>
        <w:tc>
          <w:tcPr>
            <w:tcW w:w="0" w:type="auto"/>
          </w:tcPr>
          <w:p w14:paraId="046CD6F6" w14:textId="77777777" w:rsidR="00D9689E" w:rsidRDefault="00536B02">
            <w:pPr>
              <w:pStyle w:val="Compact"/>
            </w:pPr>
            <w:r>
              <w:t>Status</w:t>
            </w:r>
          </w:p>
        </w:tc>
      </w:tr>
      <w:tr w:rsidR="00D9689E" w14:paraId="39DAAB5C" w14:textId="77777777">
        <w:tc>
          <w:tcPr>
            <w:tcW w:w="0" w:type="auto"/>
          </w:tcPr>
          <w:p w14:paraId="5516CD23" w14:textId="77777777" w:rsidR="00D9689E" w:rsidRDefault="00536B02">
            <w:pPr>
              <w:pStyle w:val="Compact"/>
            </w:pPr>
            <w:r>
              <w:t>Brook Trout, American Eel</w:t>
            </w:r>
          </w:p>
        </w:tc>
        <w:tc>
          <w:tcPr>
            <w:tcW w:w="0" w:type="auto"/>
          </w:tcPr>
          <w:p w14:paraId="66C8A123" w14:textId="77777777" w:rsidR="00D9689E" w:rsidRDefault="00536B02">
            <w:pPr>
              <w:pStyle w:val="Compact"/>
            </w:pPr>
            <w:r>
              <w:t>Native</w:t>
            </w:r>
          </w:p>
        </w:tc>
      </w:tr>
      <w:tr w:rsidR="00D9689E" w14:paraId="68124260" w14:textId="77777777">
        <w:tc>
          <w:tcPr>
            <w:tcW w:w="0" w:type="auto"/>
          </w:tcPr>
          <w:p w14:paraId="14ECB4A0" w14:textId="77777777" w:rsidR="00D9689E" w:rsidRDefault="00536B02">
            <w:pPr>
              <w:pStyle w:val="Compact"/>
            </w:pPr>
            <w:r>
              <w:t>Fourspine Stickleback</w:t>
            </w:r>
          </w:p>
        </w:tc>
        <w:tc>
          <w:tcPr>
            <w:tcW w:w="0" w:type="auto"/>
          </w:tcPr>
          <w:p w14:paraId="57DA2D8C" w14:textId="77777777" w:rsidR="00D9689E" w:rsidRDefault="00536B02">
            <w:pPr>
              <w:pStyle w:val="Compact"/>
            </w:pPr>
            <w:r>
              <w:t>Native</w:t>
            </w:r>
          </w:p>
        </w:tc>
      </w:tr>
      <w:tr w:rsidR="00D9689E" w14:paraId="2F0B7010" w14:textId="77777777">
        <w:tc>
          <w:tcPr>
            <w:tcW w:w="0" w:type="auto"/>
          </w:tcPr>
          <w:p w14:paraId="1F895A02" w14:textId="77777777" w:rsidR="00D9689E" w:rsidRDefault="00536B02">
            <w:pPr>
              <w:pStyle w:val="Compact"/>
            </w:pPr>
            <w:r>
              <w:rPr>
                <w:i/>
                <w:iCs/>
              </w:rPr>
              <w:t>Lepomis</w:t>
            </w:r>
            <w:r>
              <w:t xml:space="preserve"> sp.</w:t>
            </w:r>
          </w:p>
        </w:tc>
        <w:tc>
          <w:tcPr>
            <w:tcW w:w="0" w:type="auto"/>
          </w:tcPr>
          <w:p w14:paraId="734EBF3D" w14:textId="77777777" w:rsidR="00D9689E" w:rsidRDefault="00536B02">
            <w:pPr>
              <w:pStyle w:val="Compact"/>
            </w:pPr>
            <w:r>
              <w:t>Mixed (see above)</w:t>
            </w:r>
          </w:p>
        </w:tc>
      </w:tr>
      <w:tr w:rsidR="00D9689E" w14:paraId="2F19195C" w14:textId="77777777">
        <w:tc>
          <w:tcPr>
            <w:tcW w:w="0" w:type="auto"/>
          </w:tcPr>
          <w:p w14:paraId="64D6D4AD" w14:textId="77777777" w:rsidR="00D9689E" w:rsidRDefault="00536B02">
            <w:pPr>
              <w:pStyle w:val="Compact"/>
            </w:pPr>
            <w:r>
              <w:rPr>
                <w:i/>
                <w:iCs/>
              </w:rPr>
              <w:t>Micropterus</w:t>
            </w:r>
            <w:r>
              <w:t xml:space="preserve"> sp. — Bass</w:t>
            </w:r>
          </w:p>
        </w:tc>
        <w:tc>
          <w:tcPr>
            <w:tcW w:w="0" w:type="auto"/>
          </w:tcPr>
          <w:p w14:paraId="20A9D9E6" w14:textId="77777777" w:rsidR="00D9689E" w:rsidRDefault="00536B02">
            <w:pPr>
              <w:pStyle w:val="Compact"/>
            </w:pPr>
            <w:r>
              <w:t>Non-native</w:t>
            </w:r>
          </w:p>
        </w:tc>
      </w:tr>
      <w:tr w:rsidR="00D9689E" w14:paraId="0B0A605F" w14:textId="77777777">
        <w:tc>
          <w:tcPr>
            <w:tcW w:w="0" w:type="auto"/>
          </w:tcPr>
          <w:p w14:paraId="70EE98DD" w14:textId="77777777" w:rsidR="00D9689E" w:rsidRDefault="00536B02">
            <w:pPr>
              <w:pStyle w:val="Compact"/>
            </w:pPr>
            <w:r>
              <w:rPr>
                <w:i/>
                <w:iCs/>
              </w:rPr>
              <w:t>Ameiurus</w:t>
            </w:r>
            <w:r>
              <w:t xml:space="preserve"> </w:t>
            </w:r>
            <w:r>
              <w:t>sp. — Bullhead</w:t>
            </w:r>
          </w:p>
        </w:tc>
        <w:tc>
          <w:tcPr>
            <w:tcW w:w="0" w:type="auto"/>
          </w:tcPr>
          <w:p w14:paraId="0C6B4A34" w14:textId="77777777" w:rsidR="00D9689E" w:rsidRDefault="00536B02">
            <w:pPr>
              <w:pStyle w:val="Compact"/>
            </w:pPr>
            <w:r>
              <w:t>Native</w:t>
            </w:r>
          </w:p>
        </w:tc>
      </w:tr>
    </w:tbl>
    <w:p w14:paraId="281FC7D2" w14:textId="77777777" w:rsidR="00D9689E" w:rsidRDefault="00536B02">
      <w:r>
        <w:pict w14:anchorId="2F5CCB80">
          <v:rect id="_x0000_i1040" style="width:0;height:1.5pt" o:hralign="center" o:hrstd="t" o:hr="t"/>
        </w:pict>
      </w:r>
    </w:p>
    <w:p w14:paraId="66419CAD" w14:textId="77777777" w:rsidR="00D9689E" w:rsidRDefault="00536B02">
      <w:pPr>
        <w:pStyle w:val="Heading3"/>
      </w:pPr>
      <w:bookmarkStart w:id="192" w:name="X73def63786f292422c70fe8e5ff543792b9aad3"/>
      <w:bookmarkEnd w:id="183"/>
      <w:bookmarkEnd w:id="191"/>
      <w:r>
        <w:t>Sawmill Brook — Fire Station | JVB3787 / OTLHJZBA.1 | Aug 28, 2024</w:t>
      </w:r>
    </w:p>
    <w:p w14:paraId="7E248D6F" w14:textId="77777777" w:rsidR="00D9689E" w:rsidRDefault="00536B02">
      <w:pPr>
        <w:pStyle w:val="FirstParagraph"/>
      </w:pPr>
      <w:r>
        <w:rPr>
          <w:b/>
          <w:bCs/>
        </w:rPr>
        <w:t>Fish:</w:t>
      </w:r>
      <w:r>
        <w:t xml:space="preserve"> H(f) = 0.23 · 7 species | </w:t>
      </w:r>
      <w:r>
        <w:rPr>
          <w:b/>
          <w:bCs/>
        </w:rPr>
        <w:t>Algae:</w:t>
      </w:r>
      <w:r>
        <w:t xml:space="preserve"> H(a) = 2.93 · 6,555 reads</w:t>
      </w:r>
    </w:p>
    <w:p w14:paraId="5B52CD70" w14:textId="4253E1A1" w:rsidR="00D9689E" w:rsidRDefault="00536B02">
      <w:pPr>
        <w:pStyle w:val="Heading4"/>
      </w:pPr>
      <w:bookmarkStart w:id="193" w:name="sentinel-signal-5"/>
      <w:r>
        <w:t>Sentinel Signal</w:t>
      </w:r>
      <w:ins w:id="194" w:author="Geoffrey Day" w:date="2026-04-24T20:17:00Z">
        <w:r w:rsidR="008B1B3F">
          <w:t xml:space="preserve"> – Predictable tidal assemblage</w:t>
        </w:r>
      </w:ins>
    </w:p>
    <w:p w14:paraId="12A0341B" w14:textId="732C2359" w:rsidR="00D9689E" w:rsidRPr="008B1B3F" w:rsidRDefault="00536B02">
      <w:pPr>
        <w:pStyle w:val="FirstParagraph"/>
      </w:pPr>
      <w:r>
        <w:t>Mummichog 95.2% + estuarine diatoms (</w:t>
      </w:r>
      <w:r>
        <w:rPr>
          <w:i/>
          <w:iCs/>
        </w:rPr>
        <w:t>Nanofrustulum</w:t>
      </w:r>
      <w:r>
        <w:t xml:space="preserve">, </w:t>
      </w:r>
      <w:r>
        <w:rPr>
          <w:i/>
          <w:iCs/>
        </w:rPr>
        <w:t>Entomoneis</w:t>
      </w:r>
      <w:r>
        <w:t>) = unambiguous tidal zone. Brook Trout trace at 0.1% = DNA arriving from upstream, not trout in the estuary.</w:t>
      </w:r>
      <w:ins w:id="195" w:author="Geoffrey Day" w:date="2026-04-24T20:17:00Z">
        <w:r w:rsidR="008B1B3F">
          <w:t xml:space="preserve"> Of note, recent studies (cite) indicate DNA </w:t>
        </w:r>
      </w:ins>
      <w:ins w:id="196" w:author="Geoffrey Day" w:date="2026-04-24T20:18:00Z">
        <w:r w:rsidR="008B1B3F">
          <w:t xml:space="preserve">in saltwater </w:t>
        </w:r>
      </w:ins>
      <w:ins w:id="197" w:author="Geoffrey Day" w:date="2026-04-24T20:17:00Z">
        <w:r w:rsidR="008B1B3F">
          <w:t xml:space="preserve">can degrade </w:t>
        </w:r>
      </w:ins>
      <w:ins w:id="198" w:author="Geoffrey Day" w:date="2026-04-24T20:18:00Z">
        <w:r w:rsidR="008B1B3F">
          <w:t xml:space="preserve">at a faster rate than when in freshwater.  No studies can say to what extent.  This </w:t>
        </w:r>
      </w:ins>
      <w:ins w:id="199" w:author="Geoffrey Day" w:date="2026-04-24T20:19:00Z">
        <w:r w:rsidR="008B1B3F">
          <w:t>suggests changing the sampling site to further upriver.</w:t>
        </w:r>
      </w:ins>
    </w:p>
    <w:p w14:paraId="26FBB14C" w14:textId="77777777" w:rsidR="00D9689E" w:rsidRDefault="00536B02">
      <w:pPr>
        <w:pStyle w:val="Heading4"/>
      </w:pPr>
      <w:bookmarkStart w:id="200" w:name="narrative-5"/>
      <w:bookmarkEnd w:id="193"/>
      <w:r>
        <w:t>Narrative</w:t>
      </w:r>
    </w:p>
    <w:p w14:paraId="20CD8102" w14:textId="196ACDA0" w:rsidR="00D9689E" w:rsidRDefault="00536B02">
      <w:pPr>
        <w:pStyle w:val="FirstParagraph"/>
      </w:pPr>
      <w:r>
        <w:t xml:space="preserve">Algal community: 97% Diatoms, dominated by </w:t>
      </w:r>
      <w:r>
        <w:rPr>
          <w:i/>
          <w:iCs/>
        </w:rPr>
        <w:t>Nanofrustulum shiloi</w:t>
      </w:r>
      <w:r>
        <w:t xml:space="preserve"> (5.2%) and </w:t>
      </w:r>
      <w:r>
        <w:rPr>
          <w:i/>
          <w:iCs/>
        </w:rPr>
        <w:t>Entomoneis</w:t>
      </w:r>
      <w:r>
        <w:t xml:space="preserve"> sp. (4.3%) — both estuarine/brackish diatoms. Comb</w:t>
      </w:r>
      <w:r>
        <w:t xml:space="preserve">ined with Mummichog at 95%, this is the tidal limit of Sawmill Brook. Brook Trout trace at 0.1% represents upstream </w:t>
      </w:r>
      <w:ins w:id="201" w:author="Geoffrey Day" w:date="2026-04-24T20:19:00Z">
        <w:r w:rsidR="008B1B3F">
          <w:t xml:space="preserve">(possibly degraded) </w:t>
        </w:r>
      </w:ins>
      <w:r>
        <w:t>DNA arriving at the tidal limit, not trout occupying the estuary.</w:t>
      </w:r>
    </w:p>
    <w:p w14:paraId="06DAFFC0" w14:textId="77777777" w:rsidR="00D9689E" w:rsidRDefault="00536B02">
      <w:pPr>
        <w:pStyle w:val="Heading4"/>
      </w:pPr>
      <w:bookmarkStart w:id="202" w:name="native-vs.-non-native-5"/>
      <w:bookmarkEnd w:id="200"/>
      <w:r>
        <w:t>Native vs. Non-Native</w:t>
      </w:r>
    </w:p>
    <w:tbl>
      <w:tblPr>
        <w:tblStyle w:val="Table"/>
        <w:tblW w:w="0" w:type="auto"/>
        <w:tblLook w:val="0020" w:firstRow="1" w:lastRow="0" w:firstColumn="0" w:lastColumn="0" w:noHBand="0" w:noVBand="0"/>
      </w:tblPr>
      <w:tblGrid>
        <w:gridCol w:w="5318"/>
        <w:gridCol w:w="2878"/>
      </w:tblGrid>
      <w:tr w:rsidR="00D9689E" w14:paraId="278C9B1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1A9209F2" w14:textId="77777777" w:rsidR="00D9689E" w:rsidRDefault="00536B02">
            <w:pPr>
              <w:pStyle w:val="Compact"/>
            </w:pPr>
            <w:r>
              <w:t>Species</w:t>
            </w:r>
          </w:p>
        </w:tc>
        <w:tc>
          <w:tcPr>
            <w:tcW w:w="0" w:type="auto"/>
          </w:tcPr>
          <w:p w14:paraId="6F944E4C" w14:textId="77777777" w:rsidR="00D9689E" w:rsidRDefault="00536B02">
            <w:pPr>
              <w:pStyle w:val="Compact"/>
            </w:pPr>
            <w:r>
              <w:t>Status</w:t>
            </w:r>
          </w:p>
        </w:tc>
      </w:tr>
      <w:tr w:rsidR="00D9689E" w14:paraId="1995536C" w14:textId="77777777">
        <w:tc>
          <w:tcPr>
            <w:tcW w:w="0" w:type="auto"/>
          </w:tcPr>
          <w:p w14:paraId="5826A755" w14:textId="77777777" w:rsidR="00D9689E" w:rsidRDefault="00536B02">
            <w:pPr>
              <w:pStyle w:val="Compact"/>
            </w:pPr>
            <w:r>
              <w:t>Mummichog, American Eel, Fourspine S</w:t>
            </w:r>
            <w:r>
              <w:t>tickleback</w:t>
            </w:r>
          </w:p>
        </w:tc>
        <w:tc>
          <w:tcPr>
            <w:tcW w:w="0" w:type="auto"/>
          </w:tcPr>
          <w:p w14:paraId="5DEE49E2" w14:textId="77777777" w:rsidR="00D9689E" w:rsidRDefault="00536B02">
            <w:pPr>
              <w:pStyle w:val="Compact"/>
            </w:pPr>
            <w:r>
              <w:t>Native</w:t>
            </w:r>
          </w:p>
        </w:tc>
      </w:tr>
      <w:tr w:rsidR="00D9689E" w14:paraId="51C4B123" w14:textId="77777777">
        <w:tc>
          <w:tcPr>
            <w:tcW w:w="0" w:type="auto"/>
          </w:tcPr>
          <w:p w14:paraId="10AE146E" w14:textId="77777777" w:rsidR="00D9689E" w:rsidRDefault="00536B02">
            <w:pPr>
              <w:pStyle w:val="Compact"/>
            </w:pPr>
            <w:r>
              <w:rPr>
                <w:i/>
                <w:iCs/>
              </w:rPr>
              <w:t>Salvelinus</w:t>
            </w:r>
            <w:r>
              <w:t xml:space="preserve"> sp. trace</w:t>
            </w:r>
          </w:p>
        </w:tc>
        <w:tc>
          <w:tcPr>
            <w:tcW w:w="0" w:type="auto"/>
          </w:tcPr>
          <w:p w14:paraId="01526A4D" w14:textId="77777777" w:rsidR="00D9689E" w:rsidRDefault="00536B02">
            <w:pPr>
              <w:pStyle w:val="Compact"/>
            </w:pPr>
            <w:r>
              <w:t>Native — upstream origin</w:t>
            </w:r>
          </w:p>
        </w:tc>
      </w:tr>
    </w:tbl>
    <w:p w14:paraId="01CC6928" w14:textId="77777777" w:rsidR="00D9689E" w:rsidRDefault="00536B02">
      <w:r>
        <w:pict w14:anchorId="15F7C77E">
          <v:rect id="_x0000_i1041" style="width:0;height:1.5pt" o:hralign="center" o:hrstd="t" o:hr="t"/>
        </w:pict>
      </w:r>
    </w:p>
    <w:p w14:paraId="19EACF84" w14:textId="77777777" w:rsidR="00D9689E" w:rsidRDefault="00536B02">
      <w:pPr>
        <w:pStyle w:val="Heading2"/>
      </w:pPr>
      <w:bookmarkStart w:id="203" w:name="X6eb0b7a85d4f15db0ec44efa5c156665ddad065"/>
      <w:bookmarkEnd w:id="168"/>
      <w:bookmarkEnd w:id="192"/>
      <w:bookmarkEnd w:id="202"/>
      <w:r>
        <w:t>Cat Brook / Forest Landing — MA | JVB4307 / NVN8LUTP.1 | Oct 14, 2024</w:t>
      </w:r>
    </w:p>
    <w:p w14:paraId="6027C655" w14:textId="098A136F" w:rsidR="00D9689E" w:rsidRDefault="00536B02">
      <w:pPr>
        <w:pStyle w:val="FirstParagraph"/>
      </w:pPr>
      <w:r>
        <w:rPr>
          <w:b/>
          <w:bCs/>
        </w:rPr>
        <w:t>Fish:</w:t>
      </w:r>
      <w:r>
        <w:t xml:space="preserve"> H(f) = 1.27 · 5 species | </w:t>
      </w:r>
      <w:r>
        <w:rPr>
          <w:b/>
          <w:bCs/>
        </w:rPr>
        <w:t>Algae:</w:t>
      </w:r>
      <w:r>
        <w:t xml:space="preserve"> H(a) = 4.36 · 34,673 reads</w:t>
      </w:r>
      <w:ins w:id="204" w:author="Geoffrey Day" w:date="2026-04-24T20:20:00Z">
        <w:r w:rsidR="008B1B3F">
          <w:br/>
        </w:r>
        <w:r w:rsidR="008B1B3F">
          <w:br/>
          <w:t xml:space="preserve">Cat Brook is a major tributary to Sawmill Brook. This location marks one of two man-made impoundments </w:t>
        </w:r>
      </w:ins>
      <w:ins w:id="205" w:author="Geoffrey Day" w:date="2026-04-24T20:21:00Z">
        <w:r w:rsidR="001B2950">
          <w:t>bounded by an impassible barrier located j</w:t>
        </w:r>
      </w:ins>
      <w:ins w:id="206" w:author="Geoffrey Day" w:date="2026-04-24T20:22:00Z">
        <w:r w:rsidR="001B2950">
          <w:t xml:space="preserve">ust </w:t>
        </w:r>
      </w:ins>
      <w:ins w:id="207" w:author="Geoffrey Day" w:date="2026-04-24T20:20:00Z">
        <w:r w:rsidR="008B1B3F">
          <w:t>upstream of known Broo</w:t>
        </w:r>
      </w:ins>
      <w:ins w:id="208" w:author="Geoffrey Day" w:date="2026-04-24T20:21:00Z">
        <w:r w:rsidR="008B1B3F">
          <w:t>k Trout habitat.</w:t>
        </w:r>
      </w:ins>
    </w:p>
    <w:p w14:paraId="70F09161" w14:textId="77777777" w:rsidR="00D9689E" w:rsidRDefault="00536B02">
      <w:pPr>
        <w:pStyle w:val="Heading3"/>
      </w:pPr>
      <w:bookmarkStart w:id="209" w:name="sentinel-signal-6"/>
      <w:r>
        <w:t>Sentinel Signal</w:t>
      </w:r>
    </w:p>
    <w:p w14:paraId="580622A9" w14:textId="0BA55AD1" w:rsidR="00D9689E" w:rsidRDefault="00536B02">
      <w:pPr>
        <w:pStyle w:val="FirstParagraph"/>
      </w:pPr>
      <w:r>
        <w:t>Bass 48.9% + Sunfish 24% = warm-water pond community. Dictyochophytes 33% (</w:t>
      </w:r>
      <w:r>
        <w:rPr>
          <w:i/>
          <w:iCs/>
        </w:rPr>
        <w:t>Pseudopedinella elastica</w:t>
      </w:r>
      <w:r>
        <w:t xml:space="preserve"> dominant) = unusual marine/brackish flagellate signal</w:t>
      </w:r>
      <w:ins w:id="210" w:author="Geoffrey Day" w:date="2026-04-24T20:22:00Z">
        <w:r w:rsidR="001B2950">
          <w:t xml:space="preserve"> (again </w:t>
        </w:r>
        <w:r w:rsidR="001B2950">
          <w:lastRenderedPageBreak/>
          <w:t xml:space="preserve">what would be more likely?? </w:t>
        </w:r>
        <w:proofErr w:type="gramStart"/>
        <w:r w:rsidR="001B2950">
          <w:t>Than</w:t>
        </w:r>
        <w:proofErr w:type="gramEnd"/>
        <w:r w:rsidR="001B2950">
          <w:t xml:space="preserve"> this preposterous finding?)</w:t>
        </w:r>
      </w:ins>
      <w:r>
        <w:t xml:space="preserve">. American Eel 10.6% = only ocean connectivity signal. </w:t>
      </w:r>
      <w:r>
        <w:rPr>
          <w:b/>
          <w:bCs/>
        </w:rPr>
        <w:t>Brook Trout: Absent.</w:t>
      </w:r>
      <w:r>
        <w:t xml:space="preserve"> Algal anomaly requires expl</w:t>
      </w:r>
      <w:r>
        <w:t>anation (see QC note below).</w:t>
      </w:r>
    </w:p>
    <w:p w14:paraId="7E6C80F0" w14:textId="77777777" w:rsidR="00D9689E" w:rsidRDefault="00536B02">
      <w:pPr>
        <w:pStyle w:val="Heading3"/>
      </w:pPr>
      <w:bookmarkStart w:id="211" w:name="inferred-water-chemistry-5"/>
      <w:bookmarkEnd w:id="209"/>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569E037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9B6556" w14:textId="77777777" w:rsidR="00D9689E" w:rsidRDefault="00536B02">
            <w:pPr>
              <w:pStyle w:val="Compact"/>
            </w:pPr>
            <w:r>
              <w:t>Parameter</w:t>
            </w:r>
          </w:p>
        </w:tc>
        <w:tc>
          <w:tcPr>
            <w:tcW w:w="2640" w:type="dxa"/>
          </w:tcPr>
          <w:p w14:paraId="1B8B4852" w14:textId="77777777" w:rsidR="00D9689E" w:rsidRDefault="00536B02">
            <w:pPr>
              <w:pStyle w:val="Compact"/>
            </w:pPr>
            <w:r>
              <w:t>Estimate</w:t>
            </w:r>
          </w:p>
        </w:tc>
        <w:tc>
          <w:tcPr>
            <w:tcW w:w="2640" w:type="dxa"/>
          </w:tcPr>
          <w:p w14:paraId="49622E7B" w14:textId="77777777" w:rsidR="00D9689E" w:rsidRDefault="00536B02">
            <w:pPr>
              <w:pStyle w:val="Compact"/>
            </w:pPr>
            <w:r>
              <w:t>Basis</w:t>
            </w:r>
          </w:p>
        </w:tc>
      </w:tr>
      <w:tr w:rsidR="00D9689E" w14:paraId="41F08A9A" w14:textId="77777777">
        <w:tc>
          <w:tcPr>
            <w:tcW w:w="2640" w:type="dxa"/>
          </w:tcPr>
          <w:p w14:paraId="06F7E3D2" w14:textId="77777777" w:rsidR="00D9689E" w:rsidRDefault="00536B02">
            <w:pPr>
              <w:pStyle w:val="Compact"/>
            </w:pPr>
            <w:r>
              <w:t>Temperature</w:t>
            </w:r>
          </w:p>
        </w:tc>
        <w:tc>
          <w:tcPr>
            <w:tcW w:w="2640" w:type="dxa"/>
          </w:tcPr>
          <w:p w14:paraId="6EEB9EDE" w14:textId="77777777" w:rsidR="00D9689E" w:rsidRDefault="00536B02">
            <w:pPr>
              <w:pStyle w:val="Compact"/>
            </w:pPr>
            <w:r>
              <w:t>Warm</w:t>
            </w:r>
          </w:p>
        </w:tc>
        <w:tc>
          <w:tcPr>
            <w:tcW w:w="2640" w:type="dxa"/>
          </w:tcPr>
          <w:p w14:paraId="603A9199" w14:textId="77777777" w:rsidR="00D9689E" w:rsidRDefault="00536B02">
            <w:pPr>
              <w:pStyle w:val="Compact"/>
            </w:pPr>
            <w:r>
              <w:t>Bass + Sunfish dominant; no salmonids</w:t>
            </w:r>
          </w:p>
        </w:tc>
      </w:tr>
      <w:tr w:rsidR="00D9689E" w14:paraId="41F3D418" w14:textId="77777777">
        <w:tc>
          <w:tcPr>
            <w:tcW w:w="2640" w:type="dxa"/>
          </w:tcPr>
          <w:p w14:paraId="4401FEA0" w14:textId="77777777" w:rsidR="00D9689E" w:rsidRDefault="00536B02">
            <w:pPr>
              <w:pStyle w:val="Compact"/>
            </w:pPr>
            <w:r>
              <w:t>Character</w:t>
            </w:r>
          </w:p>
        </w:tc>
        <w:tc>
          <w:tcPr>
            <w:tcW w:w="2640" w:type="dxa"/>
          </w:tcPr>
          <w:p w14:paraId="1B92214F" w14:textId="77777777" w:rsidR="00D9689E" w:rsidRDefault="00536B02">
            <w:pPr>
              <w:pStyle w:val="Compact"/>
            </w:pPr>
            <w:r>
              <w:t>Pond or impoundment</w:t>
            </w:r>
          </w:p>
        </w:tc>
        <w:tc>
          <w:tcPr>
            <w:tcW w:w="2640" w:type="dxa"/>
          </w:tcPr>
          <w:p w14:paraId="50149DBA" w14:textId="77777777" w:rsidR="00D9689E" w:rsidRDefault="00536B02">
            <w:pPr>
              <w:pStyle w:val="Compact"/>
            </w:pPr>
            <w:r>
              <w:t>Warm-water community; low H_f</w:t>
            </w:r>
          </w:p>
        </w:tc>
      </w:tr>
      <w:tr w:rsidR="00D9689E" w14:paraId="0174D082" w14:textId="77777777">
        <w:tc>
          <w:tcPr>
            <w:tcW w:w="2640" w:type="dxa"/>
          </w:tcPr>
          <w:p w14:paraId="421C694C" w14:textId="77777777" w:rsidR="00D9689E" w:rsidRDefault="00536B02">
            <w:pPr>
              <w:pStyle w:val="Compact"/>
            </w:pPr>
            <w:r>
              <w:t>Tidal influence</w:t>
            </w:r>
          </w:p>
        </w:tc>
        <w:tc>
          <w:tcPr>
            <w:tcW w:w="2640" w:type="dxa"/>
          </w:tcPr>
          <w:p w14:paraId="57005483" w14:textId="77777777" w:rsidR="00D9689E" w:rsidRDefault="00536B02">
            <w:pPr>
              <w:pStyle w:val="Compact"/>
            </w:pPr>
            <w:r>
              <w:t>Uncertain</w:t>
            </w:r>
          </w:p>
        </w:tc>
        <w:tc>
          <w:tcPr>
            <w:tcW w:w="2640" w:type="dxa"/>
          </w:tcPr>
          <w:p w14:paraId="42B6FF81" w14:textId="77777777" w:rsidR="00D9689E" w:rsidRDefault="00536B02">
            <w:pPr>
              <w:pStyle w:val="Compact"/>
            </w:pPr>
            <w:r>
              <w:t>Dictyochophyte signal unexpected at this distance from tidal water</w:t>
            </w:r>
          </w:p>
        </w:tc>
      </w:tr>
      <w:tr w:rsidR="00D9689E" w14:paraId="594304B3" w14:textId="77777777">
        <w:tc>
          <w:tcPr>
            <w:tcW w:w="2640" w:type="dxa"/>
          </w:tcPr>
          <w:p w14:paraId="796FBA21" w14:textId="77777777" w:rsidR="00D9689E" w:rsidRDefault="00536B02">
            <w:pPr>
              <w:pStyle w:val="Compact"/>
            </w:pPr>
            <w:r>
              <w:t>Brook Trout habitat</w:t>
            </w:r>
          </w:p>
        </w:tc>
        <w:tc>
          <w:tcPr>
            <w:tcW w:w="2640" w:type="dxa"/>
          </w:tcPr>
          <w:p w14:paraId="4E4478F4" w14:textId="77777777" w:rsidR="00D9689E" w:rsidRDefault="00536B02">
            <w:pPr>
              <w:pStyle w:val="Compact"/>
            </w:pPr>
            <w:r>
              <w:t>Not at this site</w:t>
            </w:r>
          </w:p>
        </w:tc>
        <w:tc>
          <w:tcPr>
            <w:tcW w:w="2640" w:type="dxa"/>
          </w:tcPr>
          <w:p w14:paraId="33E0FC7D" w14:textId="77777777" w:rsidR="00D9689E" w:rsidRDefault="00536B02">
            <w:pPr>
              <w:pStyle w:val="Compact"/>
            </w:pPr>
            <w:r>
              <w:t>Warm-water pond community</w:t>
            </w:r>
          </w:p>
        </w:tc>
      </w:tr>
    </w:tbl>
    <w:p w14:paraId="7B183731" w14:textId="77777777" w:rsidR="00D9689E" w:rsidRDefault="00536B02">
      <w:pPr>
        <w:pStyle w:val="Heading3"/>
      </w:pPr>
      <w:bookmarkStart w:id="212" w:name="narrative-6"/>
      <w:bookmarkEnd w:id="211"/>
      <w:r>
        <w:t>Narrative</w:t>
      </w:r>
    </w:p>
    <w:p w14:paraId="6B0A4FC7" w14:textId="5965E93C" w:rsidR="00D9689E" w:rsidRDefault="00536B02">
      <w:pPr>
        <w:pStyle w:val="FirstParagraph"/>
      </w:pPr>
      <w:r>
        <w:t xml:space="preserve">Cat Brook / Forest Landing in October is a warm-water pond community — Bass (49%), Sunfish (24%), Golden Shiner (15%), American Eel (10.6%). No Brook Trout. This appears to be a </w:t>
      </w:r>
      <w:r>
        <w:t>pond or impoundment outlet rather than a cold-water trout stream.</w:t>
      </w:r>
    </w:p>
    <w:p w14:paraId="05A3849A" w14:textId="77777777" w:rsidR="00D9689E" w:rsidRDefault="00536B02">
      <w:pPr>
        <w:pStyle w:val="BodyText"/>
      </w:pPr>
      <w:r>
        <w:t xml:space="preserve">The “Forest </w:t>
      </w:r>
      <w:r>
        <w:t>Landing” name is consistent with a historical boat access or loading point — a place where timber or goods were once transported by water. Today the site is reportedly miles from navigable water, which suggests significant hydrological change (dam impoundm</w:t>
      </w:r>
      <w:r>
        <w:t>ent, lowered water table, or changed land use) since the “landing” was active.</w:t>
      </w:r>
    </w:p>
    <w:p w14:paraId="6D22AC6F" w14:textId="74192839" w:rsidR="00D9689E" w:rsidRDefault="00536B02">
      <w:pPr>
        <w:pStyle w:val="BodyText"/>
      </w:pPr>
      <w:r>
        <w:rPr>
          <w:b/>
          <w:bCs/>
        </w:rPr>
        <w:t>Algal QC note — Dictyochophytes.</w:t>
      </w:r>
      <w:ins w:id="213" w:author="Geoffrey Day" w:date="2026-04-24T20:23:00Z">
        <w:r w:rsidR="001B2950">
          <w:rPr>
            <w:b/>
            <w:bCs/>
          </w:rPr>
          <w:t xml:space="preserve"> (</w:t>
        </w:r>
        <w:proofErr w:type="gramStart"/>
        <w:r w:rsidR="001B2950">
          <w:rPr>
            <w:b/>
            <w:bCs/>
          </w:rPr>
          <w:t>footnote</w:t>
        </w:r>
        <w:proofErr w:type="gramEnd"/>
        <w:r w:rsidR="001B2950">
          <w:rPr>
            <w:b/>
            <w:bCs/>
          </w:rPr>
          <w:t>!)</w:t>
        </w:r>
      </w:ins>
      <w:r>
        <w:t xml:space="preserve"> The algal community is dominated by Dictyochophytes at 33.4% — primarily </w:t>
      </w:r>
      <w:r>
        <w:rPr>
          <w:i/>
          <w:iCs/>
        </w:rPr>
        <w:t>Pseudopedinella elastica</w:t>
      </w:r>
      <w:r>
        <w:t xml:space="preserve"> (6.2%) plus multiple unresolved Dictyochophyce</w:t>
      </w:r>
      <w:r>
        <w:t xml:space="preserve">ae entries. </w:t>
      </w:r>
      <w:r>
        <w:rPr>
          <w:i/>
          <w:iCs/>
        </w:rPr>
        <w:t>Pseudopedinella elastica</w:t>
      </w:r>
      <w:r>
        <w:t xml:space="preserve"> is predominantly a marine/brackish flagellate, rarely documented in genuine freshwater systems. Its strong signal at a site reportedly 3+ miles from tidal waters behind a small dam is unexpected. Possible explanations:</w:t>
      </w:r>
    </w:p>
    <w:p w14:paraId="663E09C5" w14:textId="77777777" w:rsidR="00D9689E" w:rsidRDefault="00536B02">
      <w:pPr>
        <w:pStyle w:val="Compact"/>
        <w:numPr>
          <w:ilvl w:val="0"/>
          <w:numId w:val="3"/>
        </w:numPr>
      </w:pPr>
      <w:r>
        <w:rPr>
          <w:b/>
          <w:bCs/>
        </w:rPr>
        <w:t>Database false positive:</w:t>
      </w:r>
      <w:r>
        <w:t xml:space="preserve"> The 23S reference database may be assigning reads to </w:t>
      </w:r>
      <w:r>
        <w:rPr>
          <w:i/>
          <w:iCs/>
        </w:rPr>
        <w:t>Pseudopedinella</w:t>
      </w:r>
      <w:r>
        <w:t xml:space="preserve"> incorrectly for a morphologically similar freshwater taxon.</w:t>
      </w:r>
    </w:p>
    <w:p w14:paraId="7509B6AF" w14:textId="77777777" w:rsidR="00D9689E" w:rsidRDefault="00536B02">
      <w:pPr>
        <w:pStyle w:val="Compact"/>
        <w:numPr>
          <w:ilvl w:val="0"/>
          <w:numId w:val="3"/>
        </w:numPr>
      </w:pPr>
      <w:r>
        <w:rPr>
          <w:b/>
          <w:bCs/>
        </w:rPr>
        <w:t>Index bleed:</w:t>
      </w:r>
      <w:r>
        <w:t xml:space="preserve"> The Dictyochophyte signal may reflect low-level contamination from marine samples process</w:t>
      </w:r>
      <w:r>
        <w:t>ed in the same library run.</w:t>
      </w:r>
    </w:p>
    <w:p w14:paraId="10B25BE7" w14:textId="77777777" w:rsidR="00D9689E" w:rsidRDefault="00536B02">
      <w:pPr>
        <w:pStyle w:val="Compact"/>
        <w:numPr>
          <w:ilvl w:val="0"/>
          <w:numId w:val="3"/>
        </w:numPr>
      </w:pPr>
      <w:r>
        <w:rPr>
          <w:b/>
          <w:bCs/>
        </w:rPr>
        <w:t>Local tidal connectivity not apparent from site description:</w:t>
      </w:r>
      <w:r>
        <w:t xml:space="preserve"> If the dam is a tide gate or the system has more tidal exchange than the site description implies.</w:t>
      </w:r>
    </w:p>
    <w:p w14:paraId="257C5801" w14:textId="063A0BAA" w:rsidR="00D9689E" w:rsidRDefault="00536B02">
      <w:pPr>
        <w:pStyle w:val="FirstParagraph"/>
      </w:pPr>
      <w:r>
        <w:t>This anomaly should be flagged with the sequencing laboratory for re</w:t>
      </w:r>
      <w:r>
        <w:t>view</w:t>
      </w:r>
      <w:ins w:id="214" w:author="Geoffrey Day" w:date="2026-04-24T20:24:00Z">
        <w:r w:rsidR="001B2950">
          <w:t xml:space="preserve"> (can you check ESV files please)</w:t>
        </w:r>
      </w:ins>
      <w:del w:id="215" w:author="Geoffrey Day" w:date="2026-04-24T20:24:00Z">
        <w:r w:rsidDel="001B2950">
          <w:delText>.</w:delText>
        </w:r>
      </w:del>
      <w:r>
        <w:t xml:space="preserve"> The multiple unresolved Dictyochophyceae entries (totaling 11%) in the top taxa add to the interpretive uncertainty. The freshwater desmids (</w:t>
      </w:r>
      <w:r>
        <w:rPr>
          <w:i/>
          <w:iCs/>
        </w:rPr>
        <w:t>Zygnemophyceae</w:t>
      </w:r>
      <w:r>
        <w:t xml:space="preserve">, 0.8%) and </w:t>
      </w:r>
      <w:r>
        <w:rPr>
          <w:i/>
          <w:iCs/>
        </w:rPr>
        <w:t>Cryptomonas</w:t>
      </w:r>
      <w:r>
        <w:t xml:space="preserve"> suggest genuine freshwater at this site, making the marine signal </w:t>
      </w:r>
      <w:r>
        <w:lastRenderedPageBreak/>
        <w:t>diffi</w:t>
      </w:r>
      <w:r>
        <w:t xml:space="preserve">cult to reconcile. </w:t>
      </w:r>
      <w:r>
        <w:rPr>
          <w:b/>
          <w:bCs/>
        </w:rPr>
        <w:t>Do not interpret the Dictyochophyte signal ecologically until QC is resolved.</w:t>
      </w:r>
    </w:p>
    <w:p w14:paraId="2E48E2D9" w14:textId="77777777" w:rsidR="00D9689E" w:rsidRDefault="00536B02">
      <w:pPr>
        <w:pStyle w:val="Heading3"/>
      </w:pPr>
      <w:bookmarkStart w:id="216" w:name="algal-community-1"/>
      <w:bookmarkEnd w:id="212"/>
      <w:r>
        <w:t>Algal Community</w:t>
      </w:r>
    </w:p>
    <w:tbl>
      <w:tblPr>
        <w:tblStyle w:val="Table"/>
        <w:tblW w:w="0" w:type="auto"/>
        <w:tblLook w:val="0020" w:firstRow="1" w:lastRow="0" w:firstColumn="0" w:lastColumn="0" w:noHBand="0" w:noVBand="0"/>
      </w:tblPr>
      <w:tblGrid>
        <w:gridCol w:w="6008"/>
        <w:gridCol w:w="878"/>
      </w:tblGrid>
      <w:tr w:rsidR="00D9689E" w14:paraId="16696AD5"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3D33796C" w14:textId="77777777" w:rsidR="00D9689E" w:rsidRDefault="00536B02">
            <w:pPr>
              <w:pStyle w:val="Compact"/>
            </w:pPr>
            <w:r>
              <w:t>Group</w:t>
            </w:r>
          </w:p>
        </w:tc>
        <w:tc>
          <w:tcPr>
            <w:tcW w:w="0" w:type="auto"/>
          </w:tcPr>
          <w:p w14:paraId="7AC5EEDC" w14:textId="77777777" w:rsidR="00D9689E" w:rsidRDefault="00536B02">
            <w:pPr>
              <w:pStyle w:val="Compact"/>
            </w:pPr>
            <w:r>
              <w:t>Rel%</w:t>
            </w:r>
          </w:p>
        </w:tc>
      </w:tr>
      <w:tr w:rsidR="00D9689E" w14:paraId="45CE0332" w14:textId="77777777">
        <w:tc>
          <w:tcPr>
            <w:tcW w:w="0" w:type="auto"/>
          </w:tcPr>
          <w:p w14:paraId="6534190F" w14:textId="77777777" w:rsidR="00D9689E" w:rsidRDefault="00536B02">
            <w:pPr>
              <w:pStyle w:val="Compact"/>
            </w:pPr>
            <w:r>
              <w:t>Dictyochophytes (</w:t>
            </w:r>
            <w:r>
              <w:rPr>
                <w:i/>
                <w:iCs/>
              </w:rPr>
              <w:t>Pseudopedinella elastica</w:t>
            </w:r>
            <w:r>
              <w:t xml:space="preserve"> + unresolved)</w:t>
            </w:r>
          </w:p>
        </w:tc>
        <w:tc>
          <w:tcPr>
            <w:tcW w:w="0" w:type="auto"/>
          </w:tcPr>
          <w:p w14:paraId="1AB250AF" w14:textId="77777777" w:rsidR="00D9689E" w:rsidRDefault="00536B02">
            <w:pPr>
              <w:pStyle w:val="Compact"/>
            </w:pPr>
            <w:r>
              <w:t>33.4%</w:t>
            </w:r>
          </w:p>
        </w:tc>
      </w:tr>
      <w:tr w:rsidR="00D9689E" w14:paraId="5D0E057B" w14:textId="77777777">
        <w:tc>
          <w:tcPr>
            <w:tcW w:w="0" w:type="auto"/>
          </w:tcPr>
          <w:p w14:paraId="0B5D62CB" w14:textId="77777777" w:rsidR="00D9689E" w:rsidRDefault="00536B02">
            <w:pPr>
              <w:pStyle w:val="Compact"/>
            </w:pPr>
            <w:r>
              <w:t>Cryptophytes</w:t>
            </w:r>
          </w:p>
        </w:tc>
        <w:tc>
          <w:tcPr>
            <w:tcW w:w="0" w:type="auto"/>
          </w:tcPr>
          <w:p w14:paraId="18A3C01E" w14:textId="77777777" w:rsidR="00D9689E" w:rsidRDefault="00536B02">
            <w:pPr>
              <w:pStyle w:val="Compact"/>
            </w:pPr>
            <w:r>
              <w:t>25.3%</w:t>
            </w:r>
          </w:p>
        </w:tc>
      </w:tr>
      <w:tr w:rsidR="00D9689E" w14:paraId="1AF1DB2F" w14:textId="77777777">
        <w:tc>
          <w:tcPr>
            <w:tcW w:w="0" w:type="auto"/>
          </w:tcPr>
          <w:p w14:paraId="7DF51D91" w14:textId="77777777" w:rsidR="00D9689E" w:rsidRDefault="00536B02">
            <w:pPr>
              <w:pStyle w:val="Compact"/>
            </w:pPr>
            <w:r>
              <w:t>Unresolved</w:t>
            </w:r>
          </w:p>
        </w:tc>
        <w:tc>
          <w:tcPr>
            <w:tcW w:w="0" w:type="auto"/>
          </w:tcPr>
          <w:p w14:paraId="3F7C345E" w14:textId="77777777" w:rsidR="00D9689E" w:rsidRDefault="00536B02">
            <w:pPr>
              <w:pStyle w:val="Compact"/>
            </w:pPr>
            <w:r>
              <w:t>19.3%</w:t>
            </w:r>
          </w:p>
        </w:tc>
      </w:tr>
      <w:tr w:rsidR="00D9689E" w14:paraId="1CA91B02" w14:textId="77777777">
        <w:tc>
          <w:tcPr>
            <w:tcW w:w="0" w:type="auto"/>
          </w:tcPr>
          <w:p w14:paraId="4B72562B" w14:textId="77777777" w:rsidR="00D9689E" w:rsidRDefault="00536B02">
            <w:pPr>
              <w:pStyle w:val="Compact"/>
            </w:pPr>
            <w:r>
              <w:t>Synurophytes</w:t>
            </w:r>
          </w:p>
        </w:tc>
        <w:tc>
          <w:tcPr>
            <w:tcW w:w="0" w:type="auto"/>
          </w:tcPr>
          <w:p w14:paraId="7C607D05" w14:textId="77777777" w:rsidR="00D9689E" w:rsidRDefault="00536B02">
            <w:pPr>
              <w:pStyle w:val="Compact"/>
            </w:pPr>
            <w:r>
              <w:t>11.9%</w:t>
            </w:r>
          </w:p>
        </w:tc>
      </w:tr>
      <w:tr w:rsidR="00D9689E" w14:paraId="2FE75AC8" w14:textId="77777777">
        <w:tc>
          <w:tcPr>
            <w:tcW w:w="0" w:type="auto"/>
          </w:tcPr>
          <w:p w14:paraId="1E7DEEAD" w14:textId="77777777" w:rsidR="00D9689E" w:rsidRDefault="00536B02">
            <w:pPr>
              <w:pStyle w:val="Compact"/>
            </w:pPr>
            <w:r>
              <w:t>Diatoms</w:t>
            </w:r>
          </w:p>
        </w:tc>
        <w:tc>
          <w:tcPr>
            <w:tcW w:w="0" w:type="auto"/>
          </w:tcPr>
          <w:p w14:paraId="603A193E" w14:textId="77777777" w:rsidR="00D9689E" w:rsidRDefault="00536B02">
            <w:pPr>
              <w:pStyle w:val="Compact"/>
            </w:pPr>
            <w:r>
              <w:t>3.8%</w:t>
            </w:r>
          </w:p>
        </w:tc>
      </w:tr>
      <w:tr w:rsidR="00D9689E" w14:paraId="4D1CBCDA" w14:textId="77777777">
        <w:tc>
          <w:tcPr>
            <w:tcW w:w="0" w:type="auto"/>
          </w:tcPr>
          <w:p w14:paraId="59927CC7" w14:textId="77777777" w:rsidR="00D9689E" w:rsidRDefault="00536B02">
            <w:pPr>
              <w:pStyle w:val="Compact"/>
            </w:pPr>
            <w:r>
              <w:t>Cyanobacteria</w:t>
            </w:r>
          </w:p>
        </w:tc>
        <w:tc>
          <w:tcPr>
            <w:tcW w:w="0" w:type="auto"/>
          </w:tcPr>
          <w:p w14:paraId="63C9BB21" w14:textId="77777777" w:rsidR="00D9689E" w:rsidRDefault="00536B02">
            <w:pPr>
              <w:pStyle w:val="Compact"/>
            </w:pPr>
            <w:r>
              <w:t>1.5%</w:t>
            </w:r>
          </w:p>
        </w:tc>
      </w:tr>
      <w:tr w:rsidR="00D9689E" w14:paraId="0F7AF738" w14:textId="77777777">
        <w:tc>
          <w:tcPr>
            <w:tcW w:w="0" w:type="auto"/>
          </w:tcPr>
          <w:p w14:paraId="6285C532" w14:textId="77777777" w:rsidR="00D9689E" w:rsidRDefault="00536B02">
            <w:pPr>
              <w:pStyle w:val="Compact"/>
            </w:pPr>
            <w:r>
              <w:t>Green Algae</w:t>
            </w:r>
          </w:p>
        </w:tc>
        <w:tc>
          <w:tcPr>
            <w:tcW w:w="0" w:type="auto"/>
          </w:tcPr>
          <w:p w14:paraId="40EAEC60" w14:textId="77777777" w:rsidR="00D9689E" w:rsidRDefault="00536B02">
            <w:pPr>
              <w:pStyle w:val="Compact"/>
            </w:pPr>
            <w:r>
              <w:t>1.5%</w:t>
            </w:r>
          </w:p>
        </w:tc>
      </w:tr>
      <w:tr w:rsidR="00D9689E" w14:paraId="06C1CB33" w14:textId="77777777">
        <w:tc>
          <w:tcPr>
            <w:tcW w:w="0" w:type="auto"/>
          </w:tcPr>
          <w:p w14:paraId="7B6AD8BC" w14:textId="77777777" w:rsidR="00D9689E" w:rsidRDefault="00536B02">
            <w:pPr>
              <w:pStyle w:val="Compact"/>
            </w:pPr>
            <w:r>
              <w:t>Conjugating Green Algae (desmids)</w:t>
            </w:r>
          </w:p>
        </w:tc>
        <w:tc>
          <w:tcPr>
            <w:tcW w:w="0" w:type="auto"/>
          </w:tcPr>
          <w:p w14:paraId="4D09A9BE" w14:textId="77777777" w:rsidR="00D9689E" w:rsidRDefault="00536B02">
            <w:pPr>
              <w:pStyle w:val="Compact"/>
            </w:pPr>
            <w:r>
              <w:t>0.8%</w:t>
            </w:r>
          </w:p>
        </w:tc>
      </w:tr>
      <w:tr w:rsidR="00D9689E" w14:paraId="09AA4F3C" w14:textId="77777777">
        <w:tc>
          <w:tcPr>
            <w:tcW w:w="0" w:type="auto"/>
          </w:tcPr>
          <w:p w14:paraId="539D0997" w14:textId="77777777" w:rsidR="00D9689E" w:rsidRDefault="00536B02">
            <w:pPr>
              <w:pStyle w:val="Compact"/>
            </w:pPr>
            <w:r>
              <w:t>Euglenoids</w:t>
            </w:r>
          </w:p>
        </w:tc>
        <w:tc>
          <w:tcPr>
            <w:tcW w:w="0" w:type="auto"/>
          </w:tcPr>
          <w:p w14:paraId="4A85CA2F" w14:textId="77777777" w:rsidR="00D9689E" w:rsidRDefault="00536B02">
            <w:pPr>
              <w:pStyle w:val="Compact"/>
            </w:pPr>
            <w:r>
              <w:t>0.8%</w:t>
            </w:r>
          </w:p>
        </w:tc>
      </w:tr>
    </w:tbl>
    <w:p w14:paraId="65AE6253" w14:textId="77777777" w:rsidR="00D9689E" w:rsidRDefault="00536B02">
      <w:pPr>
        <w:pStyle w:val="Heading3"/>
      </w:pPr>
      <w:bookmarkStart w:id="217" w:name="native-vs.-non-native-6"/>
      <w:bookmarkEnd w:id="216"/>
      <w:r>
        <w:t>Native vs. Non-Native</w:t>
      </w:r>
    </w:p>
    <w:tbl>
      <w:tblPr>
        <w:tblStyle w:val="Table"/>
        <w:tblW w:w="0" w:type="auto"/>
        <w:tblLook w:val="0020" w:firstRow="1" w:lastRow="0" w:firstColumn="0" w:lastColumn="0" w:noHBand="0" w:noVBand="0"/>
      </w:tblPr>
      <w:tblGrid>
        <w:gridCol w:w="3125"/>
        <w:gridCol w:w="2085"/>
      </w:tblGrid>
      <w:tr w:rsidR="00D9689E" w14:paraId="28DDBBC6"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6DFEE676" w14:textId="77777777" w:rsidR="00D9689E" w:rsidRDefault="00536B02">
            <w:pPr>
              <w:pStyle w:val="Compact"/>
            </w:pPr>
            <w:r>
              <w:t>Species</w:t>
            </w:r>
          </w:p>
        </w:tc>
        <w:tc>
          <w:tcPr>
            <w:tcW w:w="0" w:type="auto"/>
          </w:tcPr>
          <w:p w14:paraId="66DC34AD" w14:textId="77777777" w:rsidR="00D9689E" w:rsidRDefault="00536B02">
            <w:pPr>
              <w:pStyle w:val="Compact"/>
            </w:pPr>
            <w:r>
              <w:t>Status</w:t>
            </w:r>
          </w:p>
        </w:tc>
      </w:tr>
      <w:tr w:rsidR="00D9689E" w14:paraId="2EE27F45" w14:textId="77777777">
        <w:tc>
          <w:tcPr>
            <w:tcW w:w="0" w:type="auto"/>
          </w:tcPr>
          <w:p w14:paraId="5D79561F" w14:textId="77777777" w:rsidR="00D9689E" w:rsidRDefault="00536B02">
            <w:pPr>
              <w:pStyle w:val="Compact"/>
            </w:pPr>
            <w:r>
              <w:t>American Eel, Golden Shiner</w:t>
            </w:r>
          </w:p>
        </w:tc>
        <w:tc>
          <w:tcPr>
            <w:tcW w:w="0" w:type="auto"/>
          </w:tcPr>
          <w:p w14:paraId="12E9D023" w14:textId="77777777" w:rsidR="00D9689E" w:rsidRDefault="00536B02">
            <w:pPr>
              <w:pStyle w:val="Compact"/>
            </w:pPr>
            <w:r>
              <w:t>Native</w:t>
            </w:r>
          </w:p>
        </w:tc>
      </w:tr>
      <w:tr w:rsidR="00D9689E" w14:paraId="5012D6A6" w14:textId="77777777">
        <w:tc>
          <w:tcPr>
            <w:tcW w:w="0" w:type="auto"/>
          </w:tcPr>
          <w:p w14:paraId="42394884" w14:textId="77777777" w:rsidR="00D9689E" w:rsidRDefault="00536B02">
            <w:pPr>
              <w:pStyle w:val="Compact"/>
            </w:pPr>
            <w:r>
              <w:rPr>
                <w:i/>
                <w:iCs/>
              </w:rPr>
              <w:t>Micropterus</w:t>
            </w:r>
            <w:r>
              <w:t xml:space="preserve"> sp. — Bass</w:t>
            </w:r>
          </w:p>
        </w:tc>
        <w:tc>
          <w:tcPr>
            <w:tcW w:w="0" w:type="auto"/>
          </w:tcPr>
          <w:p w14:paraId="2A9FD09D" w14:textId="77777777" w:rsidR="00D9689E" w:rsidRDefault="00536B02">
            <w:pPr>
              <w:pStyle w:val="Compact"/>
            </w:pPr>
            <w:r>
              <w:t>Non-native</w:t>
            </w:r>
          </w:p>
        </w:tc>
      </w:tr>
      <w:tr w:rsidR="00D9689E" w14:paraId="39054915" w14:textId="77777777">
        <w:tc>
          <w:tcPr>
            <w:tcW w:w="0" w:type="auto"/>
          </w:tcPr>
          <w:p w14:paraId="7DC1804F" w14:textId="77777777" w:rsidR="00D9689E" w:rsidRDefault="00536B02">
            <w:pPr>
              <w:pStyle w:val="Compact"/>
            </w:pPr>
            <w:r>
              <w:rPr>
                <w:i/>
                <w:iCs/>
              </w:rPr>
              <w:t>Lepomis</w:t>
            </w:r>
            <w:r>
              <w:t xml:space="preserve"> sp. — Sunfish</w:t>
            </w:r>
          </w:p>
        </w:tc>
        <w:tc>
          <w:tcPr>
            <w:tcW w:w="0" w:type="auto"/>
          </w:tcPr>
          <w:p w14:paraId="03644705" w14:textId="77777777" w:rsidR="00D9689E" w:rsidRDefault="00536B02">
            <w:pPr>
              <w:pStyle w:val="Compact"/>
            </w:pPr>
            <w:r>
              <w:t>Mixed (see above)</w:t>
            </w:r>
          </w:p>
        </w:tc>
      </w:tr>
      <w:tr w:rsidR="00D9689E" w14:paraId="42B02843" w14:textId="77777777">
        <w:tc>
          <w:tcPr>
            <w:tcW w:w="0" w:type="auto"/>
          </w:tcPr>
          <w:p w14:paraId="1AD1824C" w14:textId="77777777" w:rsidR="00D9689E" w:rsidRDefault="00536B02">
            <w:pPr>
              <w:pStyle w:val="Compact"/>
            </w:pPr>
            <w:r>
              <w:rPr>
                <w:i/>
                <w:iCs/>
              </w:rPr>
              <w:t>Ameiurus</w:t>
            </w:r>
            <w:r>
              <w:t xml:space="preserve"> sp. — Bullhead</w:t>
            </w:r>
          </w:p>
        </w:tc>
        <w:tc>
          <w:tcPr>
            <w:tcW w:w="0" w:type="auto"/>
          </w:tcPr>
          <w:p w14:paraId="72806503" w14:textId="77777777" w:rsidR="00D9689E" w:rsidRDefault="00536B02">
            <w:pPr>
              <w:pStyle w:val="Compact"/>
            </w:pPr>
            <w:r>
              <w:t>Native</w:t>
            </w:r>
          </w:p>
        </w:tc>
      </w:tr>
    </w:tbl>
    <w:p w14:paraId="7B057C0F" w14:textId="77777777" w:rsidR="00D9689E" w:rsidRDefault="00536B02">
      <w:r>
        <w:pict w14:anchorId="5DACE604">
          <v:rect id="_x0000_i1042" style="width:0;height:1.5pt" o:hralign="center" o:hrstd="t" o:hr="t"/>
        </w:pict>
      </w:r>
    </w:p>
    <w:p w14:paraId="1C7556F8" w14:textId="77777777" w:rsidR="00D9689E" w:rsidRDefault="00536B02">
      <w:pPr>
        <w:pStyle w:val="Heading2"/>
      </w:pPr>
      <w:bookmarkStart w:id="218" w:name="X5cc639b665002223de66d3d88c5acd95b75e531"/>
      <w:bookmarkEnd w:id="203"/>
      <w:bookmarkEnd w:id="217"/>
      <w:r>
        <w:t>Second Pond, Manchester-by-the-Sea, MA | JVB4678 / OC41MHKC.1 | October 15, 2024</w:t>
      </w:r>
    </w:p>
    <w:p w14:paraId="5C9623F6" w14:textId="77777777" w:rsidR="00D9689E" w:rsidRDefault="00536B02">
      <w:pPr>
        <w:pStyle w:val="FirstParagraph"/>
      </w:pPr>
      <w:r>
        <w:rPr>
          <w:b/>
          <w:bCs/>
        </w:rPr>
        <w:t>Fish:</w:t>
      </w:r>
      <w:r>
        <w:t xml:space="preserve"> H(f) = 1.23 · 5 species · 9,311 reads · </w:t>
      </w:r>
      <w:r>
        <w:rPr>
          <w:b/>
          <w:bCs/>
          <w:i/>
          <w:iCs/>
        </w:rPr>
        <w:t>Esox</w:t>
      </w:r>
      <w:r>
        <w:rPr>
          <w:b/>
          <w:bCs/>
        </w:rPr>
        <w:t xml:space="preserve"> spp. detected (db: </w:t>
      </w:r>
      <w:r>
        <w:rPr>
          <w:b/>
          <w:bCs/>
          <w:i/>
          <w:iCs/>
        </w:rPr>
        <w:t>Esox lucius</w:t>
      </w:r>
      <w:r>
        <w:rPr>
          <w:b/>
          <w:bCs/>
        </w:rPr>
        <w:t xml:space="preserve"> — likely native pickerel; QC flag)</w:t>
      </w:r>
      <w:r>
        <w:t xml:space="preserve"> </w:t>
      </w:r>
      <w:r>
        <w:rPr>
          <w:b/>
          <w:bCs/>
        </w:rPr>
        <w:t>Algae</w:t>
      </w:r>
      <w:r>
        <w:rPr>
          <w:b/>
          <w:bCs/>
        </w:rPr>
        <w:t>:</w:t>
      </w:r>
      <w:r>
        <w:t xml:space="preserve"> H(a) = 1.72 · 11 ESVs · 19,939 reads</w:t>
      </w:r>
    </w:p>
    <w:p w14:paraId="06EE733B" w14:textId="0DEACBF4" w:rsidR="00D9689E" w:rsidRDefault="00536B02">
      <w:pPr>
        <w:pStyle w:val="Heading3"/>
      </w:pPr>
      <w:bookmarkStart w:id="219" w:name="sentinel-signal-7"/>
      <w:r>
        <w:t>Sentinel Signal</w:t>
      </w:r>
      <w:ins w:id="220" w:author="Geoffrey Day" w:date="2026-04-24T20:24:00Z">
        <w:r w:rsidR="001B2950">
          <w:t xml:space="preserve"> – rare location of w</w:t>
        </w:r>
      </w:ins>
      <w:ins w:id="221" w:author="Geoffrey Day" w:date="2026-04-24T20:25:00Z">
        <w:r w:rsidR="001B2950">
          <w:t>hat may be landlocked Alewife Herring.</w:t>
        </w:r>
      </w:ins>
    </w:p>
    <w:p w14:paraId="04C75044" w14:textId="51E9C169" w:rsidR="00D9689E" w:rsidRDefault="00536B02">
      <w:pPr>
        <w:pStyle w:val="FirstParagraph"/>
      </w:pPr>
      <w:r>
        <w:t xml:space="preserve">Second Pond in October is a mesotrophic coastal pond in the middle of its fall transition — diatoms dominating (42.9%), with unusual secondary taxa including </w:t>
      </w:r>
      <w:r>
        <w:rPr>
          <w:i/>
          <w:iCs/>
        </w:rPr>
        <w:t>Aureoumbra lagunensis</w:t>
      </w:r>
      <w:r>
        <w:t xml:space="preserve"> (19.0%) and </w:t>
      </w:r>
      <w:r>
        <w:rPr>
          <w:i/>
          <w:iCs/>
        </w:rPr>
        <w:t>Chrysochr</w:t>
      </w:r>
      <w:r>
        <w:rPr>
          <w:i/>
          <w:iCs/>
        </w:rPr>
        <w:t>omulina</w:t>
      </w:r>
      <w:r>
        <w:t xml:space="preserve"> (8.0%). </w:t>
      </w:r>
      <w:proofErr w:type="spellStart"/>
      <w:r>
        <w:rPr>
          <w:i/>
          <w:iCs/>
        </w:rPr>
        <w:t>Aureoumbra</w:t>
      </w:r>
      <w:proofErr w:type="spellEnd"/>
      <w:r>
        <w:rPr>
          <w:i/>
          <w:iCs/>
        </w:rPr>
        <w:t xml:space="preserve"> </w:t>
      </w:r>
      <w:proofErr w:type="spellStart"/>
      <w:proofErr w:type="gramStart"/>
      <w:r>
        <w:rPr>
          <w:i/>
          <w:iCs/>
        </w:rPr>
        <w:t>lagunensis</w:t>
      </w:r>
      <w:proofErr w:type="spellEnd"/>
      <w:r>
        <w:t xml:space="preserve"> </w:t>
      </w:r>
      <w:ins w:id="222" w:author="Geoffrey Day" w:date="2026-04-24T20:25:00Z">
        <w:r w:rsidR="001B2950">
          <w:t xml:space="preserve"> (</w:t>
        </w:r>
        <w:proofErr w:type="gramEnd"/>
        <w:r w:rsidR="001B2950">
          <w:t xml:space="preserve">footnote!) Check ESV? </w:t>
        </w:r>
      </w:ins>
      <w:r>
        <w:t>is a pelagophyte known as the brown tide organism of Texas coastal lagoons; its presence in a Massachusetts freshwater pond is ecologically unexpected and may reflect database assignment uncertainty for a closely relat</w:t>
      </w:r>
      <w:r>
        <w:t xml:space="preserve">ed freshwater pelagophyte. </w:t>
      </w:r>
      <w:r>
        <w:rPr>
          <w:i/>
          <w:iCs/>
        </w:rPr>
        <w:t>Chrysochromulina</w:t>
      </w:r>
      <w:r>
        <w:t xml:space="preserve"> at 8.0% is a meaningful Haptophyte signal — oligo-mesotrophic, potentially toxic at </w:t>
      </w:r>
      <w:ins w:id="223" w:author="Geoffrey Day" w:date="2026-04-24T20:28:00Z">
        <w:r w:rsidR="001B2950">
          <w:t xml:space="preserve">harmful algal </w:t>
        </w:r>
      </w:ins>
      <w:r>
        <w:t xml:space="preserve">bloom </w:t>
      </w:r>
      <w:ins w:id="224" w:author="Geoffrey Day" w:date="2026-04-24T20:28:00Z">
        <w:r w:rsidR="001B2950">
          <w:t xml:space="preserve">(HAB) </w:t>
        </w:r>
      </w:ins>
      <w:r>
        <w:t xml:space="preserve">concentrations. </w:t>
      </w:r>
      <w:r>
        <w:rPr>
          <w:i/>
          <w:iCs/>
        </w:rPr>
        <w:t>Mallomonas</w:t>
      </w:r>
      <w:r>
        <w:t xml:space="preserve"> at 3.0% provides a cold-oligotrophic baseline. </w:t>
      </w:r>
      <w:r>
        <w:rPr>
          <w:b/>
          <w:bCs/>
          <w:i/>
          <w:iCs/>
        </w:rPr>
        <w:t>Esox</w:t>
      </w:r>
      <w:r>
        <w:rPr>
          <w:b/>
          <w:bCs/>
        </w:rPr>
        <w:t xml:space="preserve"> </w:t>
      </w:r>
      <w:r>
        <w:rPr>
          <w:b/>
          <w:bCs/>
        </w:rPr>
        <w:t xml:space="preserve">spp. (database assignment: </w:t>
      </w:r>
      <w:r>
        <w:rPr>
          <w:b/>
          <w:bCs/>
          <w:i/>
          <w:iCs/>
        </w:rPr>
        <w:t>Esox lucius</w:t>
      </w:r>
      <w:r>
        <w:rPr>
          <w:b/>
          <w:bCs/>
        </w:rPr>
        <w:t>) detected at 1.5% — species-level call considered anomalous; see fish community QC note.</w:t>
      </w:r>
      <w:ins w:id="225" w:author="Geoffrey Day" w:date="2026-04-24T20:26:00Z">
        <w:r w:rsidR="001B2950">
          <w:rPr>
            <w:b/>
            <w:bCs/>
          </w:rPr>
          <w:t xml:space="preserve"> Footnote!</w:t>
        </w:r>
      </w:ins>
    </w:p>
    <w:p w14:paraId="6D5EEC29" w14:textId="77777777" w:rsidR="00D9689E" w:rsidRDefault="00536B02">
      <w:pPr>
        <w:pStyle w:val="Heading3"/>
      </w:pPr>
      <w:bookmarkStart w:id="226" w:name="inferred-water-chemistry-6"/>
      <w:bookmarkEnd w:id="219"/>
      <w:r>
        <w:lastRenderedPageBreak/>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34E76F8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96C838" w14:textId="77777777" w:rsidR="00D9689E" w:rsidRDefault="00536B02">
            <w:pPr>
              <w:pStyle w:val="Compact"/>
            </w:pPr>
            <w:r>
              <w:t>Parameter</w:t>
            </w:r>
          </w:p>
        </w:tc>
        <w:tc>
          <w:tcPr>
            <w:tcW w:w="2640" w:type="dxa"/>
          </w:tcPr>
          <w:p w14:paraId="4C8BF8C4" w14:textId="77777777" w:rsidR="00D9689E" w:rsidRDefault="00536B02">
            <w:pPr>
              <w:pStyle w:val="Compact"/>
            </w:pPr>
            <w:r>
              <w:t>Inferred Value</w:t>
            </w:r>
          </w:p>
        </w:tc>
        <w:tc>
          <w:tcPr>
            <w:tcW w:w="2640" w:type="dxa"/>
          </w:tcPr>
          <w:p w14:paraId="30D34AC0" w14:textId="77777777" w:rsidR="00D9689E" w:rsidRDefault="00536B02">
            <w:pPr>
              <w:pStyle w:val="Compact"/>
            </w:pPr>
            <w:r>
              <w:t>Key Indicator</w:t>
            </w:r>
          </w:p>
        </w:tc>
      </w:tr>
      <w:tr w:rsidR="00D9689E" w14:paraId="5F6E1C0C" w14:textId="77777777">
        <w:tc>
          <w:tcPr>
            <w:tcW w:w="2640" w:type="dxa"/>
          </w:tcPr>
          <w:p w14:paraId="2DAE8EB2" w14:textId="77777777" w:rsidR="00D9689E" w:rsidRDefault="00536B02">
            <w:pPr>
              <w:pStyle w:val="Compact"/>
            </w:pPr>
            <w:r>
              <w:t>Temperature</w:t>
            </w:r>
          </w:p>
        </w:tc>
        <w:tc>
          <w:tcPr>
            <w:tcW w:w="2640" w:type="dxa"/>
          </w:tcPr>
          <w:p w14:paraId="1CA517C9" w14:textId="77777777" w:rsidR="00D9689E" w:rsidRDefault="00536B02">
            <w:pPr>
              <w:pStyle w:val="Compact"/>
            </w:pPr>
            <w:r>
              <w:t>Cooling (October)</w:t>
            </w:r>
          </w:p>
        </w:tc>
        <w:tc>
          <w:tcPr>
            <w:tcW w:w="2640" w:type="dxa"/>
          </w:tcPr>
          <w:p w14:paraId="048E3AB0" w14:textId="77777777" w:rsidR="00D9689E" w:rsidRDefault="00536B02">
            <w:pPr>
              <w:pStyle w:val="Compact"/>
            </w:pPr>
            <w:r>
              <w:t>Fall diatom bloom 42.9%</w:t>
            </w:r>
          </w:p>
        </w:tc>
      </w:tr>
      <w:tr w:rsidR="00D9689E" w14:paraId="7005571C" w14:textId="77777777">
        <w:tc>
          <w:tcPr>
            <w:tcW w:w="2640" w:type="dxa"/>
          </w:tcPr>
          <w:p w14:paraId="1E36D559" w14:textId="77777777" w:rsidR="00D9689E" w:rsidRDefault="00536B02">
            <w:pPr>
              <w:pStyle w:val="Compact"/>
            </w:pPr>
            <w:r>
              <w:t>Trophic state</w:t>
            </w:r>
          </w:p>
        </w:tc>
        <w:tc>
          <w:tcPr>
            <w:tcW w:w="2640" w:type="dxa"/>
          </w:tcPr>
          <w:p w14:paraId="38A37AC5" w14:textId="77777777" w:rsidR="00D9689E" w:rsidRDefault="00536B02">
            <w:pPr>
              <w:pStyle w:val="Compact"/>
            </w:pPr>
            <w:r>
              <w:t>Mesotrophic</w:t>
            </w:r>
          </w:p>
        </w:tc>
        <w:tc>
          <w:tcPr>
            <w:tcW w:w="2640" w:type="dxa"/>
          </w:tcPr>
          <w:p w14:paraId="72A99D52" w14:textId="77777777" w:rsidR="00D9689E" w:rsidRDefault="00536B02">
            <w:pPr>
              <w:pStyle w:val="Compact"/>
            </w:pPr>
            <w:r>
              <w:rPr>
                <w:i/>
                <w:iCs/>
              </w:rPr>
              <w:t>Chrysochromulina</w:t>
            </w:r>
            <w:r>
              <w:t xml:space="preserve"> 8.0%, </w:t>
            </w:r>
            <w:r>
              <w:rPr>
                <w:i/>
                <w:iCs/>
              </w:rPr>
              <w:t>Aureoumbra</w:t>
            </w:r>
            <w:r>
              <w:t xml:space="preserve"> signal</w:t>
            </w:r>
          </w:p>
        </w:tc>
      </w:tr>
      <w:tr w:rsidR="00D9689E" w14:paraId="493E91A8" w14:textId="77777777">
        <w:tc>
          <w:tcPr>
            <w:tcW w:w="2640" w:type="dxa"/>
          </w:tcPr>
          <w:p w14:paraId="17EBC4FC" w14:textId="77777777" w:rsidR="00D9689E" w:rsidRDefault="00536B02">
            <w:pPr>
              <w:pStyle w:val="Compact"/>
            </w:pPr>
            <w:r>
              <w:t>pH</w:t>
            </w:r>
          </w:p>
        </w:tc>
        <w:tc>
          <w:tcPr>
            <w:tcW w:w="2640" w:type="dxa"/>
          </w:tcPr>
          <w:p w14:paraId="4AF0BC1B" w14:textId="77777777" w:rsidR="00D9689E" w:rsidRDefault="00536B02">
            <w:pPr>
              <w:pStyle w:val="Compact"/>
            </w:pPr>
            <w:r>
              <w:t>Slightly acidic to neutral</w:t>
            </w:r>
          </w:p>
        </w:tc>
        <w:tc>
          <w:tcPr>
            <w:tcW w:w="2640" w:type="dxa"/>
          </w:tcPr>
          <w:p w14:paraId="106D395E" w14:textId="77777777" w:rsidR="00D9689E" w:rsidRDefault="00536B02">
            <w:pPr>
              <w:pStyle w:val="Compact"/>
            </w:pPr>
            <w:r>
              <w:rPr>
                <w:i/>
                <w:iCs/>
              </w:rPr>
              <w:t>Mallomonas</w:t>
            </w:r>
            <w:r>
              <w:t xml:space="preserve"> 3.0%, </w:t>
            </w:r>
            <w:r>
              <w:rPr>
                <w:i/>
                <w:iCs/>
              </w:rPr>
              <w:t>Chromulina</w:t>
            </w:r>
            <w:r>
              <w:t xml:space="preserve"> 0.8%</w:t>
            </w:r>
          </w:p>
        </w:tc>
      </w:tr>
      <w:tr w:rsidR="00D9689E" w14:paraId="48E1CD6F" w14:textId="77777777">
        <w:tc>
          <w:tcPr>
            <w:tcW w:w="2640" w:type="dxa"/>
          </w:tcPr>
          <w:p w14:paraId="0066B0F4" w14:textId="77777777" w:rsidR="00D9689E" w:rsidRDefault="00536B02">
            <w:pPr>
              <w:pStyle w:val="Compact"/>
            </w:pPr>
            <w:r>
              <w:t>Dissolved oxygen</w:t>
            </w:r>
          </w:p>
        </w:tc>
        <w:tc>
          <w:tcPr>
            <w:tcW w:w="2640" w:type="dxa"/>
          </w:tcPr>
          <w:p w14:paraId="7E9F28B9" w14:textId="77777777" w:rsidR="00D9689E" w:rsidRDefault="00536B02">
            <w:pPr>
              <w:pStyle w:val="Compact"/>
            </w:pPr>
            <w:r>
              <w:t>Moderate</w:t>
            </w:r>
          </w:p>
        </w:tc>
        <w:tc>
          <w:tcPr>
            <w:tcW w:w="2640" w:type="dxa"/>
          </w:tcPr>
          <w:p w14:paraId="3AEA483B" w14:textId="77777777" w:rsidR="00D9689E" w:rsidRDefault="00536B02">
            <w:pPr>
              <w:pStyle w:val="Compact"/>
            </w:pPr>
            <w:r>
              <w:t>Fall overturn signal</w:t>
            </w:r>
          </w:p>
        </w:tc>
      </w:tr>
      <w:tr w:rsidR="00D9689E" w14:paraId="439CEE8C" w14:textId="77777777">
        <w:tc>
          <w:tcPr>
            <w:tcW w:w="2640" w:type="dxa"/>
          </w:tcPr>
          <w:p w14:paraId="1992F88A" w14:textId="77777777" w:rsidR="00D9689E" w:rsidRDefault="00536B02">
            <w:pPr>
              <w:pStyle w:val="Compact"/>
            </w:pPr>
            <w:r>
              <w:t>HAB potential</w:t>
            </w:r>
          </w:p>
        </w:tc>
        <w:tc>
          <w:tcPr>
            <w:tcW w:w="2640" w:type="dxa"/>
          </w:tcPr>
          <w:p w14:paraId="3655781C" w14:textId="77777777" w:rsidR="00D9689E" w:rsidRDefault="00536B02">
            <w:pPr>
              <w:pStyle w:val="Compact"/>
            </w:pPr>
            <w:r>
              <w:t>Low but watch</w:t>
            </w:r>
          </w:p>
        </w:tc>
        <w:tc>
          <w:tcPr>
            <w:tcW w:w="2640" w:type="dxa"/>
          </w:tcPr>
          <w:p w14:paraId="07EDA9EF" w14:textId="77777777" w:rsidR="00D9689E" w:rsidRDefault="00536B02">
            <w:pPr>
              <w:pStyle w:val="Compact"/>
            </w:pPr>
            <w:r>
              <w:rPr>
                <w:i/>
                <w:iCs/>
              </w:rPr>
              <w:t>Chrysochromulina</w:t>
            </w:r>
            <w:r>
              <w:t xml:space="preserve"> 8.0% — low-level flag</w:t>
            </w:r>
          </w:p>
        </w:tc>
      </w:tr>
      <w:tr w:rsidR="00D9689E" w14:paraId="4D6A8556" w14:textId="77777777">
        <w:tc>
          <w:tcPr>
            <w:tcW w:w="2640" w:type="dxa"/>
          </w:tcPr>
          <w:p w14:paraId="76783797" w14:textId="77777777" w:rsidR="00D9689E" w:rsidRDefault="00536B02">
            <w:pPr>
              <w:pStyle w:val="Compact"/>
            </w:pPr>
            <w:r>
              <w:rPr>
                <w:i/>
                <w:iCs/>
              </w:rPr>
              <w:t>Aureoumbra</w:t>
            </w:r>
            <w:r>
              <w:t xml:space="preserve"> note</w:t>
            </w:r>
          </w:p>
        </w:tc>
        <w:tc>
          <w:tcPr>
            <w:tcW w:w="2640" w:type="dxa"/>
          </w:tcPr>
          <w:p w14:paraId="7CF987AD" w14:textId="77777777" w:rsidR="00D9689E" w:rsidRDefault="00536B02">
            <w:pPr>
              <w:pStyle w:val="Compact"/>
            </w:pPr>
            <w:r>
              <w:t>Uncertain</w:t>
            </w:r>
          </w:p>
        </w:tc>
        <w:tc>
          <w:tcPr>
            <w:tcW w:w="2640" w:type="dxa"/>
          </w:tcPr>
          <w:p w14:paraId="0BD6E060" w14:textId="77777777" w:rsidR="00D9689E" w:rsidRDefault="00536B02">
            <w:pPr>
              <w:pStyle w:val="Compact"/>
            </w:pPr>
            <w:r>
              <w:t>May be database artifact for a freshwater taxon</w:t>
            </w:r>
          </w:p>
        </w:tc>
      </w:tr>
    </w:tbl>
    <w:p w14:paraId="0A8A1281" w14:textId="77777777" w:rsidR="00D9689E" w:rsidRDefault="00536B02">
      <w:pPr>
        <w:pStyle w:val="Heading3"/>
      </w:pPr>
      <w:bookmarkStart w:id="227" w:name="fish-community"/>
      <w:bookmarkEnd w:id="226"/>
      <w:r>
        <w:t>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12E5E39E"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F4A5AB" w14:textId="77777777" w:rsidR="00D9689E" w:rsidRDefault="00536B02">
            <w:pPr>
              <w:pStyle w:val="Compact"/>
            </w:pPr>
            <w:r>
              <w:t>Species</w:t>
            </w:r>
          </w:p>
        </w:tc>
        <w:tc>
          <w:tcPr>
            <w:tcW w:w="2640" w:type="dxa"/>
          </w:tcPr>
          <w:p w14:paraId="5D8483E9" w14:textId="77777777" w:rsidR="00D9689E" w:rsidRDefault="00536B02">
            <w:pPr>
              <w:pStyle w:val="Compact"/>
            </w:pPr>
            <w:r>
              <w:t>Rel%</w:t>
            </w:r>
          </w:p>
        </w:tc>
        <w:tc>
          <w:tcPr>
            <w:tcW w:w="2640" w:type="dxa"/>
          </w:tcPr>
          <w:p w14:paraId="3FC565F9" w14:textId="77777777" w:rsidR="00D9689E" w:rsidRDefault="00536B02">
            <w:pPr>
              <w:pStyle w:val="Compact"/>
            </w:pPr>
            <w:r>
              <w:t>Note</w:t>
            </w:r>
          </w:p>
        </w:tc>
      </w:tr>
      <w:tr w:rsidR="00D9689E" w14:paraId="18754DB5" w14:textId="77777777">
        <w:tc>
          <w:tcPr>
            <w:tcW w:w="2640" w:type="dxa"/>
          </w:tcPr>
          <w:p w14:paraId="1859D5EE" w14:textId="77777777" w:rsidR="00D9689E" w:rsidRDefault="00536B02">
            <w:pPr>
              <w:pStyle w:val="Compact"/>
            </w:pPr>
            <w:r>
              <w:rPr>
                <w:i/>
                <w:iCs/>
              </w:rPr>
              <w:t>Alosa pseudoharengus</w:t>
            </w:r>
            <w:r>
              <w:t xml:space="preserve"> — Alewife</w:t>
            </w:r>
          </w:p>
        </w:tc>
        <w:tc>
          <w:tcPr>
            <w:tcW w:w="2640" w:type="dxa"/>
          </w:tcPr>
          <w:p w14:paraId="4970C169" w14:textId="77777777" w:rsidR="00D9689E" w:rsidRDefault="00536B02">
            <w:pPr>
              <w:pStyle w:val="Compact"/>
            </w:pPr>
            <w:r>
              <w:t>63.0%</w:t>
            </w:r>
          </w:p>
        </w:tc>
        <w:tc>
          <w:tcPr>
            <w:tcW w:w="2640" w:type="dxa"/>
          </w:tcPr>
          <w:p w14:paraId="05B8AA98" w14:textId="0E107834" w:rsidR="00D9689E" w:rsidRDefault="00536B02">
            <w:pPr>
              <w:pStyle w:val="Compact"/>
            </w:pPr>
            <w:r>
              <w:t>Native anadromous — fall staging</w:t>
            </w:r>
            <w:ins w:id="228" w:author="Geoffrey Day" w:date="2026-04-24T20:26:00Z">
              <w:r w:rsidR="001B2950">
                <w:t xml:space="preserve"> – extremely rare</w:t>
              </w:r>
            </w:ins>
          </w:p>
        </w:tc>
      </w:tr>
      <w:tr w:rsidR="00D9689E" w14:paraId="435572C8" w14:textId="77777777">
        <w:tc>
          <w:tcPr>
            <w:tcW w:w="2640" w:type="dxa"/>
          </w:tcPr>
          <w:p w14:paraId="6732CCFA" w14:textId="77777777" w:rsidR="00D9689E" w:rsidRDefault="00536B02">
            <w:pPr>
              <w:pStyle w:val="Compact"/>
            </w:pPr>
            <w:r>
              <w:rPr>
                <w:i/>
                <w:iCs/>
              </w:rPr>
              <w:t>Ambloplites rupestris</w:t>
            </w:r>
            <w:r>
              <w:t xml:space="preserve"> — Rock Bass</w:t>
            </w:r>
          </w:p>
        </w:tc>
        <w:tc>
          <w:tcPr>
            <w:tcW w:w="2640" w:type="dxa"/>
          </w:tcPr>
          <w:p w14:paraId="22EE83D0" w14:textId="77777777" w:rsidR="00D9689E" w:rsidRDefault="00536B02">
            <w:pPr>
              <w:pStyle w:val="Compact"/>
            </w:pPr>
            <w:r>
              <w:t>9.</w:t>
            </w:r>
            <w:r>
              <w:t>5%</w:t>
            </w:r>
          </w:p>
        </w:tc>
        <w:tc>
          <w:tcPr>
            <w:tcW w:w="2640" w:type="dxa"/>
          </w:tcPr>
          <w:p w14:paraId="3343991B" w14:textId="3C3C4867" w:rsidR="00D9689E" w:rsidRDefault="001B2950">
            <w:pPr>
              <w:pStyle w:val="Compact"/>
            </w:pPr>
            <w:ins w:id="229" w:author="Geoffrey Day" w:date="2026-04-24T20:30:00Z">
              <w:r>
                <w:t>Non-</w:t>
              </w:r>
            </w:ins>
            <w:r w:rsidR="00536B02">
              <w:t>Native — tolerates moderate conditions</w:t>
            </w:r>
          </w:p>
        </w:tc>
      </w:tr>
      <w:tr w:rsidR="00D9689E" w14:paraId="7D3DE479" w14:textId="77777777">
        <w:tc>
          <w:tcPr>
            <w:tcW w:w="2640" w:type="dxa"/>
          </w:tcPr>
          <w:p w14:paraId="4021318E" w14:textId="77777777" w:rsidR="00D9689E" w:rsidRDefault="00536B02">
            <w:pPr>
              <w:pStyle w:val="Compact"/>
            </w:pPr>
            <w:r>
              <w:rPr>
                <w:i/>
                <w:iCs/>
              </w:rPr>
              <w:t>Etheostoma olmstedi</w:t>
            </w:r>
            <w:r>
              <w:t xml:space="preserve"> — Tessellated Darter</w:t>
            </w:r>
          </w:p>
        </w:tc>
        <w:tc>
          <w:tcPr>
            <w:tcW w:w="2640" w:type="dxa"/>
          </w:tcPr>
          <w:p w14:paraId="5476F8B0" w14:textId="77777777" w:rsidR="00D9689E" w:rsidRDefault="00536B02">
            <w:pPr>
              <w:pStyle w:val="Compact"/>
            </w:pPr>
            <w:r>
              <w:t>5.0%</w:t>
            </w:r>
          </w:p>
        </w:tc>
        <w:tc>
          <w:tcPr>
            <w:tcW w:w="2640" w:type="dxa"/>
          </w:tcPr>
          <w:p w14:paraId="732F6B8D" w14:textId="77777777" w:rsidR="00D9689E" w:rsidRDefault="00536B02">
            <w:pPr>
              <w:pStyle w:val="Compact"/>
            </w:pPr>
            <w:r>
              <w:t>Native clean-substrate specialist</w:t>
            </w:r>
          </w:p>
        </w:tc>
      </w:tr>
      <w:tr w:rsidR="00D9689E" w14:paraId="1AC3C059" w14:textId="77777777">
        <w:tc>
          <w:tcPr>
            <w:tcW w:w="2640" w:type="dxa"/>
          </w:tcPr>
          <w:p w14:paraId="4A72F7A8" w14:textId="77777777" w:rsidR="00D9689E" w:rsidRDefault="00536B02">
            <w:pPr>
              <w:pStyle w:val="Compact"/>
            </w:pPr>
            <w:r>
              <w:rPr>
                <w:i/>
                <w:iCs/>
              </w:rPr>
              <w:t>Anguilla rostrata</w:t>
            </w:r>
            <w:r>
              <w:t xml:space="preserve"> — American Eel</w:t>
            </w:r>
          </w:p>
        </w:tc>
        <w:tc>
          <w:tcPr>
            <w:tcW w:w="2640" w:type="dxa"/>
          </w:tcPr>
          <w:p w14:paraId="3793D20E" w14:textId="77777777" w:rsidR="00D9689E" w:rsidRDefault="00536B02">
            <w:pPr>
              <w:pStyle w:val="Compact"/>
            </w:pPr>
            <w:r>
              <w:t>2.0%</w:t>
            </w:r>
          </w:p>
        </w:tc>
        <w:tc>
          <w:tcPr>
            <w:tcW w:w="2640" w:type="dxa"/>
          </w:tcPr>
          <w:p w14:paraId="3CEE3DC0" w14:textId="77777777" w:rsidR="00D9689E" w:rsidRDefault="00536B02">
            <w:pPr>
              <w:pStyle w:val="Compact"/>
            </w:pPr>
            <w:r>
              <w:t>Native catadromous</w:t>
            </w:r>
          </w:p>
        </w:tc>
      </w:tr>
      <w:tr w:rsidR="00D9689E" w14:paraId="6D234862" w14:textId="77777777">
        <w:tc>
          <w:tcPr>
            <w:tcW w:w="2640" w:type="dxa"/>
          </w:tcPr>
          <w:p w14:paraId="62B6E8C0" w14:textId="77777777" w:rsidR="00D9689E" w:rsidRDefault="00536B02">
            <w:pPr>
              <w:pStyle w:val="Compact"/>
            </w:pPr>
            <w:r>
              <w:rPr>
                <w:i/>
                <w:iCs/>
              </w:rPr>
              <w:t>Esox</w:t>
            </w:r>
            <w:r>
              <w:t xml:space="preserve"> spp. (db: </w:t>
            </w:r>
            <w:r>
              <w:rPr>
                <w:i/>
                <w:iCs/>
              </w:rPr>
              <w:t>Esox lucius</w:t>
            </w:r>
            <w:r>
              <w:t>)</w:t>
            </w:r>
          </w:p>
        </w:tc>
        <w:tc>
          <w:tcPr>
            <w:tcW w:w="2640" w:type="dxa"/>
          </w:tcPr>
          <w:p w14:paraId="1E0C0676" w14:textId="77777777" w:rsidR="00D9689E" w:rsidRDefault="00536B02">
            <w:pPr>
              <w:pStyle w:val="Compact"/>
            </w:pPr>
            <w:r>
              <w:rPr>
                <w:b/>
                <w:bCs/>
              </w:rPr>
              <w:t>1.5%</w:t>
            </w:r>
          </w:p>
        </w:tc>
        <w:tc>
          <w:tcPr>
            <w:tcW w:w="2640" w:type="dxa"/>
          </w:tcPr>
          <w:p w14:paraId="4E60A83F" w14:textId="0F824739" w:rsidR="00D9689E" w:rsidRDefault="00536B02">
            <w:pPr>
              <w:pStyle w:val="Compact"/>
            </w:pPr>
            <w:r>
              <w:rPr>
                <w:b/>
                <w:bCs/>
              </w:rPr>
              <w:t xml:space="preserve">QC flag — likely Chain or Redfin Pickerel (native); </w:t>
            </w:r>
            <w:r>
              <w:rPr>
                <w:b/>
                <w:bCs/>
                <w:i/>
                <w:iCs/>
              </w:rPr>
              <w:t>Esox lucius</w:t>
            </w:r>
            <w:r>
              <w:rPr>
                <w:b/>
                <w:bCs/>
              </w:rPr>
              <w:t xml:space="preserve"> assignment anomalous for this habitat; verify by electrofishing before reporting</w:t>
            </w:r>
            <w:ins w:id="230" w:author="Geoffrey Day" w:date="2026-04-24T20:27:00Z">
              <w:r w:rsidR="001B2950">
                <w:rPr>
                  <w:b/>
                  <w:bCs/>
                </w:rPr>
                <w:t xml:space="preserve"> (ESV and FOOTNOTE)</w:t>
              </w:r>
            </w:ins>
          </w:p>
        </w:tc>
      </w:tr>
      <w:tr w:rsidR="00D9689E" w14:paraId="02027581" w14:textId="77777777">
        <w:tc>
          <w:tcPr>
            <w:tcW w:w="2640" w:type="dxa"/>
          </w:tcPr>
          <w:p w14:paraId="7D9CCD16" w14:textId="77777777" w:rsidR="00D9689E" w:rsidRDefault="00536B02">
            <w:pPr>
              <w:pStyle w:val="Compact"/>
            </w:pPr>
            <w:r>
              <w:rPr>
                <w:b/>
                <w:bCs/>
              </w:rPr>
              <w:t>Brook Trout</w:t>
            </w:r>
          </w:p>
        </w:tc>
        <w:tc>
          <w:tcPr>
            <w:tcW w:w="2640" w:type="dxa"/>
          </w:tcPr>
          <w:p w14:paraId="0374BE01" w14:textId="77777777" w:rsidR="00D9689E" w:rsidRDefault="00536B02">
            <w:pPr>
              <w:pStyle w:val="Compact"/>
            </w:pPr>
            <w:r>
              <w:rPr>
                <w:b/>
                <w:bCs/>
              </w:rPr>
              <w:t>Absent</w:t>
            </w:r>
          </w:p>
        </w:tc>
        <w:tc>
          <w:tcPr>
            <w:tcW w:w="2640" w:type="dxa"/>
          </w:tcPr>
          <w:p w14:paraId="30A9ED54" w14:textId="77777777" w:rsidR="00D9689E" w:rsidRDefault="00D9689E">
            <w:pPr>
              <w:pStyle w:val="Compact"/>
            </w:pPr>
          </w:p>
        </w:tc>
      </w:tr>
    </w:tbl>
    <w:p w14:paraId="33627C01" w14:textId="77777777" w:rsidR="00D9689E" w:rsidRDefault="00536B02">
      <w:pPr>
        <w:pStyle w:val="Heading3"/>
      </w:pPr>
      <w:bookmarkStart w:id="231" w:name="algal-community-2"/>
      <w:bookmarkEnd w:id="227"/>
      <w:r>
        <w:t>Algal Community</w:t>
      </w:r>
    </w:p>
    <w:tbl>
      <w:tblPr>
        <w:tblStyle w:val="Table"/>
        <w:tblW w:w="5000" w:type="pct"/>
        <w:tblLayout w:type="fixed"/>
        <w:tblLook w:val="0020" w:firstRow="1" w:lastRow="0" w:firstColumn="0" w:lastColumn="0" w:noHBand="0" w:noVBand="0"/>
      </w:tblPr>
      <w:tblGrid>
        <w:gridCol w:w="2394"/>
        <w:gridCol w:w="2394"/>
        <w:gridCol w:w="2394"/>
        <w:gridCol w:w="2394"/>
      </w:tblGrid>
      <w:tr w:rsidR="00D9689E" w14:paraId="59FF8752"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3BF74C" w14:textId="77777777" w:rsidR="00D9689E" w:rsidRDefault="00536B02">
            <w:pPr>
              <w:pStyle w:val="Compact"/>
            </w:pPr>
            <w:r>
              <w:t>Taxon</w:t>
            </w:r>
          </w:p>
        </w:tc>
        <w:tc>
          <w:tcPr>
            <w:tcW w:w="1980" w:type="dxa"/>
          </w:tcPr>
          <w:p w14:paraId="6B8B13A5" w14:textId="77777777" w:rsidR="00D9689E" w:rsidRDefault="00536B02">
            <w:pPr>
              <w:pStyle w:val="Compact"/>
            </w:pPr>
            <w:r>
              <w:t>Phylum</w:t>
            </w:r>
          </w:p>
        </w:tc>
        <w:tc>
          <w:tcPr>
            <w:tcW w:w="1980" w:type="dxa"/>
          </w:tcPr>
          <w:p w14:paraId="517D9681" w14:textId="77777777" w:rsidR="00D9689E" w:rsidRDefault="00536B02">
            <w:pPr>
              <w:pStyle w:val="Compact"/>
            </w:pPr>
            <w:r>
              <w:t>Rel%</w:t>
            </w:r>
          </w:p>
        </w:tc>
        <w:tc>
          <w:tcPr>
            <w:tcW w:w="1980" w:type="dxa"/>
          </w:tcPr>
          <w:p w14:paraId="5A03AC8D" w14:textId="77777777" w:rsidR="00D9689E" w:rsidRDefault="00536B02">
            <w:pPr>
              <w:pStyle w:val="Compact"/>
            </w:pPr>
            <w:r>
              <w:t>Note</w:t>
            </w:r>
          </w:p>
        </w:tc>
      </w:tr>
      <w:tr w:rsidR="00D9689E" w14:paraId="25DBA584" w14:textId="77777777">
        <w:tc>
          <w:tcPr>
            <w:tcW w:w="1980" w:type="dxa"/>
          </w:tcPr>
          <w:p w14:paraId="3AF7366C" w14:textId="77777777" w:rsidR="00D9689E" w:rsidRDefault="00536B02">
            <w:pPr>
              <w:pStyle w:val="Compact"/>
            </w:pPr>
            <w:r>
              <w:t>Bacillariophyta (unresolved)</w:t>
            </w:r>
          </w:p>
        </w:tc>
        <w:tc>
          <w:tcPr>
            <w:tcW w:w="1980" w:type="dxa"/>
          </w:tcPr>
          <w:p w14:paraId="38EF9AB6" w14:textId="77777777" w:rsidR="00D9689E" w:rsidRDefault="00536B02">
            <w:pPr>
              <w:pStyle w:val="Compact"/>
            </w:pPr>
            <w:r>
              <w:t>Bacillariophyta</w:t>
            </w:r>
          </w:p>
        </w:tc>
        <w:tc>
          <w:tcPr>
            <w:tcW w:w="1980" w:type="dxa"/>
          </w:tcPr>
          <w:p w14:paraId="5B0F0AE9" w14:textId="77777777" w:rsidR="00D9689E" w:rsidRDefault="00536B02">
            <w:pPr>
              <w:pStyle w:val="Compact"/>
            </w:pPr>
            <w:r>
              <w:t>42.9%</w:t>
            </w:r>
          </w:p>
        </w:tc>
        <w:tc>
          <w:tcPr>
            <w:tcW w:w="1980" w:type="dxa"/>
          </w:tcPr>
          <w:p w14:paraId="6B2281D4" w14:textId="77777777" w:rsidR="00D9689E" w:rsidRDefault="00536B02">
            <w:pPr>
              <w:pStyle w:val="Compact"/>
            </w:pPr>
            <w:r>
              <w:t>Fall diatom bloom</w:t>
            </w:r>
          </w:p>
        </w:tc>
      </w:tr>
      <w:tr w:rsidR="00D9689E" w14:paraId="03A36E09" w14:textId="77777777">
        <w:tc>
          <w:tcPr>
            <w:tcW w:w="1980" w:type="dxa"/>
          </w:tcPr>
          <w:p w14:paraId="76698A66" w14:textId="77777777" w:rsidR="00D9689E" w:rsidRDefault="00536B02">
            <w:pPr>
              <w:pStyle w:val="Compact"/>
            </w:pPr>
            <w:r>
              <w:rPr>
                <w:i/>
                <w:iCs/>
              </w:rPr>
              <w:t>Aureoumbra lagunensis</w:t>
            </w:r>
          </w:p>
        </w:tc>
        <w:tc>
          <w:tcPr>
            <w:tcW w:w="1980" w:type="dxa"/>
          </w:tcPr>
          <w:p w14:paraId="49EF55E7" w14:textId="77777777" w:rsidR="00D9689E" w:rsidRDefault="00536B02">
            <w:pPr>
              <w:pStyle w:val="Compact"/>
            </w:pPr>
            <w:r>
              <w:t>Pelagophyceae</w:t>
            </w:r>
          </w:p>
        </w:tc>
        <w:tc>
          <w:tcPr>
            <w:tcW w:w="1980" w:type="dxa"/>
          </w:tcPr>
          <w:p w14:paraId="7DBF59A7" w14:textId="77777777" w:rsidR="00D9689E" w:rsidRDefault="00536B02">
            <w:pPr>
              <w:pStyle w:val="Compact"/>
            </w:pPr>
            <w:r>
              <w:t>19.0%</w:t>
            </w:r>
          </w:p>
        </w:tc>
        <w:tc>
          <w:tcPr>
            <w:tcW w:w="1980" w:type="dxa"/>
          </w:tcPr>
          <w:p w14:paraId="30DF5A99" w14:textId="77777777" w:rsidR="00D9689E" w:rsidRDefault="00536B02">
            <w:pPr>
              <w:pStyle w:val="Compact"/>
            </w:pPr>
            <w:r>
              <w:rPr>
                <w:b/>
                <w:bCs/>
              </w:rPr>
              <w:t xml:space="preserve">Brown tide organism — database assignment uncertain at inland </w:t>
            </w:r>
            <w:r>
              <w:rPr>
                <w:b/>
                <w:bCs/>
              </w:rPr>
              <w:lastRenderedPageBreak/>
              <w:t>site</w:t>
            </w:r>
          </w:p>
        </w:tc>
      </w:tr>
      <w:tr w:rsidR="00D9689E" w14:paraId="3F8EF436" w14:textId="77777777">
        <w:tc>
          <w:tcPr>
            <w:tcW w:w="1980" w:type="dxa"/>
          </w:tcPr>
          <w:p w14:paraId="2FC10991" w14:textId="77777777" w:rsidR="00D9689E" w:rsidRDefault="00536B02">
            <w:pPr>
              <w:pStyle w:val="Compact"/>
            </w:pPr>
            <w:r>
              <w:lastRenderedPageBreak/>
              <w:t>Unresolved unk_phylum</w:t>
            </w:r>
          </w:p>
        </w:tc>
        <w:tc>
          <w:tcPr>
            <w:tcW w:w="1980" w:type="dxa"/>
          </w:tcPr>
          <w:p w14:paraId="1B98BF4B" w14:textId="77777777" w:rsidR="00D9689E" w:rsidRDefault="00536B02">
            <w:pPr>
              <w:pStyle w:val="Compact"/>
            </w:pPr>
            <w:r>
              <w:t>—</w:t>
            </w:r>
          </w:p>
        </w:tc>
        <w:tc>
          <w:tcPr>
            <w:tcW w:w="1980" w:type="dxa"/>
          </w:tcPr>
          <w:p w14:paraId="4DEF5BE3" w14:textId="77777777" w:rsidR="00D9689E" w:rsidRDefault="00536B02">
            <w:pPr>
              <w:pStyle w:val="Compact"/>
            </w:pPr>
            <w:r>
              <w:t>10.6%</w:t>
            </w:r>
          </w:p>
        </w:tc>
        <w:tc>
          <w:tcPr>
            <w:tcW w:w="1980" w:type="dxa"/>
          </w:tcPr>
          <w:p w14:paraId="72A503C8" w14:textId="77777777" w:rsidR="00D9689E" w:rsidRDefault="00536B02">
            <w:pPr>
              <w:pStyle w:val="Compact"/>
            </w:pPr>
            <w:r>
              <w:t>Mixed chromists</w:t>
            </w:r>
          </w:p>
        </w:tc>
      </w:tr>
      <w:tr w:rsidR="00D9689E" w14:paraId="19D671F1" w14:textId="77777777">
        <w:tc>
          <w:tcPr>
            <w:tcW w:w="1980" w:type="dxa"/>
          </w:tcPr>
          <w:p w14:paraId="6A3B8C76" w14:textId="77777777" w:rsidR="00D9689E" w:rsidRDefault="00536B02">
            <w:pPr>
              <w:pStyle w:val="Compact"/>
            </w:pPr>
            <w:r>
              <w:rPr>
                <w:i/>
                <w:iCs/>
              </w:rPr>
              <w:t>Plagioselmis nannoplanctica</w:t>
            </w:r>
          </w:p>
        </w:tc>
        <w:tc>
          <w:tcPr>
            <w:tcW w:w="1980" w:type="dxa"/>
          </w:tcPr>
          <w:p w14:paraId="09888AB3" w14:textId="77777777" w:rsidR="00D9689E" w:rsidRDefault="00536B02">
            <w:pPr>
              <w:pStyle w:val="Compact"/>
            </w:pPr>
            <w:r>
              <w:t>Cryptophyta</w:t>
            </w:r>
          </w:p>
        </w:tc>
        <w:tc>
          <w:tcPr>
            <w:tcW w:w="1980" w:type="dxa"/>
          </w:tcPr>
          <w:p w14:paraId="563DA3DB" w14:textId="77777777" w:rsidR="00D9689E" w:rsidRDefault="00536B02">
            <w:pPr>
              <w:pStyle w:val="Compact"/>
            </w:pPr>
            <w:r>
              <w:t>8.5%</w:t>
            </w:r>
          </w:p>
        </w:tc>
        <w:tc>
          <w:tcPr>
            <w:tcW w:w="1980" w:type="dxa"/>
          </w:tcPr>
          <w:p w14:paraId="15C3F68E" w14:textId="77777777" w:rsidR="00D9689E" w:rsidRDefault="00536B02">
            <w:pPr>
              <w:pStyle w:val="Compact"/>
            </w:pPr>
            <w:r>
              <w:t>Estuarine cry</w:t>
            </w:r>
            <w:r>
              <w:t>ptophyte</w:t>
            </w:r>
          </w:p>
        </w:tc>
      </w:tr>
      <w:tr w:rsidR="00D9689E" w14:paraId="2FB2EDC2" w14:textId="77777777">
        <w:tc>
          <w:tcPr>
            <w:tcW w:w="1980" w:type="dxa"/>
          </w:tcPr>
          <w:p w14:paraId="52DDE18C" w14:textId="77777777" w:rsidR="00D9689E" w:rsidRDefault="00536B02">
            <w:pPr>
              <w:pStyle w:val="Compact"/>
            </w:pPr>
            <w:r>
              <w:rPr>
                <w:i/>
                <w:iCs/>
              </w:rPr>
              <w:t>Chrysochromulina</w:t>
            </w:r>
            <w:r>
              <w:t xml:space="preserve"> sp.</w:t>
            </w:r>
          </w:p>
        </w:tc>
        <w:tc>
          <w:tcPr>
            <w:tcW w:w="1980" w:type="dxa"/>
          </w:tcPr>
          <w:p w14:paraId="25229E23" w14:textId="77777777" w:rsidR="00D9689E" w:rsidRDefault="00536B02">
            <w:pPr>
              <w:pStyle w:val="Compact"/>
            </w:pPr>
            <w:r>
              <w:t>Haptophyta</w:t>
            </w:r>
          </w:p>
        </w:tc>
        <w:tc>
          <w:tcPr>
            <w:tcW w:w="1980" w:type="dxa"/>
          </w:tcPr>
          <w:p w14:paraId="3C197C3B" w14:textId="77777777" w:rsidR="00D9689E" w:rsidRDefault="00536B02">
            <w:pPr>
              <w:pStyle w:val="Compact"/>
            </w:pPr>
            <w:r>
              <w:t>8.0%</w:t>
            </w:r>
          </w:p>
        </w:tc>
        <w:tc>
          <w:tcPr>
            <w:tcW w:w="1980" w:type="dxa"/>
          </w:tcPr>
          <w:p w14:paraId="38BFC345" w14:textId="77777777" w:rsidR="00D9689E" w:rsidRDefault="00536B02">
            <w:pPr>
              <w:pStyle w:val="Compact"/>
            </w:pPr>
            <w:r>
              <w:t>Oligo-mesotrophic; low-level HAB flag</w:t>
            </w:r>
          </w:p>
        </w:tc>
      </w:tr>
      <w:tr w:rsidR="00D9689E" w14:paraId="142F7071" w14:textId="77777777">
        <w:tc>
          <w:tcPr>
            <w:tcW w:w="1980" w:type="dxa"/>
          </w:tcPr>
          <w:p w14:paraId="7E57EE16" w14:textId="77777777" w:rsidR="00D9689E" w:rsidRDefault="00536B02">
            <w:pPr>
              <w:pStyle w:val="Compact"/>
            </w:pPr>
            <w:r>
              <w:rPr>
                <w:i/>
                <w:iCs/>
              </w:rPr>
              <w:t>Mallomonas</w:t>
            </w:r>
            <w:r>
              <w:t xml:space="preserve"> sp.</w:t>
            </w:r>
          </w:p>
        </w:tc>
        <w:tc>
          <w:tcPr>
            <w:tcW w:w="1980" w:type="dxa"/>
          </w:tcPr>
          <w:p w14:paraId="0E55AE31" w14:textId="77777777" w:rsidR="00D9689E" w:rsidRDefault="00536B02">
            <w:pPr>
              <w:pStyle w:val="Compact"/>
            </w:pPr>
            <w:r>
              <w:t>Chrysophyta</w:t>
            </w:r>
          </w:p>
        </w:tc>
        <w:tc>
          <w:tcPr>
            <w:tcW w:w="1980" w:type="dxa"/>
          </w:tcPr>
          <w:p w14:paraId="08084C5F" w14:textId="77777777" w:rsidR="00D9689E" w:rsidRDefault="00536B02">
            <w:pPr>
              <w:pStyle w:val="Compact"/>
            </w:pPr>
            <w:r>
              <w:t>3.0%</w:t>
            </w:r>
          </w:p>
        </w:tc>
        <w:tc>
          <w:tcPr>
            <w:tcW w:w="1980" w:type="dxa"/>
          </w:tcPr>
          <w:p w14:paraId="41667F53" w14:textId="77777777" w:rsidR="00D9689E" w:rsidRDefault="00536B02">
            <w:pPr>
              <w:pStyle w:val="Compact"/>
            </w:pPr>
            <w:r>
              <w:t>Cold oligotrophic — baseline cold-water indicator</w:t>
            </w:r>
          </w:p>
        </w:tc>
      </w:tr>
      <w:tr w:rsidR="00D9689E" w14:paraId="6498D3BD" w14:textId="77777777">
        <w:tc>
          <w:tcPr>
            <w:tcW w:w="1980" w:type="dxa"/>
          </w:tcPr>
          <w:p w14:paraId="7AF957FE" w14:textId="77777777" w:rsidR="00D9689E" w:rsidRDefault="00536B02">
            <w:pPr>
              <w:pStyle w:val="Compact"/>
            </w:pPr>
            <w:r>
              <w:rPr>
                <w:i/>
                <w:iCs/>
              </w:rPr>
              <w:t>Chroomonas</w:t>
            </w:r>
            <w:r>
              <w:t xml:space="preserve"> sp.</w:t>
            </w:r>
          </w:p>
        </w:tc>
        <w:tc>
          <w:tcPr>
            <w:tcW w:w="1980" w:type="dxa"/>
          </w:tcPr>
          <w:p w14:paraId="4AB1AD46" w14:textId="77777777" w:rsidR="00D9689E" w:rsidRDefault="00536B02">
            <w:pPr>
              <w:pStyle w:val="Compact"/>
            </w:pPr>
            <w:r>
              <w:t>Cryptophyta</w:t>
            </w:r>
          </w:p>
        </w:tc>
        <w:tc>
          <w:tcPr>
            <w:tcW w:w="1980" w:type="dxa"/>
          </w:tcPr>
          <w:p w14:paraId="1D5135F7" w14:textId="77777777" w:rsidR="00D9689E" w:rsidRDefault="00536B02">
            <w:pPr>
              <w:pStyle w:val="Compact"/>
            </w:pPr>
            <w:r>
              <w:t>1.4%</w:t>
            </w:r>
          </w:p>
        </w:tc>
        <w:tc>
          <w:tcPr>
            <w:tcW w:w="1980" w:type="dxa"/>
          </w:tcPr>
          <w:p w14:paraId="4F900EE9" w14:textId="77777777" w:rsidR="00D9689E" w:rsidRDefault="00536B02">
            <w:pPr>
              <w:pStyle w:val="Compact"/>
            </w:pPr>
            <w:r>
              <w:t>Cool freshwater</w:t>
            </w:r>
          </w:p>
        </w:tc>
      </w:tr>
      <w:tr w:rsidR="00D9689E" w14:paraId="47A5C44C" w14:textId="77777777">
        <w:tc>
          <w:tcPr>
            <w:tcW w:w="1980" w:type="dxa"/>
          </w:tcPr>
          <w:p w14:paraId="55FFE45B" w14:textId="77777777" w:rsidR="00D9689E" w:rsidRDefault="00536B02">
            <w:pPr>
              <w:pStyle w:val="Compact"/>
            </w:pPr>
            <w:r>
              <w:rPr>
                <w:i/>
                <w:iCs/>
              </w:rPr>
              <w:t>Chromulina</w:t>
            </w:r>
            <w:r>
              <w:t xml:space="preserve"> sp. SAG 17.97</w:t>
            </w:r>
          </w:p>
        </w:tc>
        <w:tc>
          <w:tcPr>
            <w:tcW w:w="1980" w:type="dxa"/>
          </w:tcPr>
          <w:p w14:paraId="54E86A13" w14:textId="77777777" w:rsidR="00D9689E" w:rsidRDefault="00536B02">
            <w:pPr>
              <w:pStyle w:val="Compact"/>
            </w:pPr>
            <w:r>
              <w:t>Chrysophyta</w:t>
            </w:r>
          </w:p>
        </w:tc>
        <w:tc>
          <w:tcPr>
            <w:tcW w:w="1980" w:type="dxa"/>
          </w:tcPr>
          <w:p w14:paraId="733A2DC5" w14:textId="77777777" w:rsidR="00D9689E" w:rsidRDefault="00536B02">
            <w:pPr>
              <w:pStyle w:val="Compact"/>
            </w:pPr>
            <w:r>
              <w:t>0.8%</w:t>
            </w:r>
          </w:p>
        </w:tc>
        <w:tc>
          <w:tcPr>
            <w:tcW w:w="1980" w:type="dxa"/>
          </w:tcPr>
          <w:p w14:paraId="19FADABA" w14:textId="77777777" w:rsidR="00D9689E" w:rsidRDefault="00536B02">
            <w:pPr>
              <w:pStyle w:val="Compact"/>
            </w:pPr>
            <w:r>
              <w:t>Cold oligotrophic</w:t>
            </w:r>
          </w:p>
        </w:tc>
      </w:tr>
      <w:tr w:rsidR="00D9689E" w14:paraId="14B1940D" w14:textId="77777777">
        <w:tc>
          <w:tcPr>
            <w:tcW w:w="1980" w:type="dxa"/>
          </w:tcPr>
          <w:p w14:paraId="3D687053" w14:textId="77777777" w:rsidR="00D9689E" w:rsidRDefault="00536B02">
            <w:pPr>
              <w:pStyle w:val="Compact"/>
            </w:pPr>
            <w:r>
              <w:rPr>
                <w:i/>
                <w:iCs/>
              </w:rPr>
              <w:t>Fragilaria</w:t>
            </w:r>
            <w:r>
              <w:t xml:space="preserve"> sp.</w:t>
            </w:r>
          </w:p>
        </w:tc>
        <w:tc>
          <w:tcPr>
            <w:tcW w:w="1980" w:type="dxa"/>
          </w:tcPr>
          <w:p w14:paraId="6AA9FC63" w14:textId="77777777" w:rsidR="00D9689E" w:rsidRDefault="00536B02">
            <w:pPr>
              <w:pStyle w:val="Compact"/>
            </w:pPr>
            <w:r>
              <w:t>Bacillariophyta</w:t>
            </w:r>
          </w:p>
        </w:tc>
        <w:tc>
          <w:tcPr>
            <w:tcW w:w="1980" w:type="dxa"/>
          </w:tcPr>
          <w:p w14:paraId="164452CF" w14:textId="77777777" w:rsidR="00D9689E" w:rsidRDefault="00536B02">
            <w:pPr>
              <w:pStyle w:val="Compact"/>
            </w:pPr>
            <w:r>
              <w:t>0.4%</w:t>
            </w:r>
          </w:p>
        </w:tc>
        <w:tc>
          <w:tcPr>
            <w:tcW w:w="1980" w:type="dxa"/>
          </w:tcPr>
          <w:p w14:paraId="562997CE" w14:textId="77777777" w:rsidR="00D9689E" w:rsidRDefault="00536B02">
            <w:pPr>
              <w:pStyle w:val="Compact"/>
            </w:pPr>
            <w:r>
              <w:t>Moderate-nutrient flowing/standing water</w:t>
            </w:r>
          </w:p>
        </w:tc>
      </w:tr>
    </w:tbl>
    <w:p w14:paraId="7B8984DF" w14:textId="77777777" w:rsidR="00D9689E" w:rsidRDefault="00536B02">
      <w:pPr>
        <w:pStyle w:val="Heading3"/>
      </w:pPr>
      <w:bookmarkStart w:id="232" w:name="narrative-7"/>
      <w:bookmarkEnd w:id="231"/>
      <w:r>
        <w:t>Narrative</w:t>
      </w:r>
    </w:p>
    <w:p w14:paraId="65BB4A28" w14:textId="3EF9613C" w:rsidR="00D9689E" w:rsidRDefault="00536B02">
      <w:pPr>
        <w:pStyle w:val="FirstParagraph"/>
      </w:pPr>
      <w:r>
        <w:t xml:space="preserve">Second Pond October 2024 presents a fall transitional mesotrophic coastal pond signal — diatom-dominated, with the added complexity of </w:t>
      </w:r>
      <w:r>
        <w:rPr>
          <w:i/>
          <w:iCs/>
        </w:rPr>
        <w:t>Aureoumbra lagunensis</w:t>
      </w:r>
      <w:r>
        <w:t xml:space="preserve"> (19.0%) and </w:t>
      </w:r>
      <w:r>
        <w:rPr>
          <w:i/>
          <w:iCs/>
        </w:rPr>
        <w:t>Chrysochromulina</w:t>
      </w:r>
      <w:r>
        <w:t xml:space="preserve"> (8.0%). </w:t>
      </w:r>
      <w:r>
        <w:rPr>
          <w:i/>
          <w:iCs/>
        </w:rPr>
        <w:t>Aureoumbra lagunensis</w:t>
      </w:r>
      <w:r>
        <w:t xml:space="preserve"> is best known as the causative organism </w:t>
      </w:r>
      <w:r>
        <w:t xml:space="preserve">of brown tide events in Texas coastal embayments (Laguna Madre); its presence in Second Pond is ecologically unexpected </w:t>
      </w:r>
      <w:ins w:id="233" w:author="Geoffrey Day" w:date="2026-04-24T20:28:00Z">
        <w:r w:rsidR="001B2950">
          <w:t xml:space="preserve">(and unlikely!) </w:t>
        </w:r>
      </w:ins>
      <w:r>
        <w:t xml:space="preserve">and may reflect database misassignment of a closely related freshwater pelagophyte. Without ESV-level expert review, the </w:t>
      </w:r>
      <w:r>
        <w:rPr>
          <w:i/>
          <w:iCs/>
        </w:rPr>
        <w:t>Aureoumbra</w:t>
      </w:r>
      <w:r>
        <w:t xml:space="preserve"> dete</w:t>
      </w:r>
      <w:r>
        <w:t xml:space="preserve">ction cannot be taken at face value. The </w:t>
      </w:r>
      <w:r>
        <w:rPr>
          <w:i/>
          <w:iCs/>
        </w:rPr>
        <w:t>Chrysochromulina</w:t>
      </w:r>
      <w:r>
        <w:t xml:space="preserve"> signal (8.0%) is more clearly interpretable: this genus is cosmopolitan in oligo-mesotrophic lakes, is genuinely present in coastal Massachusetts ponds, and is occasionally toxic at bloom concentrat</w:t>
      </w:r>
      <w:r>
        <w:t>ions — below that threshold here but worth tracking.</w:t>
      </w:r>
    </w:p>
    <w:p w14:paraId="5D18D724" w14:textId="77777777" w:rsidR="00D9689E" w:rsidRDefault="00536B02">
      <w:pPr>
        <w:pStyle w:val="BodyText"/>
      </w:pPr>
      <w:r>
        <w:rPr>
          <w:i/>
          <w:iCs/>
        </w:rPr>
        <w:t>Mallomonas</w:t>
      </w:r>
      <w:r>
        <w:t xml:space="preserve"> at 3.0% provides a cold-water oligotrophic baseline signal consistent with Second Pond being a moderately deep coastal kettle pond with residual cold-water character.</w:t>
      </w:r>
    </w:p>
    <w:p w14:paraId="1D026E86" w14:textId="49B5824C" w:rsidR="00D9689E" w:rsidRDefault="00536B02">
      <w:pPr>
        <w:pStyle w:val="BodyText"/>
      </w:pPr>
      <w:r>
        <w:t>The fish community is eco</w:t>
      </w:r>
      <w:r>
        <w:t xml:space="preserve">logically coherent: Alewife at 63% confirms the pond supports a lake-run population (landlocked Alewife are common in Manchester-area coastal ponds); Tessellated Darter at 5% endorses substrate quality. The </w:t>
      </w:r>
      <w:r>
        <w:rPr>
          <w:i/>
          <w:iCs/>
        </w:rPr>
        <w:t>Esox</w:t>
      </w:r>
      <w:r>
        <w:t xml:space="preserve"> spp. detection (1.5%, database-assigned to </w:t>
      </w:r>
      <w:r>
        <w:rPr>
          <w:i/>
          <w:iCs/>
        </w:rPr>
        <w:t>E</w:t>
      </w:r>
      <w:r>
        <w:rPr>
          <w:i/>
          <w:iCs/>
        </w:rPr>
        <w:t>sox lucius</w:t>
      </w:r>
      <w:r>
        <w:t xml:space="preserve">) is treated as a QC flag — MiFish 12S resolution within the </w:t>
      </w:r>
      <w:r>
        <w:rPr>
          <w:i/>
          <w:iCs/>
        </w:rPr>
        <w:t>Esox</w:t>
      </w:r>
      <w:r>
        <w:t xml:space="preserve"> genus does not reliably distinguish Northern Pike from Chain Pickerel (</w:t>
      </w:r>
      <w:r>
        <w:rPr>
          <w:i/>
          <w:iCs/>
        </w:rPr>
        <w:t>Esox niger</w:t>
      </w:r>
      <w:r>
        <w:t>) or Redfin Pickerel (</w:t>
      </w:r>
      <w:r>
        <w:rPr>
          <w:i/>
          <w:iCs/>
        </w:rPr>
        <w:t>Esox americanus</w:t>
      </w:r>
      <w:r>
        <w:t>), both of which are native to coastal Massachusetts pond syst</w:t>
      </w:r>
      <w:r>
        <w:t xml:space="preserve">ems. The species-level assignment to </w:t>
      </w:r>
      <w:r>
        <w:rPr>
          <w:i/>
          <w:iCs/>
        </w:rPr>
        <w:t>Esox lucius</w:t>
      </w:r>
      <w:r>
        <w:t xml:space="preserve"> (Northern Pike) is anomalous for this habitat and should not be acted upon without verification by electrofishing or species-specific PCR.</w:t>
      </w:r>
      <w:ins w:id="234" w:author="Geoffrey Day" w:date="2026-04-24T20:29:00Z">
        <w:r w:rsidR="001B2950">
          <w:t xml:space="preserve"> </w:t>
        </w:r>
      </w:ins>
      <w:ins w:id="235" w:author="Geoffrey Day" w:date="2026-04-24T20:30:00Z">
        <w:r w:rsidR="001B2950">
          <w:t>(</w:t>
        </w:r>
        <w:proofErr w:type="gramStart"/>
        <w:r w:rsidR="001B2950">
          <w:t>footnote</w:t>
        </w:r>
        <w:proofErr w:type="gramEnd"/>
        <w:r w:rsidR="001B2950">
          <w:t>!)</w:t>
        </w:r>
      </w:ins>
    </w:p>
    <w:p w14:paraId="0156DA7C" w14:textId="77777777" w:rsidR="00D9689E" w:rsidRDefault="00536B02">
      <w:pPr>
        <w:pStyle w:val="Heading3"/>
      </w:pPr>
      <w:bookmarkStart w:id="236" w:name="native-vs.-non-native-7"/>
      <w:bookmarkEnd w:id="232"/>
      <w:r>
        <w:lastRenderedPageBreak/>
        <w:t>Native vs. Non-Native</w:t>
      </w:r>
    </w:p>
    <w:p w14:paraId="7C086551" w14:textId="1316F723" w:rsidR="00D9689E" w:rsidRDefault="00536B02">
      <w:pPr>
        <w:pStyle w:val="FirstParagraph"/>
      </w:pPr>
      <w:r>
        <w:t xml:space="preserve">Alewife, Tessellated Darter, Eel are native. Rock Bass is native to the Great Lakes drainage but introduced to coastal MA. </w:t>
      </w:r>
      <w:r>
        <w:rPr>
          <w:i/>
          <w:iCs/>
        </w:rPr>
        <w:t>Esox</w:t>
      </w:r>
      <w:r>
        <w:t xml:space="preserve"> spp. — likely native pickerel (Chain or Redfin); Northern Pike (</w:t>
      </w:r>
      <w:r>
        <w:rPr>
          <w:i/>
          <w:iCs/>
        </w:rPr>
        <w:t>Esox lucius</w:t>
      </w:r>
      <w:r>
        <w:t>) cannot be confirmed from this barcode alone. Do not</w:t>
      </w:r>
      <w:r>
        <w:t xml:space="preserve"> report as non-native without electrofishing verification.</w:t>
      </w:r>
      <w:ins w:id="237" w:author="Geoffrey Day" w:date="2026-04-24T20:33:00Z">
        <w:r w:rsidR="00A16190">
          <w:t xml:space="preserve">  Skip the whole “report” commentary here and elsewhere and remove it to the foot note area.</w:t>
        </w:r>
      </w:ins>
    </w:p>
    <w:p w14:paraId="6923BCF3" w14:textId="77777777" w:rsidR="00D9689E" w:rsidRDefault="00536B02">
      <w:r>
        <w:pict w14:anchorId="4D011EF7">
          <v:rect id="_x0000_i1043" style="width:0;height:1.5pt" o:hralign="center" o:hrstd="t" o:hr="t"/>
        </w:pict>
      </w:r>
    </w:p>
    <w:p w14:paraId="1B14AAA5" w14:textId="77777777" w:rsidR="00D9689E" w:rsidRDefault="00536B02">
      <w:pPr>
        <w:pStyle w:val="Heading2"/>
      </w:pPr>
      <w:bookmarkStart w:id="238" w:name="X069e5d753f5dda7c6e5edd5050f608c2644ed99"/>
      <w:bookmarkEnd w:id="218"/>
      <w:bookmarkEnd w:id="236"/>
      <w:r>
        <w:t>Sawmill Brook / School St, Manchester-by-the-Sea, MA | JVB4678 / UTEVR3WT.1 | March 18, 2025</w:t>
      </w:r>
    </w:p>
    <w:p w14:paraId="02E332CB" w14:textId="77777777" w:rsidR="00D9689E" w:rsidRDefault="00536B02">
      <w:pPr>
        <w:pStyle w:val="FirstParagraph"/>
      </w:pPr>
      <w:r>
        <w:rPr>
          <w:b/>
          <w:bCs/>
        </w:rPr>
        <w:t>Fish:</w:t>
      </w:r>
      <w:r>
        <w:t xml:space="preserve"> No reads — winter cold water, low eDNA shedding </w:t>
      </w:r>
      <w:r>
        <w:rPr>
          <w:b/>
          <w:bCs/>
        </w:rPr>
        <w:t>Algae:</w:t>
      </w:r>
      <w:r>
        <w:t xml:space="preserve"> H(a) = 1.11 · 12 ESVs · 22,394 reads · </w:t>
      </w:r>
      <w:r>
        <w:rPr>
          <w:b/>
          <w:bCs/>
        </w:rPr>
        <w:t>Ti</w:t>
      </w:r>
      <w:r>
        <w:rPr>
          <w:b/>
          <w:bCs/>
        </w:rPr>
        <w:t>dal reach — marine/estuarine assemblage</w:t>
      </w:r>
    </w:p>
    <w:p w14:paraId="612047B9" w14:textId="77777777" w:rsidR="00D9689E" w:rsidRDefault="00536B02">
      <w:pPr>
        <w:pStyle w:val="Heading3"/>
      </w:pPr>
      <w:bookmarkStart w:id="239" w:name="sentinel-signal-8"/>
      <w:r>
        <w:t>Sentinel Signal</w:t>
      </w:r>
    </w:p>
    <w:p w14:paraId="2E6C63F8" w14:textId="77777777" w:rsidR="00D9689E" w:rsidRDefault="00536B02">
      <w:pPr>
        <w:pStyle w:val="FirstParagraph"/>
      </w:pPr>
      <w:r>
        <w:t xml:space="preserve">School Street sits in the tidal reach of Sawmill Brook — and the March 2025 algal sample shows it unmistakably. </w:t>
      </w:r>
      <w:r>
        <w:rPr>
          <w:i/>
          <w:iCs/>
        </w:rPr>
        <w:t>Geminigera</w:t>
      </w:r>
      <w:r>
        <w:t xml:space="preserve"> (53.0%) and </w:t>
      </w:r>
      <w:r>
        <w:rPr>
          <w:i/>
          <w:iCs/>
        </w:rPr>
        <w:t>Ostreococcus</w:t>
      </w:r>
      <w:r>
        <w:t xml:space="preserve"> (38.1%) are estuarine and coastal marine microalgae </w:t>
      </w:r>
      <w:r>
        <w:t xml:space="preserve">whose eDNA enters the tidal reach directly from Manchester Harbor. </w:t>
      </w:r>
      <w:r>
        <w:rPr>
          <w:i/>
          <w:iCs/>
        </w:rPr>
        <w:t>Skeletonema pseudocostatum</w:t>
      </w:r>
      <w:r>
        <w:t xml:space="preserve"> (0.5%), a coastal marine diatom, and </w:t>
      </w:r>
      <w:r>
        <w:rPr>
          <w:i/>
          <w:iCs/>
        </w:rPr>
        <w:t>Synechococcus</w:t>
      </w:r>
      <w:r>
        <w:t xml:space="preserve"> (marine picocyanobacterium strains, ~2.7%) round out a coherent tidal marine assemblage. The species-level data</w:t>
      </w:r>
      <w:r>
        <w:t xml:space="preserve">base identifications — </w:t>
      </w:r>
      <w:r>
        <w:rPr>
          <w:i/>
          <w:iCs/>
        </w:rPr>
        <w:t>Geminigera cryophila</w:t>
      </w:r>
      <w:r>
        <w:t xml:space="preserve"> (a polar sea-ice cryptophyte) and </w:t>
      </w:r>
      <w:r>
        <w:rPr>
          <w:i/>
          <w:iCs/>
        </w:rPr>
        <w:t>Ostreococcus tauri</w:t>
      </w:r>
      <w:r>
        <w:t xml:space="preserve"> (an open-ocean prasinophyte) — likely reflect the reference database assigning temperate estuarine relatives to their closest polar or oceanic described specie</w:t>
      </w:r>
      <w:r>
        <w:t>s; these are database assignment variants, not organisms that migrated from Antarctica. What is ecologically real is the tidal signal itself. The low H(a) (1.11) reflects a community dominated by two taxa — exactly what you expect in a tidal freshwater rea</w:t>
      </w:r>
      <w:r>
        <w:t>ch that is episodically marine-flushed. Fish panel returned no reads — expected in cold March tidal water.</w:t>
      </w:r>
    </w:p>
    <w:p w14:paraId="0F43F0D2" w14:textId="77777777" w:rsidR="00D9689E" w:rsidRDefault="00536B02">
      <w:pPr>
        <w:pStyle w:val="BodyText"/>
      </w:pPr>
      <w:r>
        <w:t xml:space="preserve">This sample and the Elm Street sample taken the same day on the same stream form the sharpest tidal-freshwater contrast in the dataset: tidal School </w:t>
      </w:r>
      <w:r>
        <w:t>Street is marine-dominated; upstream freshwater Elm Street is chrysophyte-dominated. They are measuring different ends of the same estuarine gradient.</w:t>
      </w:r>
    </w:p>
    <w:p w14:paraId="3C7A65F5" w14:textId="77777777" w:rsidR="00D9689E" w:rsidRDefault="00536B02">
      <w:pPr>
        <w:pStyle w:val="Heading3"/>
      </w:pPr>
      <w:bookmarkStart w:id="240" w:name="inferred-water-chemistry-7"/>
      <w:bookmarkEnd w:id="239"/>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7B177FE5"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EA62E49" w14:textId="77777777" w:rsidR="00D9689E" w:rsidRDefault="00536B02">
            <w:pPr>
              <w:pStyle w:val="Compact"/>
            </w:pPr>
            <w:r>
              <w:t>Parameter</w:t>
            </w:r>
          </w:p>
        </w:tc>
        <w:tc>
          <w:tcPr>
            <w:tcW w:w="2640" w:type="dxa"/>
          </w:tcPr>
          <w:p w14:paraId="084A8EE6" w14:textId="77777777" w:rsidR="00D9689E" w:rsidRDefault="00536B02">
            <w:pPr>
              <w:pStyle w:val="Compact"/>
            </w:pPr>
            <w:r>
              <w:t>Inferred Value</w:t>
            </w:r>
          </w:p>
        </w:tc>
        <w:tc>
          <w:tcPr>
            <w:tcW w:w="2640" w:type="dxa"/>
          </w:tcPr>
          <w:p w14:paraId="2F58C201" w14:textId="77777777" w:rsidR="00D9689E" w:rsidRDefault="00536B02">
            <w:pPr>
              <w:pStyle w:val="Compact"/>
            </w:pPr>
            <w:r>
              <w:t>Key Indicator</w:t>
            </w:r>
          </w:p>
        </w:tc>
      </w:tr>
      <w:tr w:rsidR="00D9689E" w14:paraId="2576C2FA" w14:textId="77777777">
        <w:tc>
          <w:tcPr>
            <w:tcW w:w="2640" w:type="dxa"/>
          </w:tcPr>
          <w:p w14:paraId="4F9264BC" w14:textId="77777777" w:rsidR="00D9689E" w:rsidRDefault="00536B02">
            <w:pPr>
              <w:pStyle w:val="Compact"/>
            </w:pPr>
            <w:r>
              <w:t>Tidal character</w:t>
            </w:r>
          </w:p>
        </w:tc>
        <w:tc>
          <w:tcPr>
            <w:tcW w:w="2640" w:type="dxa"/>
          </w:tcPr>
          <w:p w14:paraId="3E2F538B" w14:textId="77777777" w:rsidR="00D9689E" w:rsidRDefault="00536B02">
            <w:pPr>
              <w:pStyle w:val="Compact"/>
            </w:pPr>
            <w:r>
              <w:rPr>
                <w:b/>
                <w:bCs/>
              </w:rPr>
              <w:t>Confirmed</w:t>
            </w:r>
          </w:p>
        </w:tc>
        <w:tc>
          <w:tcPr>
            <w:tcW w:w="2640" w:type="dxa"/>
          </w:tcPr>
          <w:p w14:paraId="38A4CDC5" w14:textId="77777777" w:rsidR="00D9689E" w:rsidRDefault="00536B02">
            <w:pPr>
              <w:pStyle w:val="Compact"/>
            </w:pPr>
            <w:r>
              <w:rPr>
                <w:i/>
                <w:iCs/>
              </w:rPr>
              <w:t>Geminigera</w:t>
            </w:r>
            <w:r>
              <w:t xml:space="preserve"> spp</w:t>
            </w:r>
            <w:r>
              <w:t xml:space="preserve">. 53%, </w:t>
            </w:r>
            <w:r>
              <w:rPr>
                <w:i/>
                <w:iCs/>
              </w:rPr>
              <w:t>Ostreococcus</w:t>
            </w:r>
            <w:r>
              <w:t xml:space="preserve"> spp. 38%, </w:t>
            </w:r>
            <w:r>
              <w:rPr>
                <w:i/>
                <w:iCs/>
              </w:rPr>
              <w:t>Skeletonema pseudocostatum</w:t>
            </w:r>
          </w:p>
        </w:tc>
      </w:tr>
      <w:tr w:rsidR="00D9689E" w14:paraId="20BC3813" w14:textId="77777777">
        <w:tc>
          <w:tcPr>
            <w:tcW w:w="2640" w:type="dxa"/>
          </w:tcPr>
          <w:p w14:paraId="5822C470" w14:textId="77777777" w:rsidR="00D9689E" w:rsidRDefault="00536B02">
            <w:pPr>
              <w:pStyle w:val="Compact"/>
            </w:pPr>
            <w:r>
              <w:t>Salinity</w:t>
            </w:r>
          </w:p>
        </w:tc>
        <w:tc>
          <w:tcPr>
            <w:tcW w:w="2640" w:type="dxa"/>
          </w:tcPr>
          <w:p w14:paraId="48D6F1CD" w14:textId="77777777" w:rsidR="00D9689E" w:rsidRDefault="00536B02">
            <w:pPr>
              <w:pStyle w:val="Compact"/>
            </w:pPr>
            <w:r>
              <w:t>Brackish to marine-influenced</w:t>
            </w:r>
          </w:p>
        </w:tc>
        <w:tc>
          <w:tcPr>
            <w:tcW w:w="2640" w:type="dxa"/>
          </w:tcPr>
          <w:p w14:paraId="79071BA3" w14:textId="77777777" w:rsidR="00D9689E" w:rsidRDefault="00536B02">
            <w:pPr>
              <w:pStyle w:val="Compact"/>
            </w:pPr>
            <w:r>
              <w:t>Estuarine assemblage dominant</w:t>
            </w:r>
          </w:p>
        </w:tc>
      </w:tr>
      <w:tr w:rsidR="00D9689E" w14:paraId="640C33DA" w14:textId="77777777">
        <w:tc>
          <w:tcPr>
            <w:tcW w:w="2640" w:type="dxa"/>
          </w:tcPr>
          <w:p w14:paraId="6FBFEE1E" w14:textId="77777777" w:rsidR="00D9689E" w:rsidRDefault="00536B02">
            <w:pPr>
              <w:pStyle w:val="Compact"/>
            </w:pPr>
            <w:r>
              <w:t>Temperature</w:t>
            </w:r>
          </w:p>
        </w:tc>
        <w:tc>
          <w:tcPr>
            <w:tcW w:w="2640" w:type="dxa"/>
          </w:tcPr>
          <w:p w14:paraId="311EDE19" w14:textId="77777777" w:rsidR="00D9689E" w:rsidRDefault="00536B02">
            <w:pPr>
              <w:pStyle w:val="Compact"/>
            </w:pPr>
            <w:r>
              <w:t>Cold (March)</w:t>
            </w:r>
          </w:p>
        </w:tc>
        <w:tc>
          <w:tcPr>
            <w:tcW w:w="2640" w:type="dxa"/>
          </w:tcPr>
          <w:p w14:paraId="083B3FD3" w14:textId="77777777" w:rsidR="00D9689E" w:rsidRDefault="00536B02">
            <w:pPr>
              <w:pStyle w:val="Compact"/>
            </w:pPr>
            <w:r>
              <w:t>Winter condition; no warm-water taxa</w:t>
            </w:r>
          </w:p>
        </w:tc>
      </w:tr>
      <w:tr w:rsidR="00D9689E" w14:paraId="139DA85F" w14:textId="77777777">
        <w:tc>
          <w:tcPr>
            <w:tcW w:w="2640" w:type="dxa"/>
          </w:tcPr>
          <w:p w14:paraId="432E26DC" w14:textId="77777777" w:rsidR="00D9689E" w:rsidRDefault="00536B02">
            <w:pPr>
              <w:pStyle w:val="Compact"/>
            </w:pPr>
            <w:r>
              <w:lastRenderedPageBreak/>
              <w:t>Trophic state</w:t>
            </w:r>
          </w:p>
        </w:tc>
        <w:tc>
          <w:tcPr>
            <w:tcW w:w="2640" w:type="dxa"/>
          </w:tcPr>
          <w:p w14:paraId="5C9598A4" w14:textId="77777777" w:rsidR="00D9689E" w:rsidRDefault="00536B02">
            <w:pPr>
              <w:pStyle w:val="Compact"/>
            </w:pPr>
            <w:r>
              <w:t>Not interpretable as freshwater</w:t>
            </w:r>
          </w:p>
        </w:tc>
        <w:tc>
          <w:tcPr>
            <w:tcW w:w="2640" w:type="dxa"/>
          </w:tcPr>
          <w:p w14:paraId="720DB9CB" w14:textId="77777777" w:rsidR="00D9689E" w:rsidRDefault="00536B02">
            <w:pPr>
              <w:pStyle w:val="Compact"/>
            </w:pPr>
            <w:r>
              <w:t>Marine/estuarine community masks freshwater signal</w:t>
            </w:r>
          </w:p>
        </w:tc>
      </w:tr>
      <w:tr w:rsidR="00D9689E" w14:paraId="06726406" w14:textId="77777777">
        <w:tc>
          <w:tcPr>
            <w:tcW w:w="2640" w:type="dxa"/>
          </w:tcPr>
          <w:p w14:paraId="2250EF4C" w14:textId="77777777" w:rsidR="00D9689E" w:rsidRDefault="00536B02">
            <w:pPr>
              <w:pStyle w:val="Compact"/>
            </w:pPr>
            <w:r>
              <w:t>Freshwater component</w:t>
            </w:r>
          </w:p>
        </w:tc>
        <w:tc>
          <w:tcPr>
            <w:tcW w:w="2640" w:type="dxa"/>
          </w:tcPr>
          <w:p w14:paraId="15F90596" w14:textId="77777777" w:rsidR="00D9689E" w:rsidRDefault="00536B02">
            <w:pPr>
              <w:pStyle w:val="Compact"/>
            </w:pPr>
            <w:r>
              <w:t>Minimal at this tidal position in March</w:t>
            </w:r>
          </w:p>
        </w:tc>
        <w:tc>
          <w:tcPr>
            <w:tcW w:w="2640" w:type="dxa"/>
          </w:tcPr>
          <w:p w14:paraId="0D581034" w14:textId="77777777" w:rsidR="00D9689E" w:rsidRDefault="00536B02">
            <w:pPr>
              <w:pStyle w:val="Compact"/>
            </w:pPr>
            <w:r>
              <w:t>Low flow increases saline penetration</w:t>
            </w:r>
          </w:p>
        </w:tc>
      </w:tr>
    </w:tbl>
    <w:p w14:paraId="6D73F871" w14:textId="77777777" w:rsidR="00D9689E" w:rsidRDefault="00536B02">
      <w:pPr>
        <w:pStyle w:val="Heading3"/>
      </w:pPr>
      <w:bookmarkStart w:id="241" w:name="fish-community-1"/>
      <w:bookmarkEnd w:id="240"/>
      <w:r>
        <w:t>Fish Community</w:t>
      </w:r>
    </w:p>
    <w:tbl>
      <w:tblPr>
        <w:tblStyle w:val="Table"/>
        <w:tblW w:w="5000" w:type="pct"/>
        <w:tblLayout w:type="fixed"/>
        <w:tblLook w:val="0020" w:firstRow="1" w:lastRow="0" w:firstColumn="0" w:lastColumn="0" w:noHBand="0" w:noVBand="0"/>
      </w:tblPr>
      <w:tblGrid>
        <w:gridCol w:w="4788"/>
        <w:gridCol w:w="4788"/>
      </w:tblGrid>
      <w:tr w:rsidR="00D9689E" w14:paraId="2786FCD3"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0F0515" w14:textId="77777777" w:rsidR="00D9689E" w:rsidRDefault="00536B02">
            <w:pPr>
              <w:pStyle w:val="Compact"/>
            </w:pPr>
            <w:r>
              <w:t>Result</w:t>
            </w:r>
          </w:p>
        </w:tc>
        <w:tc>
          <w:tcPr>
            <w:tcW w:w="3960" w:type="dxa"/>
          </w:tcPr>
          <w:p w14:paraId="7C42BE2F" w14:textId="77777777" w:rsidR="00D9689E" w:rsidRDefault="00536B02">
            <w:pPr>
              <w:pStyle w:val="Compact"/>
            </w:pPr>
            <w:r>
              <w:t>Note</w:t>
            </w:r>
          </w:p>
        </w:tc>
      </w:tr>
      <w:tr w:rsidR="00D9689E" w14:paraId="0B00566B" w14:textId="77777777">
        <w:tc>
          <w:tcPr>
            <w:tcW w:w="3960" w:type="dxa"/>
          </w:tcPr>
          <w:p w14:paraId="009DE5ED" w14:textId="77777777" w:rsidR="00D9689E" w:rsidRDefault="00536B02">
            <w:pPr>
              <w:pStyle w:val="Compact"/>
            </w:pPr>
            <w:r>
              <w:rPr>
                <w:b/>
                <w:bCs/>
              </w:rPr>
              <w:t>No fish reads</w:t>
            </w:r>
          </w:p>
        </w:tc>
        <w:tc>
          <w:tcPr>
            <w:tcW w:w="3960" w:type="dxa"/>
          </w:tcPr>
          <w:p w14:paraId="448A5C36" w14:textId="77777777" w:rsidR="00D9689E" w:rsidRDefault="00536B02">
            <w:pPr>
              <w:pStyle w:val="Compact"/>
            </w:pPr>
            <w:r>
              <w:t>Expected — winter cold water a</w:t>
            </w:r>
            <w:r>
              <w:t>nd tidal position, low eDNA shedding</w:t>
            </w:r>
          </w:p>
        </w:tc>
      </w:tr>
    </w:tbl>
    <w:p w14:paraId="26FFFACC" w14:textId="77777777" w:rsidR="00D9689E" w:rsidRDefault="00536B02">
      <w:pPr>
        <w:pStyle w:val="Heading3"/>
      </w:pPr>
      <w:bookmarkStart w:id="242" w:name="algal-community-3"/>
      <w:bookmarkEnd w:id="241"/>
      <w:r>
        <w:t>Algal Community</w:t>
      </w:r>
    </w:p>
    <w:tbl>
      <w:tblPr>
        <w:tblStyle w:val="Table"/>
        <w:tblW w:w="5000" w:type="pct"/>
        <w:tblLayout w:type="fixed"/>
        <w:tblLook w:val="0020" w:firstRow="1" w:lastRow="0" w:firstColumn="0" w:lastColumn="0" w:noHBand="0" w:noVBand="0"/>
      </w:tblPr>
      <w:tblGrid>
        <w:gridCol w:w="2394"/>
        <w:gridCol w:w="2394"/>
        <w:gridCol w:w="2394"/>
        <w:gridCol w:w="2394"/>
      </w:tblGrid>
      <w:tr w:rsidR="00D9689E" w14:paraId="6813A6D6"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45393A" w14:textId="77777777" w:rsidR="00D9689E" w:rsidRDefault="00536B02">
            <w:pPr>
              <w:pStyle w:val="Compact"/>
            </w:pPr>
            <w:r>
              <w:t>Taxon</w:t>
            </w:r>
          </w:p>
        </w:tc>
        <w:tc>
          <w:tcPr>
            <w:tcW w:w="1980" w:type="dxa"/>
          </w:tcPr>
          <w:p w14:paraId="0BB14D1A" w14:textId="77777777" w:rsidR="00D9689E" w:rsidRDefault="00536B02">
            <w:pPr>
              <w:pStyle w:val="Compact"/>
            </w:pPr>
            <w:r>
              <w:t>Phylum</w:t>
            </w:r>
          </w:p>
        </w:tc>
        <w:tc>
          <w:tcPr>
            <w:tcW w:w="1980" w:type="dxa"/>
          </w:tcPr>
          <w:p w14:paraId="2BE7888E" w14:textId="77777777" w:rsidR="00D9689E" w:rsidRDefault="00536B02">
            <w:pPr>
              <w:pStyle w:val="Compact"/>
            </w:pPr>
            <w:r>
              <w:t>Rel%</w:t>
            </w:r>
          </w:p>
        </w:tc>
        <w:tc>
          <w:tcPr>
            <w:tcW w:w="1980" w:type="dxa"/>
          </w:tcPr>
          <w:p w14:paraId="6C6E8C92" w14:textId="77777777" w:rsidR="00D9689E" w:rsidRDefault="00536B02">
            <w:pPr>
              <w:pStyle w:val="Compact"/>
            </w:pPr>
            <w:r>
              <w:t>Note</w:t>
            </w:r>
          </w:p>
        </w:tc>
      </w:tr>
      <w:tr w:rsidR="00D9689E" w14:paraId="054F8A62" w14:textId="77777777">
        <w:tc>
          <w:tcPr>
            <w:tcW w:w="1980" w:type="dxa"/>
          </w:tcPr>
          <w:p w14:paraId="54F44BDD" w14:textId="77777777" w:rsidR="00D9689E" w:rsidRDefault="00536B02">
            <w:pPr>
              <w:pStyle w:val="Compact"/>
            </w:pPr>
            <w:r>
              <w:rPr>
                <w:i/>
                <w:iCs/>
              </w:rPr>
              <w:t>Geminigera</w:t>
            </w:r>
            <w:r>
              <w:t xml:space="preserve"> sp.</w:t>
            </w:r>
          </w:p>
        </w:tc>
        <w:tc>
          <w:tcPr>
            <w:tcW w:w="1980" w:type="dxa"/>
          </w:tcPr>
          <w:p w14:paraId="3B0F3B3F" w14:textId="77777777" w:rsidR="00D9689E" w:rsidRDefault="00536B02">
            <w:pPr>
              <w:pStyle w:val="Compact"/>
            </w:pPr>
            <w:r>
              <w:t>Cryptophyta</w:t>
            </w:r>
          </w:p>
        </w:tc>
        <w:tc>
          <w:tcPr>
            <w:tcW w:w="1980" w:type="dxa"/>
          </w:tcPr>
          <w:p w14:paraId="5260B12F" w14:textId="77777777" w:rsidR="00D9689E" w:rsidRDefault="00536B02">
            <w:pPr>
              <w:pStyle w:val="Compact"/>
            </w:pPr>
            <w:r>
              <w:t>53.0%</w:t>
            </w:r>
          </w:p>
        </w:tc>
        <w:tc>
          <w:tcPr>
            <w:tcW w:w="1980" w:type="dxa"/>
          </w:tcPr>
          <w:p w14:paraId="627A34FC" w14:textId="77777777" w:rsidR="00D9689E" w:rsidRDefault="00536B02">
            <w:pPr>
              <w:pStyle w:val="Compact"/>
            </w:pPr>
            <w:r>
              <w:t>Estuarine cryptophyte — tidal reach signal; polar species-level ID is database variant</w:t>
            </w:r>
          </w:p>
        </w:tc>
      </w:tr>
      <w:tr w:rsidR="00D9689E" w14:paraId="2F34CE6E" w14:textId="77777777">
        <w:tc>
          <w:tcPr>
            <w:tcW w:w="1980" w:type="dxa"/>
          </w:tcPr>
          <w:p w14:paraId="577C751E" w14:textId="77777777" w:rsidR="00D9689E" w:rsidRDefault="00536B02">
            <w:pPr>
              <w:pStyle w:val="Compact"/>
            </w:pPr>
            <w:r>
              <w:rPr>
                <w:i/>
                <w:iCs/>
              </w:rPr>
              <w:t>Ostreococcus</w:t>
            </w:r>
            <w:r>
              <w:t xml:space="preserve"> sp.</w:t>
            </w:r>
          </w:p>
        </w:tc>
        <w:tc>
          <w:tcPr>
            <w:tcW w:w="1980" w:type="dxa"/>
          </w:tcPr>
          <w:p w14:paraId="5CA5DD7C" w14:textId="77777777" w:rsidR="00D9689E" w:rsidRDefault="00536B02">
            <w:pPr>
              <w:pStyle w:val="Compact"/>
            </w:pPr>
            <w:r>
              <w:t>Chlorophyta</w:t>
            </w:r>
          </w:p>
        </w:tc>
        <w:tc>
          <w:tcPr>
            <w:tcW w:w="1980" w:type="dxa"/>
          </w:tcPr>
          <w:p w14:paraId="622EB2DD" w14:textId="77777777" w:rsidR="00D9689E" w:rsidRDefault="00536B02">
            <w:pPr>
              <w:pStyle w:val="Compact"/>
            </w:pPr>
            <w:r>
              <w:t>38.1%</w:t>
            </w:r>
          </w:p>
        </w:tc>
        <w:tc>
          <w:tcPr>
            <w:tcW w:w="1980" w:type="dxa"/>
          </w:tcPr>
          <w:p w14:paraId="3490B9CD" w14:textId="77777777" w:rsidR="00D9689E" w:rsidRDefault="00536B02">
            <w:pPr>
              <w:pStyle w:val="Compact"/>
            </w:pPr>
            <w:r>
              <w:t>Coastal/estuarine prasinophyte — tidal; open-ocean ID is database variant</w:t>
            </w:r>
          </w:p>
        </w:tc>
      </w:tr>
      <w:tr w:rsidR="00D9689E" w14:paraId="79EA0E2D" w14:textId="77777777">
        <w:tc>
          <w:tcPr>
            <w:tcW w:w="1980" w:type="dxa"/>
          </w:tcPr>
          <w:p w14:paraId="17E02D73" w14:textId="77777777" w:rsidR="00D9689E" w:rsidRDefault="00536B02">
            <w:pPr>
              <w:pStyle w:val="Compact"/>
            </w:pPr>
            <w:r>
              <w:rPr>
                <w:i/>
                <w:iCs/>
              </w:rPr>
              <w:t>Synechococcus</w:t>
            </w:r>
            <w:r>
              <w:t xml:space="preserve"> sp.</w:t>
            </w:r>
          </w:p>
        </w:tc>
        <w:tc>
          <w:tcPr>
            <w:tcW w:w="1980" w:type="dxa"/>
          </w:tcPr>
          <w:p w14:paraId="0E3C664D" w14:textId="77777777" w:rsidR="00D9689E" w:rsidRDefault="00536B02">
            <w:pPr>
              <w:pStyle w:val="Compact"/>
            </w:pPr>
            <w:r>
              <w:t>Cyanobacteriota</w:t>
            </w:r>
          </w:p>
        </w:tc>
        <w:tc>
          <w:tcPr>
            <w:tcW w:w="1980" w:type="dxa"/>
          </w:tcPr>
          <w:p w14:paraId="3E2D636D" w14:textId="77777777" w:rsidR="00D9689E" w:rsidRDefault="00536B02">
            <w:pPr>
              <w:pStyle w:val="Compact"/>
            </w:pPr>
            <w:r>
              <w:t>1.6%</w:t>
            </w:r>
          </w:p>
        </w:tc>
        <w:tc>
          <w:tcPr>
            <w:tcW w:w="1980" w:type="dxa"/>
          </w:tcPr>
          <w:p w14:paraId="6E4C2310" w14:textId="77777777" w:rsidR="00D9689E" w:rsidRDefault="00536B02">
            <w:pPr>
              <w:pStyle w:val="Compact"/>
            </w:pPr>
            <w:r>
              <w:t>Marine picocyanobacterium</w:t>
            </w:r>
          </w:p>
        </w:tc>
      </w:tr>
      <w:tr w:rsidR="00D9689E" w14:paraId="6FF529CD" w14:textId="77777777">
        <w:tc>
          <w:tcPr>
            <w:tcW w:w="1980" w:type="dxa"/>
          </w:tcPr>
          <w:p w14:paraId="232ECDCF" w14:textId="77777777" w:rsidR="00D9689E" w:rsidRDefault="00536B02">
            <w:pPr>
              <w:pStyle w:val="Compact"/>
            </w:pPr>
            <w:r>
              <w:rPr>
                <w:i/>
                <w:iCs/>
              </w:rPr>
              <w:t>Synechococcus</w:t>
            </w:r>
            <w:r>
              <w:t xml:space="preserve"> sp. CBW1107</w:t>
            </w:r>
          </w:p>
        </w:tc>
        <w:tc>
          <w:tcPr>
            <w:tcW w:w="1980" w:type="dxa"/>
          </w:tcPr>
          <w:p w14:paraId="559A429C" w14:textId="77777777" w:rsidR="00D9689E" w:rsidRDefault="00536B02">
            <w:pPr>
              <w:pStyle w:val="Compact"/>
            </w:pPr>
            <w:r>
              <w:t>Cyanobacteriota</w:t>
            </w:r>
          </w:p>
        </w:tc>
        <w:tc>
          <w:tcPr>
            <w:tcW w:w="1980" w:type="dxa"/>
          </w:tcPr>
          <w:p w14:paraId="19FA2E4B" w14:textId="77777777" w:rsidR="00D9689E" w:rsidRDefault="00536B02">
            <w:pPr>
              <w:pStyle w:val="Compact"/>
            </w:pPr>
            <w:r>
              <w:t>1.1%</w:t>
            </w:r>
          </w:p>
        </w:tc>
        <w:tc>
          <w:tcPr>
            <w:tcW w:w="1980" w:type="dxa"/>
          </w:tcPr>
          <w:p w14:paraId="2DCEC1FF" w14:textId="77777777" w:rsidR="00D9689E" w:rsidRDefault="00536B02">
            <w:pPr>
              <w:pStyle w:val="Compact"/>
            </w:pPr>
            <w:r>
              <w:t>Marine picocyanobacterium</w:t>
            </w:r>
          </w:p>
        </w:tc>
      </w:tr>
      <w:tr w:rsidR="00D9689E" w14:paraId="1B6228BD" w14:textId="77777777">
        <w:tc>
          <w:tcPr>
            <w:tcW w:w="1980" w:type="dxa"/>
          </w:tcPr>
          <w:p w14:paraId="2B519955" w14:textId="77777777" w:rsidR="00D9689E" w:rsidRDefault="00536B02">
            <w:pPr>
              <w:pStyle w:val="Compact"/>
            </w:pPr>
            <w:r>
              <w:rPr>
                <w:i/>
                <w:iCs/>
              </w:rPr>
              <w:t>Skeletonema pseudocostatum</w:t>
            </w:r>
          </w:p>
        </w:tc>
        <w:tc>
          <w:tcPr>
            <w:tcW w:w="1980" w:type="dxa"/>
          </w:tcPr>
          <w:p w14:paraId="74740F18" w14:textId="77777777" w:rsidR="00D9689E" w:rsidRDefault="00536B02">
            <w:pPr>
              <w:pStyle w:val="Compact"/>
            </w:pPr>
            <w:r>
              <w:t>Bacillariophyta</w:t>
            </w:r>
          </w:p>
        </w:tc>
        <w:tc>
          <w:tcPr>
            <w:tcW w:w="1980" w:type="dxa"/>
          </w:tcPr>
          <w:p w14:paraId="2373F4EC" w14:textId="77777777" w:rsidR="00D9689E" w:rsidRDefault="00536B02">
            <w:pPr>
              <w:pStyle w:val="Compact"/>
            </w:pPr>
            <w:r>
              <w:t>0.5%</w:t>
            </w:r>
          </w:p>
        </w:tc>
        <w:tc>
          <w:tcPr>
            <w:tcW w:w="1980" w:type="dxa"/>
          </w:tcPr>
          <w:p w14:paraId="3287B61C" w14:textId="77777777" w:rsidR="00D9689E" w:rsidRDefault="00536B02">
            <w:pPr>
              <w:pStyle w:val="Compact"/>
            </w:pPr>
            <w:r>
              <w:t>Coastal marine diatom — real estuarine detection</w:t>
            </w:r>
          </w:p>
        </w:tc>
      </w:tr>
    </w:tbl>
    <w:p w14:paraId="1FC1A8F6" w14:textId="77777777" w:rsidR="00D9689E" w:rsidRDefault="00536B02">
      <w:pPr>
        <w:pStyle w:val="Heading3"/>
      </w:pPr>
      <w:bookmarkStart w:id="243" w:name="narrative-8"/>
      <w:bookmarkEnd w:id="242"/>
      <w:r>
        <w:t>Narrative</w:t>
      </w:r>
    </w:p>
    <w:p w14:paraId="637BB816" w14:textId="77777777" w:rsidR="00D9689E" w:rsidRDefault="00536B02">
      <w:pPr>
        <w:pStyle w:val="FirstParagraph"/>
      </w:pPr>
      <w:r>
        <w:t>School Street in March 2025 is Sawmill Brook at</w:t>
      </w:r>
      <w:r>
        <w:t xml:space="preserve"> its most tidal — low freshwater flow in late winter allows saline water from Manchester Harbor to penetrate further upstream, and the 23S panel picks up the marine microalgal community that rides in with the tide. The dominant taxa — </w:t>
      </w:r>
      <w:r>
        <w:rPr>
          <w:i/>
          <w:iCs/>
        </w:rPr>
        <w:t>Geminigera</w:t>
      </w:r>
      <w:r>
        <w:t xml:space="preserve"> and </w:t>
      </w:r>
      <w:r>
        <w:rPr>
          <w:i/>
          <w:iCs/>
        </w:rPr>
        <w:t>Ostreo</w:t>
      </w:r>
      <w:r>
        <w:rPr>
          <w:i/>
          <w:iCs/>
        </w:rPr>
        <w:t>coccus</w:t>
      </w:r>
      <w:r>
        <w:t xml:space="preserve"> — are members of the estuarine phytoplankton community present in Massachusetts Bay and coastal harbors in late winter and early spring. The reference database assigns these ESVs to polar and open-ocean described species (</w:t>
      </w:r>
      <w:r>
        <w:rPr>
          <w:i/>
          <w:iCs/>
        </w:rPr>
        <w:t>G. cryophila</w:t>
      </w:r>
      <w:r>
        <w:t xml:space="preserve">, </w:t>
      </w:r>
      <w:r>
        <w:rPr>
          <w:i/>
          <w:iCs/>
        </w:rPr>
        <w:t>O. tauri</w:t>
      </w:r>
      <w:r>
        <w:t xml:space="preserve">), but both genera include temperate estuarine representatives, and the ecological context — a tidal stream in coastal Massachusetts in March — makes the temperate estuarine interpretation far more plausible than polar origin. </w:t>
      </w:r>
      <w:r>
        <w:rPr>
          <w:i/>
          <w:iCs/>
        </w:rPr>
        <w:t>Skeletonema pseudocos</w:t>
      </w:r>
      <w:r>
        <w:rPr>
          <w:i/>
          <w:iCs/>
        </w:rPr>
        <w:t>tatum</w:t>
      </w:r>
      <w:r>
        <w:t>, a recognized coastal diatom, corroborates the tidal signal independently.</w:t>
      </w:r>
    </w:p>
    <w:p w14:paraId="1C521237" w14:textId="77777777" w:rsidR="00D9689E" w:rsidRDefault="00536B02">
      <w:pPr>
        <w:pStyle w:val="BodyText"/>
      </w:pPr>
      <w:r>
        <w:lastRenderedPageBreak/>
        <w:t>The contrast with the Elm Street sample collected the same day on the same stream is one of the most ecologically informative paired observations in the dataset. Move upstream</w:t>
      </w:r>
      <w:r>
        <w:t xml:space="preserve"> past the tidal limit and the entire algal community flips: from estuarine marine microalgae to cold-water chrysophytes (</w:t>
      </w:r>
      <w:r>
        <w:rPr>
          <w:i/>
          <w:iCs/>
        </w:rPr>
        <w:t>Mallomonas</w:t>
      </w:r>
      <w:r>
        <w:t xml:space="preserve">, </w:t>
      </w:r>
      <w:r>
        <w:rPr>
          <w:i/>
          <w:iCs/>
        </w:rPr>
        <w:t>Synura</w:t>
      </w:r>
      <w:r>
        <w:t xml:space="preserve">, </w:t>
      </w:r>
      <w:r>
        <w:rPr>
          <w:i/>
          <w:iCs/>
        </w:rPr>
        <w:t>Chromulina</w:t>
      </w:r>
      <w:r>
        <w:t>). This is Sawmill Brook’s tidal-freshwater gradient resolved in a single sampling event — exactly the ki</w:t>
      </w:r>
      <w:r>
        <w:t>nd of spatial resolution that makes multi-site monitoring on a single system valuable.</w:t>
      </w:r>
    </w:p>
    <w:p w14:paraId="139182E1" w14:textId="6B833AF9" w:rsidR="00D9689E" w:rsidRDefault="00536B02">
      <w:pPr>
        <w:pStyle w:val="BodyText"/>
      </w:pPr>
      <w:r>
        <w:t>The fish panel returning no reads at School Street in March is ecologically consistent: in cold tidal water with high salinity penetration, freshwater fish eDNA signal i</w:t>
      </w:r>
      <w:r>
        <w:t>s minimal, and saltwater fish are not present in detectable numbers either in late winter.</w:t>
      </w:r>
      <w:ins w:id="244" w:author="Geoffrey Day" w:date="2026-04-24T20:35:00Z">
        <w:r w:rsidR="00A16190">
          <w:t xml:space="preserve"> xxx</w:t>
        </w:r>
      </w:ins>
    </w:p>
    <w:p w14:paraId="50569C5F" w14:textId="77777777" w:rsidR="00D9689E" w:rsidRDefault="00536B02">
      <w:pPr>
        <w:pStyle w:val="Heading3"/>
      </w:pPr>
      <w:bookmarkStart w:id="245" w:name="native-vs.-non-native-8"/>
      <w:bookmarkEnd w:id="243"/>
      <w:r>
        <w:t>Native vs. Non-Native</w:t>
      </w:r>
    </w:p>
    <w:p w14:paraId="25B9CFEA" w14:textId="77777777" w:rsidR="00D9689E" w:rsidRDefault="00536B02">
      <w:pPr>
        <w:pStyle w:val="FirstParagraph"/>
      </w:pPr>
      <w:r>
        <w:t>Estuarine marine community — native species.</w:t>
      </w:r>
    </w:p>
    <w:p w14:paraId="646A10F5" w14:textId="77777777" w:rsidR="00D9689E" w:rsidRDefault="00536B02">
      <w:r>
        <w:pict w14:anchorId="3F0DB8B5">
          <v:rect id="_x0000_i1044" style="width:0;height:1.5pt" o:hralign="center" o:hrstd="t" o:hr="t"/>
        </w:pict>
      </w:r>
    </w:p>
    <w:p w14:paraId="541975BF" w14:textId="77777777" w:rsidR="00D9689E" w:rsidRDefault="00536B02">
      <w:pPr>
        <w:pStyle w:val="Heading2"/>
      </w:pPr>
      <w:bookmarkStart w:id="246" w:name="Xf923e5a2684cc2cab66808a3e12f6de979f51fc"/>
      <w:bookmarkEnd w:id="238"/>
      <w:bookmarkEnd w:id="245"/>
      <w:r>
        <w:t>Sawmill Brook Elm Street, Manchester-by-the-Sea, MA | JVB4678 / LZAC7T2X.1 | March 18, 2025</w:t>
      </w:r>
    </w:p>
    <w:p w14:paraId="6FC70C0E" w14:textId="77777777" w:rsidR="00D9689E" w:rsidRDefault="00536B02">
      <w:pPr>
        <w:pStyle w:val="FirstParagraph"/>
      </w:pPr>
      <w:r>
        <w:rPr>
          <w:b/>
          <w:bCs/>
        </w:rPr>
        <w:t>Fish:</w:t>
      </w:r>
      <w:r>
        <w:t xml:space="preserve"> No reads — winter cold </w:t>
      </w:r>
      <w:r>
        <w:rPr>
          <w:b/>
          <w:bCs/>
        </w:rPr>
        <w:t>Algae:</w:t>
      </w:r>
      <w:r>
        <w:t xml:space="preserve"> H(a) = 2.74 · 28 ESVs · 19,646 reads</w:t>
      </w:r>
    </w:p>
    <w:p w14:paraId="422675F6" w14:textId="77777777" w:rsidR="00D9689E" w:rsidRDefault="00536B02">
      <w:pPr>
        <w:pStyle w:val="Heading3"/>
      </w:pPr>
      <w:bookmarkStart w:id="247" w:name="sentinel-signal-9"/>
      <w:r>
        <w:t>Sentinel Signal</w:t>
      </w:r>
    </w:p>
    <w:p w14:paraId="58884864" w14:textId="1CB2D8FF" w:rsidR="00D9689E" w:rsidRDefault="00536B02">
      <w:pPr>
        <w:pStyle w:val="FirstParagraph"/>
      </w:pPr>
      <w:r>
        <w:t>Sawmill Brook Elm Street in March 2025 is the ecological inverse of the School Street sample taken the same day: no contamination, 28 ESVs, H(a) = 2.74 — the highest a</w:t>
      </w:r>
      <w:r>
        <w:t>lgal diversity in the JVB4678 batch.</w:t>
      </w:r>
      <w:ins w:id="248" w:author="Geoffrey Day" w:date="2026-04-24T19:49:00Z">
        <w:r w:rsidR="003518DA">
          <w:t xml:space="preserve"> Who cares!)</w:t>
        </w:r>
      </w:ins>
      <w:r>
        <w:t xml:space="preserve"> </w:t>
      </w:r>
      <w:proofErr w:type="spellStart"/>
      <w:r>
        <w:rPr>
          <w:i/>
          <w:iCs/>
        </w:rPr>
        <w:t>Mallomonas</w:t>
      </w:r>
      <w:proofErr w:type="spellEnd"/>
      <w:r>
        <w:t xml:space="preserve"> (9.0%) and </w:t>
      </w:r>
      <w:r>
        <w:rPr>
          <w:i/>
          <w:iCs/>
        </w:rPr>
        <w:t>Synura</w:t>
      </w:r>
      <w:r>
        <w:t xml:space="preserve"> (7.8%) — two cold-water chrysophytes — dominate the biological signal. </w:t>
      </w:r>
      <w:r>
        <w:rPr>
          <w:i/>
          <w:iCs/>
        </w:rPr>
        <w:t>Synura</w:t>
      </w:r>
      <w:r>
        <w:t xml:space="preserve"> is a colonial golden alga that forms microscopic star-shaped clusters of brown-gold cells and is among the most </w:t>
      </w:r>
      <w:r>
        <w:t xml:space="preserve">reliable indicators of cold, soft, acidic, oligotrophic water known to limnologists. Its presence at 7.8% in winter Sawmill Brook is the single most ecologically informative algal detection in the full Massachusetts dataset. No Cyanobacteria appear in the </w:t>
      </w:r>
      <w:r>
        <w:t>top taxa. The fish panel returned no reads — expected in March cold water, not a failure.</w:t>
      </w:r>
    </w:p>
    <w:p w14:paraId="7F4DFEFD" w14:textId="77777777" w:rsidR="00D9689E" w:rsidRDefault="00536B02">
      <w:pPr>
        <w:pStyle w:val="Heading3"/>
      </w:pPr>
      <w:bookmarkStart w:id="249" w:name="inferred-water-chemistry-8"/>
      <w:bookmarkEnd w:id="247"/>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0A56A7A1"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3C27DE" w14:textId="77777777" w:rsidR="00D9689E" w:rsidRDefault="00536B02">
            <w:pPr>
              <w:pStyle w:val="Compact"/>
            </w:pPr>
            <w:r>
              <w:t>Parameter</w:t>
            </w:r>
          </w:p>
        </w:tc>
        <w:tc>
          <w:tcPr>
            <w:tcW w:w="2640" w:type="dxa"/>
          </w:tcPr>
          <w:p w14:paraId="14D26883" w14:textId="77777777" w:rsidR="00D9689E" w:rsidRDefault="00536B02">
            <w:pPr>
              <w:pStyle w:val="Compact"/>
            </w:pPr>
            <w:r>
              <w:t>Inferred Value</w:t>
            </w:r>
          </w:p>
        </w:tc>
        <w:tc>
          <w:tcPr>
            <w:tcW w:w="2640" w:type="dxa"/>
          </w:tcPr>
          <w:p w14:paraId="67001C9D" w14:textId="77777777" w:rsidR="00D9689E" w:rsidRDefault="00536B02">
            <w:pPr>
              <w:pStyle w:val="Compact"/>
            </w:pPr>
            <w:r>
              <w:t>Key Indicator</w:t>
            </w:r>
          </w:p>
        </w:tc>
      </w:tr>
      <w:tr w:rsidR="00D9689E" w14:paraId="2DF7C84E" w14:textId="77777777">
        <w:tc>
          <w:tcPr>
            <w:tcW w:w="2640" w:type="dxa"/>
          </w:tcPr>
          <w:p w14:paraId="396970E1" w14:textId="77777777" w:rsidR="00D9689E" w:rsidRDefault="00536B02">
            <w:pPr>
              <w:pStyle w:val="Compact"/>
            </w:pPr>
            <w:r>
              <w:t>Temperature</w:t>
            </w:r>
          </w:p>
        </w:tc>
        <w:tc>
          <w:tcPr>
            <w:tcW w:w="2640" w:type="dxa"/>
          </w:tcPr>
          <w:p w14:paraId="1D1C33B8" w14:textId="77777777" w:rsidR="00D9689E" w:rsidRDefault="00536B02">
            <w:pPr>
              <w:pStyle w:val="Compact"/>
            </w:pPr>
            <w:r>
              <w:rPr>
                <w:b/>
                <w:bCs/>
              </w:rPr>
              <w:t>Cold</w:t>
            </w:r>
          </w:p>
        </w:tc>
        <w:tc>
          <w:tcPr>
            <w:tcW w:w="2640" w:type="dxa"/>
          </w:tcPr>
          <w:p w14:paraId="5DF8D45C" w14:textId="77777777" w:rsidR="00D9689E" w:rsidRDefault="00536B02">
            <w:pPr>
              <w:pStyle w:val="Compact"/>
            </w:pPr>
            <w:r>
              <w:rPr>
                <w:i/>
                <w:iCs/>
              </w:rPr>
              <w:t>Synura</w:t>
            </w:r>
            <w:r>
              <w:t xml:space="preserve"> 7.8%, </w:t>
            </w:r>
            <w:r>
              <w:rPr>
                <w:i/>
                <w:iCs/>
              </w:rPr>
              <w:t>Mallomonas</w:t>
            </w:r>
            <w:r>
              <w:t xml:space="preserve"> 9.0%, </w:t>
            </w:r>
            <w:r>
              <w:rPr>
                <w:i/>
                <w:iCs/>
              </w:rPr>
              <w:t>Chromulina</w:t>
            </w:r>
            <w:r>
              <w:t xml:space="preserve"> 4.6%</w:t>
            </w:r>
          </w:p>
        </w:tc>
      </w:tr>
      <w:tr w:rsidR="00D9689E" w14:paraId="08C2D321" w14:textId="77777777">
        <w:tc>
          <w:tcPr>
            <w:tcW w:w="2640" w:type="dxa"/>
          </w:tcPr>
          <w:p w14:paraId="15CC2DFB" w14:textId="77777777" w:rsidR="00D9689E" w:rsidRDefault="00536B02">
            <w:pPr>
              <w:pStyle w:val="Compact"/>
            </w:pPr>
            <w:r>
              <w:t>Trophic state</w:t>
            </w:r>
          </w:p>
        </w:tc>
        <w:tc>
          <w:tcPr>
            <w:tcW w:w="2640" w:type="dxa"/>
          </w:tcPr>
          <w:p w14:paraId="550CC143" w14:textId="77777777" w:rsidR="00D9689E" w:rsidRDefault="00536B02">
            <w:pPr>
              <w:pStyle w:val="Compact"/>
            </w:pPr>
            <w:r>
              <w:rPr>
                <w:b/>
                <w:bCs/>
              </w:rPr>
              <w:t>Oligotrophic</w:t>
            </w:r>
          </w:p>
        </w:tc>
        <w:tc>
          <w:tcPr>
            <w:tcW w:w="2640" w:type="dxa"/>
          </w:tcPr>
          <w:p w14:paraId="655F0154" w14:textId="77777777" w:rsidR="00D9689E" w:rsidRDefault="00536B02">
            <w:pPr>
              <w:pStyle w:val="Compact"/>
            </w:pPr>
            <w:r>
              <w:t>Cyanobacte</w:t>
            </w:r>
            <w:r>
              <w:t>ria absent from top taxa; chrysophyte dominance</w:t>
            </w:r>
          </w:p>
        </w:tc>
      </w:tr>
      <w:tr w:rsidR="00D9689E" w14:paraId="073E5A68" w14:textId="77777777">
        <w:tc>
          <w:tcPr>
            <w:tcW w:w="2640" w:type="dxa"/>
          </w:tcPr>
          <w:p w14:paraId="352A43C6" w14:textId="77777777" w:rsidR="00D9689E" w:rsidRDefault="00536B02">
            <w:pPr>
              <w:pStyle w:val="Compact"/>
            </w:pPr>
            <w:r>
              <w:t>pH</w:t>
            </w:r>
          </w:p>
        </w:tc>
        <w:tc>
          <w:tcPr>
            <w:tcW w:w="2640" w:type="dxa"/>
          </w:tcPr>
          <w:p w14:paraId="3176D1E8" w14:textId="77777777" w:rsidR="00D9689E" w:rsidRDefault="00536B02">
            <w:pPr>
              <w:pStyle w:val="Compact"/>
            </w:pPr>
            <w:r>
              <w:rPr>
                <w:b/>
                <w:bCs/>
              </w:rPr>
              <w:t>Acidic</w:t>
            </w:r>
          </w:p>
        </w:tc>
        <w:tc>
          <w:tcPr>
            <w:tcW w:w="2640" w:type="dxa"/>
          </w:tcPr>
          <w:p w14:paraId="365F75FE" w14:textId="77777777" w:rsidR="00D9689E" w:rsidRDefault="00536B02">
            <w:pPr>
              <w:pStyle w:val="Compact"/>
            </w:pPr>
            <w:r>
              <w:rPr>
                <w:i/>
                <w:iCs/>
              </w:rPr>
              <w:t>Synura</w:t>
            </w:r>
            <w:r>
              <w:t xml:space="preserve">, </w:t>
            </w:r>
            <w:r>
              <w:rPr>
                <w:i/>
                <w:iCs/>
              </w:rPr>
              <w:t>Mallomonas</w:t>
            </w:r>
            <w:r>
              <w:t xml:space="preserve">, </w:t>
            </w:r>
            <w:r>
              <w:rPr>
                <w:i/>
                <w:iCs/>
              </w:rPr>
              <w:t>Chromulina</w:t>
            </w:r>
            <w:r>
              <w:t xml:space="preserve"> — all soft-acid-water taxa</w:t>
            </w:r>
          </w:p>
        </w:tc>
      </w:tr>
      <w:tr w:rsidR="00D9689E" w14:paraId="0B6C90D5" w14:textId="77777777">
        <w:tc>
          <w:tcPr>
            <w:tcW w:w="2640" w:type="dxa"/>
          </w:tcPr>
          <w:p w14:paraId="7E1F060B" w14:textId="77777777" w:rsidR="00D9689E" w:rsidRDefault="00536B02">
            <w:pPr>
              <w:pStyle w:val="Compact"/>
            </w:pPr>
            <w:r>
              <w:t>Dissolved oxygen</w:t>
            </w:r>
          </w:p>
        </w:tc>
        <w:tc>
          <w:tcPr>
            <w:tcW w:w="2640" w:type="dxa"/>
          </w:tcPr>
          <w:p w14:paraId="0737D207" w14:textId="77777777" w:rsidR="00D9689E" w:rsidRDefault="00536B02">
            <w:pPr>
              <w:pStyle w:val="Compact"/>
            </w:pPr>
            <w:r>
              <w:rPr>
                <w:b/>
                <w:bCs/>
              </w:rPr>
              <w:t>High</w:t>
            </w:r>
          </w:p>
        </w:tc>
        <w:tc>
          <w:tcPr>
            <w:tcW w:w="2640" w:type="dxa"/>
          </w:tcPr>
          <w:p w14:paraId="03811E1A" w14:textId="77777777" w:rsidR="00D9689E" w:rsidRDefault="00536B02">
            <w:pPr>
              <w:pStyle w:val="Compact"/>
            </w:pPr>
            <w:r>
              <w:t>Cold oligotrophic winter signal</w:t>
            </w:r>
          </w:p>
        </w:tc>
      </w:tr>
      <w:tr w:rsidR="00D9689E" w14:paraId="3EA1F28F" w14:textId="77777777">
        <w:tc>
          <w:tcPr>
            <w:tcW w:w="2640" w:type="dxa"/>
          </w:tcPr>
          <w:p w14:paraId="5EFCF67F" w14:textId="77777777" w:rsidR="00D9689E" w:rsidRDefault="00536B02">
            <w:pPr>
              <w:pStyle w:val="Compact"/>
            </w:pPr>
            <w:r>
              <w:lastRenderedPageBreak/>
              <w:t>Silica</w:t>
            </w:r>
          </w:p>
        </w:tc>
        <w:tc>
          <w:tcPr>
            <w:tcW w:w="2640" w:type="dxa"/>
          </w:tcPr>
          <w:p w14:paraId="29894C0A" w14:textId="77777777" w:rsidR="00D9689E" w:rsidRDefault="00536B02">
            <w:pPr>
              <w:pStyle w:val="Compact"/>
            </w:pPr>
            <w:r>
              <w:t>Moderate</w:t>
            </w:r>
          </w:p>
        </w:tc>
        <w:tc>
          <w:tcPr>
            <w:tcW w:w="2640" w:type="dxa"/>
          </w:tcPr>
          <w:p w14:paraId="1336F6AC" w14:textId="77777777" w:rsidR="00D9689E" w:rsidRDefault="00536B02">
            <w:pPr>
              <w:pStyle w:val="Compact"/>
            </w:pPr>
            <w:r>
              <w:t>Diatom component 23.6%</w:t>
            </w:r>
          </w:p>
        </w:tc>
      </w:tr>
      <w:tr w:rsidR="00D9689E" w14:paraId="1B244088" w14:textId="77777777">
        <w:tc>
          <w:tcPr>
            <w:tcW w:w="2640" w:type="dxa"/>
          </w:tcPr>
          <w:p w14:paraId="65E33C20" w14:textId="77777777" w:rsidR="00D9689E" w:rsidRDefault="00536B02">
            <w:pPr>
              <w:pStyle w:val="Compact"/>
            </w:pPr>
            <w:r>
              <w:t>Season</w:t>
            </w:r>
          </w:p>
        </w:tc>
        <w:tc>
          <w:tcPr>
            <w:tcW w:w="2640" w:type="dxa"/>
          </w:tcPr>
          <w:p w14:paraId="59869235" w14:textId="77777777" w:rsidR="00D9689E" w:rsidRDefault="00536B02">
            <w:pPr>
              <w:pStyle w:val="Compact"/>
            </w:pPr>
            <w:r>
              <w:t>Winter — cleanest seasonal reading</w:t>
            </w:r>
          </w:p>
        </w:tc>
        <w:tc>
          <w:tcPr>
            <w:tcW w:w="2640" w:type="dxa"/>
          </w:tcPr>
          <w:p w14:paraId="1AA3DB64" w14:textId="77777777" w:rsidR="00D9689E" w:rsidRDefault="00536B02">
            <w:pPr>
              <w:pStyle w:val="Compact"/>
            </w:pPr>
            <w:r>
              <w:t>Cold reduces nutrient cycling; algal community reads pristine character</w:t>
            </w:r>
          </w:p>
        </w:tc>
      </w:tr>
    </w:tbl>
    <w:p w14:paraId="58CC5388" w14:textId="77777777" w:rsidR="00D9689E" w:rsidRDefault="00536B02">
      <w:pPr>
        <w:pStyle w:val="Heading3"/>
      </w:pPr>
      <w:bookmarkStart w:id="250" w:name="fish-community-2"/>
      <w:bookmarkEnd w:id="249"/>
      <w:r>
        <w:t>Fish Community</w:t>
      </w:r>
    </w:p>
    <w:tbl>
      <w:tblPr>
        <w:tblStyle w:val="Table"/>
        <w:tblW w:w="5000" w:type="pct"/>
        <w:tblLayout w:type="fixed"/>
        <w:tblLook w:val="0020" w:firstRow="1" w:lastRow="0" w:firstColumn="0" w:lastColumn="0" w:noHBand="0" w:noVBand="0"/>
      </w:tblPr>
      <w:tblGrid>
        <w:gridCol w:w="4788"/>
        <w:gridCol w:w="4788"/>
      </w:tblGrid>
      <w:tr w:rsidR="00D9689E" w14:paraId="0763D05E"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AD761A" w14:textId="77777777" w:rsidR="00D9689E" w:rsidRDefault="00536B02">
            <w:pPr>
              <w:pStyle w:val="Compact"/>
            </w:pPr>
            <w:r>
              <w:t>Result</w:t>
            </w:r>
          </w:p>
        </w:tc>
        <w:tc>
          <w:tcPr>
            <w:tcW w:w="3960" w:type="dxa"/>
          </w:tcPr>
          <w:p w14:paraId="66989A49" w14:textId="77777777" w:rsidR="00D9689E" w:rsidRDefault="00536B02">
            <w:pPr>
              <w:pStyle w:val="Compact"/>
            </w:pPr>
            <w:r>
              <w:t>Note</w:t>
            </w:r>
          </w:p>
        </w:tc>
      </w:tr>
      <w:tr w:rsidR="00D9689E" w14:paraId="66B36F89" w14:textId="77777777">
        <w:tc>
          <w:tcPr>
            <w:tcW w:w="3960" w:type="dxa"/>
          </w:tcPr>
          <w:p w14:paraId="1B3D6491" w14:textId="77777777" w:rsidR="00D9689E" w:rsidRDefault="00536B02">
            <w:pPr>
              <w:pStyle w:val="Compact"/>
            </w:pPr>
            <w:r>
              <w:rPr>
                <w:b/>
                <w:bCs/>
              </w:rPr>
              <w:t>No fish reads</w:t>
            </w:r>
          </w:p>
        </w:tc>
        <w:tc>
          <w:tcPr>
            <w:tcW w:w="3960" w:type="dxa"/>
          </w:tcPr>
          <w:p w14:paraId="1D47CDEB" w14:textId="77777777" w:rsidR="00D9689E" w:rsidRDefault="00536B02">
            <w:pPr>
              <w:pStyle w:val="Compact"/>
            </w:pPr>
            <w:r>
              <w:t>Expected — winter cold water, low eDNA shedding. Not a sample failure.</w:t>
            </w:r>
          </w:p>
        </w:tc>
      </w:tr>
    </w:tbl>
    <w:p w14:paraId="0CCAB955" w14:textId="77777777" w:rsidR="00D9689E" w:rsidRDefault="00536B02">
      <w:pPr>
        <w:pStyle w:val="Heading3"/>
      </w:pPr>
      <w:bookmarkStart w:id="251" w:name="algal-community-4"/>
      <w:bookmarkEnd w:id="250"/>
      <w:r>
        <w:t>Algal Community</w:t>
      </w:r>
    </w:p>
    <w:tbl>
      <w:tblPr>
        <w:tblStyle w:val="Table"/>
        <w:tblW w:w="5000" w:type="pct"/>
        <w:tblLayout w:type="fixed"/>
        <w:tblLook w:val="0020" w:firstRow="1" w:lastRow="0" w:firstColumn="0" w:lastColumn="0" w:noHBand="0" w:noVBand="0"/>
      </w:tblPr>
      <w:tblGrid>
        <w:gridCol w:w="2394"/>
        <w:gridCol w:w="2394"/>
        <w:gridCol w:w="2394"/>
        <w:gridCol w:w="2394"/>
      </w:tblGrid>
      <w:tr w:rsidR="00D9689E" w14:paraId="40DD107A"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34AE32" w14:textId="77777777" w:rsidR="00D9689E" w:rsidRDefault="00536B02">
            <w:pPr>
              <w:pStyle w:val="Compact"/>
            </w:pPr>
            <w:r>
              <w:t>Taxon</w:t>
            </w:r>
          </w:p>
        </w:tc>
        <w:tc>
          <w:tcPr>
            <w:tcW w:w="1980" w:type="dxa"/>
          </w:tcPr>
          <w:p w14:paraId="780B9678" w14:textId="77777777" w:rsidR="00D9689E" w:rsidRDefault="00536B02">
            <w:pPr>
              <w:pStyle w:val="Compact"/>
            </w:pPr>
            <w:r>
              <w:t>Phylum</w:t>
            </w:r>
          </w:p>
        </w:tc>
        <w:tc>
          <w:tcPr>
            <w:tcW w:w="1980" w:type="dxa"/>
          </w:tcPr>
          <w:p w14:paraId="6F985F6B" w14:textId="77777777" w:rsidR="00D9689E" w:rsidRDefault="00536B02">
            <w:pPr>
              <w:pStyle w:val="Compact"/>
            </w:pPr>
            <w:r>
              <w:t>Rel%</w:t>
            </w:r>
          </w:p>
        </w:tc>
        <w:tc>
          <w:tcPr>
            <w:tcW w:w="1980" w:type="dxa"/>
          </w:tcPr>
          <w:p w14:paraId="43918661" w14:textId="77777777" w:rsidR="00D9689E" w:rsidRDefault="00536B02">
            <w:pPr>
              <w:pStyle w:val="Compact"/>
            </w:pPr>
            <w:r>
              <w:t>Note</w:t>
            </w:r>
          </w:p>
        </w:tc>
      </w:tr>
      <w:tr w:rsidR="00D9689E" w14:paraId="1D3BC729" w14:textId="77777777">
        <w:tc>
          <w:tcPr>
            <w:tcW w:w="1980" w:type="dxa"/>
          </w:tcPr>
          <w:p w14:paraId="7BCDFEF8" w14:textId="77777777" w:rsidR="00D9689E" w:rsidRDefault="00536B02">
            <w:pPr>
              <w:pStyle w:val="Compact"/>
            </w:pPr>
            <w:r>
              <w:t>Bacillariophyta (unresolved)</w:t>
            </w:r>
          </w:p>
        </w:tc>
        <w:tc>
          <w:tcPr>
            <w:tcW w:w="1980" w:type="dxa"/>
          </w:tcPr>
          <w:p w14:paraId="28BB6A74" w14:textId="77777777" w:rsidR="00D9689E" w:rsidRDefault="00536B02">
            <w:pPr>
              <w:pStyle w:val="Compact"/>
            </w:pPr>
            <w:r>
              <w:t>Bacillariophyta</w:t>
            </w:r>
          </w:p>
        </w:tc>
        <w:tc>
          <w:tcPr>
            <w:tcW w:w="1980" w:type="dxa"/>
          </w:tcPr>
          <w:p w14:paraId="38EFAF72" w14:textId="77777777" w:rsidR="00D9689E" w:rsidRDefault="00536B02">
            <w:pPr>
              <w:pStyle w:val="Compact"/>
            </w:pPr>
            <w:r>
              <w:t>23.6%</w:t>
            </w:r>
          </w:p>
        </w:tc>
        <w:tc>
          <w:tcPr>
            <w:tcW w:w="1980" w:type="dxa"/>
          </w:tcPr>
          <w:p w14:paraId="5E2A70F1" w14:textId="77777777" w:rsidR="00D9689E" w:rsidRDefault="00536B02">
            <w:pPr>
              <w:pStyle w:val="Compact"/>
            </w:pPr>
            <w:r>
              <w:t>Mixed winter diatoms</w:t>
            </w:r>
          </w:p>
        </w:tc>
      </w:tr>
      <w:tr w:rsidR="00D9689E" w14:paraId="4FDA2CEA" w14:textId="77777777">
        <w:tc>
          <w:tcPr>
            <w:tcW w:w="1980" w:type="dxa"/>
          </w:tcPr>
          <w:p w14:paraId="1954422B" w14:textId="77777777" w:rsidR="00D9689E" w:rsidRDefault="00536B02">
            <w:pPr>
              <w:pStyle w:val="Compact"/>
            </w:pPr>
            <w:r>
              <w:rPr>
                <w:i/>
                <w:iCs/>
              </w:rPr>
              <w:t>Mallomonas</w:t>
            </w:r>
            <w:r>
              <w:t xml:space="preserve"> sp.</w:t>
            </w:r>
          </w:p>
        </w:tc>
        <w:tc>
          <w:tcPr>
            <w:tcW w:w="1980" w:type="dxa"/>
          </w:tcPr>
          <w:p w14:paraId="507B3008" w14:textId="77777777" w:rsidR="00D9689E" w:rsidRDefault="00536B02">
            <w:pPr>
              <w:pStyle w:val="Compact"/>
            </w:pPr>
            <w:r>
              <w:t>Chrysophyta</w:t>
            </w:r>
          </w:p>
        </w:tc>
        <w:tc>
          <w:tcPr>
            <w:tcW w:w="1980" w:type="dxa"/>
          </w:tcPr>
          <w:p w14:paraId="20EE7687" w14:textId="77777777" w:rsidR="00D9689E" w:rsidRDefault="00536B02">
            <w:pPr>
              <w:pStyle w:val="Compact"/>
            </w:pPr>
            <w:r>
              <w:t>9.0%</w:t>
            </w:r>
          </w:p>
        </w:tc>
        <w:tc>
          <w:tcPr>
            <w:tcW w:w="1980" w:type="dxa"/>
          </w:tcPr>
          <w:p w14:paraId="7745E7CA" w14:textId="77777777" w:rsidR="00D9689E" w:rsidRDefault="00536B02">
            <w:pPr>
              <w:pStyle w:val="Compact"/>
            </w:pPr>
            <w:r>
              <w:rPr>
                <w:b/>
                <w:bCs/>
              </w:rPr>
              <w:t>Cold oligotrophic — strong clean-water signal</w:t>
            </w:r>
          </w:p>
        </w:tc>
      </w:tr>
      <w:tr w:rsidR="00D9689E" w14:paraId="3038CBFA" w14:textId="77777777">
        <w:tc>
          <w:tcPr>
            <w:tcW w:w="1980" w:type="dxa"/>
          </w:tcPr>
          <w:p w14:paraId="7FF9E2A6" w14:textId="77777777" w:rsidR="00D9689E" w:rsidRDefault="00536B02">
            <w:pPr>
              <w:pStyle w:val="Compact"/>
            </w:pPr>
            <w:r>
              <w:rPr>
                <w:b/>
                <w:bCs/>
                <w:i/>
                <w:iCs/>
              </w:rPr>
              <w:t>Synura</w:t>
            </w:r>
            <w:r>
              <w:rPr>
                <w:b/>
                <w:bCs/>
              </w:rPr>
              <w:t xml:space="preserve"> sp.</w:t>
            </w:r>
          </w:p>
        </w:tc>
        <w:tc>
          <w:tcPr>
            <w:tcW w:w="1980" w:type="dxa"/>
          </w:tcPr>
          <w:p w14:paraId="3078EBBF" w14:textId="77777777" w:rsidR="00D9689E" w:rsidRDefault="00536B02">
            <w:pPr>
              <w:pStyle w:val="Compact"/>
            </w:pPr>
            <w:r>
              <w:rPr>
                <w:b/>
                <w:bCs/>
              </w:rPr>
              <w:t>Chrysophyta</w:t>
            </w:r>
          </w:p>
        </w:tc>
        <w:tc>
          <w:tcPr>
            <w:tcW w:w="1980" w:type="dxa"/>
          </w:tcPr>
          <w:p w14:paraId="29F8D887" w14:textId="77777777" w:rsidR="00D9689E" w:rsidRDefault="00536B02">
            <w:pPr>
              <w:pStyle w:val="Compact"/>
            </w:pPr>
            <w:r>
              <w:rPr>
                <w:b/>
                <w:bCs/>
              </w:rPr>
              <w:t>7.8%</w:t>
            </w:r>
          </w:p>
        </w:tc>
        <w:tc>
          <w:tcPr>
            <w:tcW w:w="1980" w:type="dxa"/>
          </w:tcPr>
          <w:p w14:paraId="4A977A39" w14:textId="77777777" w:rsidR="00D9689E" w:rsidRDefault="00536B02">
            <w:pPr>
              <w:pStyle w:val="Compact"/>
            </w:pPr>
            <w:r>
              <w:rPr>
                <w:b/>
                <w:bCs/>
              </w:rPr>
              <w:t>Colonial golden alga — cold soft acid water indicator</w:t>
            </w:r>
          </w:p>
        </w:tc>
      </w:tr>
      <w:tr w:rsidR="00D9689E" w14:paraId="295283DC" w14:textId="77777777">
        <w:tc>
          <w:tcPr>
            <w:tcW w:w="1980" w:type="dxa"/>
          </w:tcPr>
          <w:p w14:paraId="0DF6058C" w14:textId="77777777" w:rsidR="00D9689E" w:rsidRDefault="00536B02">
            <w:pPr>
              <w:pStyle w:val="Compact"/>
            </w:pPr>
            <w:r>
              <w:rPr>
                <w:i/>
                <w:iCs/>
              </w:rPr>
              <w:t>Chroomonas</w:t>
            </w:r>
            <w:r>
              <w:t xml:space="preserve"> sp.</w:t>
            </w:r>
          </w:p>
        </w:tc>
        <w:tc>
          <w:tcPr>
            <w:tcW w:w="1980" w:type="dxa"/>
          </w:tcPr>
          <w:p w14:paraId="323F8987" w14:textId="77777777" w:rsidR="00D9689E" w:rsidRDefault="00536B02">
            <w:pPr>
              <w:pStyle w:val="Compact"/>
            </w:pPr>
            <w:r>
              <w:t>Cryptophyta</w:t>
            </w:r>
          </w:p>
        </w:tc>
        <w:tc>
          <w:tcPr>
            <w:tcW w:w="1980" w:type="dxa"/>
          </w:tcPr>
          <w:p w14:paraId="4A8BC653" w14:textId="77777777" w:rsidR="00D9689E" w:rsidRDefault="00536B02">
            <w:pPr>
              <w:pStyle w:val="Compact"/>
            </w:pPr>
            <w:r>
              <w:t>7.0%</w:t>
            </w:r>
          </w:p>
        </w:tc>
        <w:tc>
          <w:tcPr>
            <w:tcW w:w="1980" w:type="dxa"/>
          </w:tcPr>
          <w:p w14:paraId="6F444686" w14:textId="77777777" w:rsidR="00D9689E" w:rsidRDefault="00536B02">
            <w:pPr>
              <w:pStyle w:val="Compact"/>
            </w:pPr>
            <w:r>
              <w:t>Cool freshwater</w:t>
            </w:r>
          </w:p>
        </w:tc>
      </w:tr>
      <w:tr w:rsidR="00D9689E" w14:paraId="3BAA7E04" w14:textId="77777777">
        <w:tc>
          <w:tcPr>
            <w:tcW w:w="1980" w:type="dxa"/>
          </w:tcPr>
          <w:p w14:paraId="5D994817" w14:textId="77777777" w:rsidR="00D9689E" w:rsidRDefault="00536B02">
            <w:pPr>
              <w:pStyle w:val="Compact"/>
            </w:pPr>
            <w:r>
              <w:rPr>
                <w:i/>
                <w:iCs/>
              </w:rPr>
              <w:t>Cryptomonas</w:t>
            </w:r>
            <w:r>
              <w:t xml:space="preserve"> spp.</w:t>
            </w:r>
          </w:p>
        </w:tc>
        <w:tc>
          <w:tcPr>
            <w:tcW w:w="1980" w:type="dxa"/>
          </w:tcPr>
          <w:p w14:paraId="5C6F8AE5" w14:textId="77777777" w:rsidR="00D9689E" w:rsidRDefault="00536B02">
            <w:pPr>
              <w:pStyle w:val="Compact"/>
            </w:pPr>
            <w:r>
              <w:t>Cryptophyta</w:t>
            </w:r>
          </w:p>
        </w:tc>
        <w:tc>
          <w:tcPr>
            <w:tcW w:w="1980" w:type="dxa"/>
          </w:tcPr>
          <w:p w14:paraId="3E306CA7" w14:textId="77777777" w:rsidR="00D9689E" w:rsidRDefault="00536B02">
            <w:pPr>
              <w:pStyle w:val="Compact"/>
            </w:pPr>
            <w:r>
              <w:t>6.1%</w:t>
            </w:r>
          </w:p>
        </w:tc>
        <w:tc>
          <w:tcPr>
            <w:tcW w:w="1980" w:type="dxa"/>
          </w:tcPr>
          <w:p w14:paraId="62C50700" w14:textId="77777777" w:rsidR="00D9689E" w:rsidRDefault="00536B02">
            <w:pPr>
              <w:pStyle w:val="Compact"/>
            </w:pPr>
            <w:r>
              <w:t>Generalist</w:t>
            </w:r>
          </w:p>
        </w:tc>
      </w:tr>
      <w:tr w:rsidR="00D9689E" w14:paraId="6383049C" w14:textId="77777777">
        <w:tc>
          <w:tcPr>
            <w:tcW w:w="1980" w:type="dxa"/>
          </w:tcPr>
          <w:p w14:paraId="16B13254" w14:textId="77777777" w:rsidR="00D9689E" w:rsidRDefault="00536B02">
            <w:pPr>
              <w:pStyle w:val="Compact"/>
            </w:pPr>
            <w:r>
              <w:rPr>
                <w:i/>
                <w:iCs/>
              </w:rPr>
              <w:t>Halamphora coffeaeformis</w:t>
            </w:r>
          </w:p>
        </w:tc>
        <w:tc>
          <w:tcPr>
            <w:tcW w:w="1980" w:type="dxa"/>
          </w:tcPr>
          <w:p w14:paraId="26E46FF2" w14:textId="77777777" w:rsidR="00D9689E" w:rsidRDefault="00536B02">
            <w:pPr>
              <w:pStyle w:val="Compact"/>
            </w:pPr>
            <w:r>
              <w:t>Bacillariophyta</w:t>
            </w:r>
          </w:p>
        </w:tc>
        <w:tc>
          <w:tcPr>
            <w:tcW w:w="1980" w:type="dxa"/>
          </w:tcPr>
          <w:p w14:paraId="24A76FEE" w14:textId="77777777" w:rsidR="00D9689E" w:rsidRDefault="00536B02">
            <w:pPr>
              <w:pStyle w:val="Compact"/>
            </w:pPr>
            <w:r>
              <w:t>5.0%</w:t>
            </w:r>
          </w:p>
        </w:tc>
        <w:tc>
          <w:tcPr>
            <w:tcW w:w="1980" w:type="dxa"/>
          </w:tcPr>
          <w:p w14:paraId="467DCF35" w14:textId="77777777" w:rsidR="00D9689E" w:rsidRDefault="00536B02">
            <w:pPr>
              <w:pStyle w:val="Compact"/>
            </w:pPr>
            <w:r>
              <w:t>Tidal mixing — lower Sawmill Brook</w:t>
            </w:r>
          </w:p>
        </w:tc>
      </w:tr>
      <w:tr w:rsidR="00D9689E" w14:paraId="174B8E16" w14:textId="77777777">
        <w:tc>
          <w:tcPr>
            <w:tcW w:w="1980" w:type="dxa"/>
          </w:tcPr>
          <w:p w14:paraId="3454C524" w14:textId="77777777" w:rsidR="00D9689E" w:rsidRDefault="00536B02">
            <w:pPr>
              <w:pStyle w:val="Compact"/>
            </w:pPr>
            <w:r>
              <w:rPr>
                <w:i/>
                <w:iCs/>
              </w:rPr>
              <w:t>Chromulina</w:t>
            </w:r>
            <w:r>
              <w:t xml:space="preserve"> sp. SAG 17.97</w:t>
            </w:r>
          </w:p>
        </w:tc>
        <w:tc>
          <w:tcPr>
            <w:tcW w:w="1980" w:type="dxa"/>
          </w:tcPr>
          <w:p w14:paraId="331BC235" w14:textId="77777777" w:rsidR="00D9689E" w:rsidRDefault="00536B02">
            <w:pPr>
              <w:pStyle w:val="Compact"/>
            </w:pPr>
            <w:r>
              <w:t>Chrysophyta</w:t>
            </w:r>
          </w:p>
        </w:tc>
        <w:tc>
          <w:tcPr>
            <w:tcW w:w="1980" w:type="dxa"/>
          </w:tcPr>
          <w:p w14:paraId="4AF633B6" w14:textId="77777777" w:rsidR="00D9689E" w:rsidRDefault="00536B02">
            <w:pPr>
              <w:pStyle w:val="Compact"/>
            </w:pPr>
            <w:r>
              <w:t>4.6%</w:t>
            </w:r>
          </w:p>
        </w:tc>
        <w:tc>
          <w:tcPr>
            <w:tcW w:w="1980" w:type="dxa"/>
          </w:tcPr>
          <w:p w14:paraId="622A9964" w14:textId="77777777" w:rsidR="00D9689E" w:rsidRDefault="00536B02">
            <w:pPr>
              <w:pStyle w:val="Compact"/>
            </w:pPr>
            <w:r>
              <w:rPr>
                <w:b/>
                <w:bCs/>
              </w:rPr>
              <w:t>Cold oligotrophic</w:t>
            </w:r>
          </w:p>
        </w:tc>
      </w:tr>
      <w:tr w:rsidR="00D9689E" w14:paraId="5D418A37" w14:textId="77777777">
        <w:tc>
          <w:tcPr>
            <w:tcW w:w="1980" w:type="dxa"/>
          </w:tcPr>
          <w:p w14:paraId="4896A607" w14:textId="77777777" w:rsidR="00D9689E" w:rsidRDefault="00536B02">
            <w:pPr>
              <w:pStyle w:val="Compact"/>
            </w:pPr>
            <w:r>
              <w:rPr>
                <w:i/>
                <w:iCs/>
              </w:rPr>
              <w:t>Ulnaria ulna</w:t>
            </w:r>
          </w:p>
        </w:tc>
        <w:tc>
          <w:tcPr>
            <w:tcW w:w="1980" w:type="dxa"/>
          </w:tcPr>
          <w:p w14:paraId="566C31AF" w14:textId="77777777" w:rsidR="00D9689E" w:rsidRDefault="00536B02">
            <w:pPr>
              <w:pStyle w:val="Compact"/>
            </w:pPr>
            <w:r>
              <w:t>Bacillariophyta</w:t>
            </w:r>
          </w:p>
        </w:tc>
        <w:tc>
          <w:tcPr>
            <w:tcW w:w="1980" w:type="dxa"/>
          </w:tcPr>
          <w:p w14:paraId="0FBAE9EF" w14:textId="77777777" w:rsidR="00D9689E" w:rsidRDefault="00536B02">
            <w:pPr>
              <w:pStyle w:val="Compact"/>
            </w:pPr>
            <w:r>
              <w:t>4.0%</w:t>
            </w:r>
          </w:p>
        </w:tc>
        <w:tc>
          <w:tcPr>
            <w:tcW w:w="1980" w:type="dxa"/>
          </w:tcPr>
          <w:p w14:paraId="10AD23C2" w14:textId="77777777" w:rsidR="00D9689E" w:rsidRDefault="00536B02">
            <w:pPr>
              <w:pStyle w:val="Compact"/>
            </w:pPr>
            <w:r>
              <w:t>Moderate-nutrient river diatom</w:t>
            </w:r>
          </w:p>
        </w:tc>
      </w:tr>
      <w:tr w:rsidR="00D9689E" w14:paraId="3B4C1556" w14:textId="77777777">
        <w:tc>
          <w:tcPr>
            <w:tcW w:w="1980" w:type="dxa"/>
          </w:tcPr>
          <w:p w14:paraId="3660376C" w14:textId="77777777" w:rsidR="00D9689E" w:rsidRDefault="00536B02">
            <w:pPr>
              <w:pStyle w:val="Compact"/>
            </w:pPr>
            <w:r>
              <w:rPr>
                <w:i/>
                <w:iCs/>
              </w:rPr>
              <w:t>Hazenia capsulata</w:t>
            </w:r>
          </w:p>
        </w:tc>
        <w:tc>
          <w:tcPr>
            <w:tcW w:w="1980" w:type="dxa"/>
          </w:tcPr>
          <w:p w14:paraId="243B031A" w14:textId="77777777" w:rsidR="00D9689E" w:rsidRDefault="00536B02">
            <w:pPr>
              <w:pStyle w:val="Compact"/>
            </w:pPr>
            <w:r>
              <w:t>Chlorophyta</w:t>
            </w:r>
          </w:p>
        </w:tc>
        <w:tc>
          <w:tcPr>
            <w:tcW w:w="1980" w:type="dxa"/>
          </w:tcPr>
          <w:p w14:paraId="06F2C042" w14:textId="77777777" w:rsidR="00D9689E" w:rsidRDefault="00536B02">
            <w:pPr>
              <w:pStyle w:val="Compact"/>
            </w:pPr>
            <w:r>
              <w:t>2.7%</w:t>
            </w:r>
          </w:p>
        </w:tc>
        <w:tc>
          <w:tcPr>
            <w:tcW w:w="1980" w:type="dxa"/>
          </w:tcPr>
          <w:p w14:paraId="29C66637" w14:textId="77777777" w:rsidR="00D9689E" w:rsidRDefault="00536B02">
            <w:pPr>
              <w:pStyle w:val="Compact"/>
            </w:pPr>
            <w:r>
              <w:t>Simple green alga</w:t>
            </w:r>
          </w:p>
        </w:tc>
      </w:tr>
      <w:tr w:rsidR="00D9689E" w14:paraId="6BC21AE4" w14:textId="77777777">
        <w:tc>
          <w:tcPr>
            <w:tcW w:w="1980" w:type="dxa"/>
          </w:tcPr>
          <w:p w14:paraId="70DB5769" w14:textId="77777777" w:rsidR="00D9689E" w:rsidRDefault="00536B02">
            <w:pPr>
              <w:pStyle w:val="Compact"/>
            </w:pPr>
            <w:r>
              <w:rPr>
                <w:i/>
                <w:iCs/>
              </w:rPr>
              <w:t>Synura</w:t>
            </w:r>
            <w:r>
              <w:t xml:space="preserve"> sp. (variant)</w:t>
            </w:r>
          </w:p>
        </w:tc>
        <w:tc>
          <w:tcPr>
            <w:tcW w:w="1980" w:type="dxa"/>
          </w:tcPr>
          <w:p w14:paraId="29B548D0" w14:textId="77777777" w:rsidR="00D9689E" w:rsidRDefault="00536B02">
            <w:pPr>
              <w:pStyle w:val="Compact"/>
            </w:pPr>
            <w:r>
              <w:t>Chrysophyta</w:t>
            </w:r>
          </w:p>
        </w:tc>
        <w:tc>
          <w:tcPr>
            <w:tcW w:w="1980" w:type="dxa"/>
          </w:tcPr>
          <w:p w14:paraId="2AB71C2B" w14:textId="77777777" w:rsidR="00D9689E" w:rsidRDefault="00536B02">
            <w:pPr>
              <w:pStyle w:val="Compact"/>
            </w:pPr>
            <w:r>
              <w:t>7.8%</w:t>
            </w:r>
          </w:p>
        </w:tc>
        <w:tc>
          <w:tcPr>
            <w:tcW w:w="1980" w:type="dxa"/>
          </w:tcPr>
          <w:p w14:paraId="4DC077D6" w14:textId="77777777" w:rsidR="00D9689E" w:rsidRDefault="00536B02">
            <w:pPr>
              <w:pStyle w:val="Compact"/>
            </w:pPr>
            <w:r>
              <w:t>See above</w:t>
            </w:r>
          </w:p>
        </w:tc>
      </w:tr>
    </w:tbl>
    <w:p w14:paraId="108E87FB" w14:textId="77777777" w:rsidR="00D9689E" w:rsidRDefault="00536B02">
      <w:pPr>
        <w:pStyle w:val="Heading3"/>
      </w:pPr>
      <w:bookmarkStart w:id="252" w:name="narrative-9"/>
      <w:bookmarkEnd w:id="251"/>
      <w:r>
        <w:t>Narrative</w:t>
      </w:r>
    </w:p>
    <w:p w14:paraId="47035212" w14:textId="77777777" w:rsidR="00D9689E" w:rsidRDefault="00536B02">
      <w:pPr>
        <w:pStyle w:val="FirstParagraph"/>
      </w:pPr>
      <w:r>
        <w:rPr>
          <w:i/>
          <w:iCs/>
        </w:rPr>
        <w:t>Synura</w:t>
      </w:r>
      <w:r>
        <w:t xml:space="preserve"> is a colonial chrysophyte — a microscopic golden alga that forms graceful star-shaped clusters of pear-shaped cells in cold, soft, slightly acidic, oligotrophic water. It </w:t>
      </w:r>
      <w:r>
        <w:t xml:space="preserve">is sensitive to pH increase, nutrient loading, temperature elevation, and reduced water clarity. Limnologists use </w:t>
      </w:r>
      <w:r>
        <w:rPr>
          <w:i/>
          <w:iCs/>
        </w:rPr>
        <w:t>Synura</w:t>
      </w:r>
      <w:r>
        <w:t xml:space="preserve"> as a diagnostic indicator of lake and stream oligotrophy in the same way that Brook Trout serve as the fish sentinel: its presence says</w:t>
      </w:r>
      <w:r>
        <w:t xml:space="preserve"> something irreducibly specific about water quality that no chemistry measurement captures as elegantly. Sawmill Brook in March, at this reach, is producing a chrysophyte bloom that includes both </w:t>
      </w:r>
      <w:r>
        <w:rPr>
          <w:i/>
          <w:iCs/>
        </w:rPr>
        <w:t>Mallomonas</w:t>
      </w:r>
      <w:r>
        <w:t xml:space="preserve"> (9.0%) and </w:t>
      </w:r>
      <w:r>
        <w:rPr>
          <w:i/>
          <w:iCs/>
        </w:rPr>
        <w:t>Synura</w:t>
      </w:r>
      <w:r>
        <w:t xml:space="preserve"> (7.8%) — two independent cold-o</w:t>
      </w:r>
      <w:r>
        <w:t xml:space="preserve">ligotrophic </w:t>
      </w:r>
      <w:r>
        <w:lastRenderedPageBreak/>
        <w:t xml:space="preserve">indicators simultaneously. Combined with </w:t>
      </w:r>
      <w:r>
        <w:rPr>
          <w:i/>
          <w:iCs/>
        </w:rPr>
        <w:t>Chromulina</w:t>
      </w:r>
      <w:r>
        <w:t xml:space="preserve"> (4.6%), this is a three-chrysophyte ensemble pointing at the same conclusion: cold, clean, soft, acidic water.</w:t>
      </w:r>
    </w:p>
    <w:p w14:paraId="6570449E" w14:textId="77777777" w:rsidR="00D9689E" w:rsidRDefault="00536B02">
      <w:pPr>
        <w:pStyle w:val="BodyText"/>
      </w:pPr>
      <w:r>
        <w:t>This is the winter face of Sawmill Brook — before the spring warming, before land</w:t>
      </w:r>
      <w:r>
        <w:t xml:space="preserve"> disturbance adds nutrients, before the biological community expands. The chrysophyte bloom in March is the stream at its most pristine. The companion School Street sample from the same day documents the opposite end of the same gradient: the tidal reach d</w:t>
      </w:r>
      <w:r>
        <w:t>ominated by estuarine marine microalgae (</w:t>
      </w:r>
      <w:r>
        <w:rPr>
          <w:i/>
          <w:iCs/>
        </w:rPr>
        <w:t>Geminigera</w:t>
      </w:r>
      <w:r>
        <w:t xml:space="preserve">, </w:t>
      </w:r>
      <w:r>
        <w:rPr>
          <w:i/>
          <w:iCs/>
        </w:rPr>
        <w:t>Ostreococcus</w:t>
      </w:r>
      <w:r>
        <w:t>) flushing in from Manchester Harbor with the tide. School Street and Elm Street together frame Sawmill Brook’s tidal-freshwater gradient in a single sampling event — not contamination vs. cl</w:t>
      </w:r>
      <w:r>
        <w:t>ean data, but two real ecological states at two points on the same stream.</w:t>
      </w:r>
    </w:p>
    <w:p w14:paraId="1F055790" w14:textId="77777777" w:rsidR="00D9689E" w:rsidRDefault="00536B02">
      <w:pPr>
        <w:pStyle w:val="BodyText"/>
      </w:pPr>
      <w:r>
        <w:rPr>
          <w:i/>
          <w:iCs/>
        </w:rPr>
        <w:t>Halamphora coffeaeformis</w:t>
      </w:r>
      <w:r>
        <w:t xml:space="preserve"> at 5.0% reflects the tidal character of this lower-reach Sawmill Brook site — the stream is near-tidal at the Elm Street crossing, and the marine diatom sig</w:t>
      </w:r>
      <w:r>
        <w:t>nal is real here, not a database artifact.</w:t>
      </w:r>
    </w:p>
    <w:p w14:paraId="2AFCF3F3" w14:textId="77777777" w:rsidR="00D9689E" w:rsidRDefault="00536B02">
      <w:pPr>
        <w:pStyle w:val="BodyText"/>
      </w:pPr>
      <w:r>
        <w:t>The absence of fish reads in March is not concerning — it corroborates the cold water conditions the algae are describing. Brook Trout shedding rates in water below 8°C are extremely low. The absence of fish DNA i</w:t>
      </w:r>
      <w:r>
        <w:t>s not an absence of fish.</w:t>
      </w:r>
    </w:p>
    <w:p w14:paraId="45277370" w14:textId="77777777" w:rsidR="00D9689E" w:rsidRDefault="00536B02">
      <w:pPr>
        <w:pStyle w:val="Heading3"/>
      </w:pPr>
      <w:bookmarkStart w:id="253" w:name="native-vs.-non-native-9"/>
      <w:bookmarkEnd w:id="252"/>
      <w:r>
        <w:t>Native vs. Non-Native</w:t>
      </w:r>
    </w:p>
    <w:p w14:paraId="15847871" w14:textId="77777777" w:rsidR="00D9689E" w:rsidRDefault="00536B02">
      <w:pPr>
        <w:pStyle w:val="FirstParagraph"/>
      </w:pPr>
      <w:r>
        <w:t>All species native.</w:t>
      </w:r>
    </w:p>
    <w:p w14:paraId="160D37FB" w14:textId="77777777" w:rsidR="00D9689E" w:rsidRDefault="00536B02">
      <w:r>
        <w:pict w14:anchorId="0C73BC77">
          <v:rect id="_x0000_i1045" style="width:0;height:1.5pt" o:hralign="center" o:hrstd="t" o:hr="t"/>
        </w:pict>
      </w:r>
    </w:p>
    <w:p w14:paraId="1429631D" w14:textId="77777777" w:rsidR="00D9689E" w:rsidRDefault="00536B02">
      <w:pPr>
        <w:pStyle w:val="Heading2"/>
      </w:pPr>
      <w:bookmarkStart w:id="254" w:name="X30a8b740d266745fd353f70c52236c17b538eb2"/>
      <w:bookmarkEnd w:id="246"/>
      <w:bookmarkEnd w:id="253"/>
      <w:r>
        <w:t>MBTS #3, Manchester-by-the-Sea, MA | JVB4846 / AEFBOYWK.1 | April 12, 2025</w:t>
      </w:r>
    </w:p>
    <w:p w14:paraId="12CC1B97" w14:textId="77777777" w:rsidR="00D9689E" w:rsidRDefault="00536B02">
      <w:pPr>
        <w:pStyle w:val="FirstParagraph"/>
      </w:pPr>
      <w:r>
        <w:rPr>
          <w:b/>
          <w:bCs/>
        </w:rPr>
        <w:t>Fish:</w:t>
      </w:r>
      <w:r>
        <w:t xml:space="preserve"> H(f) = 1.22 · 8 species/genera · 21,739 reads</w:t>
      </w:r>
    </w:p>
    <w:p w14:paraId="3B4B3158" w14:textId="77777777" w:rsidR="00D9689E" w:rsidRDefault="00536B02">
      <w:pPr>
        <w:pStyle w:val="BodyText"/>
      </w:pPr>
      <w:r>
        <w:rPr>
          <w:b/>
          <w:bCs/>
        </w:rPr>
        <w:t>Sample metadata:</w:t>
      </w:r>
      <w:r>
        <w:t xml:space="preserve"> </w:t>
      </w:r>
      <w:r>
        <w:t xml:space="preserve">Collected by Lynn Atkinson; no collection date field populated in Jonah Ventures record (April 12, 2025 is the batch submission date). </w:t>
      </w:r>
      <w:r>
        <w:rPr>
          <w:b/>
          <w:bCs/>
        </w:rPr>
        <w:t>Sample type: frozen water sample</w:t>
      </w:r>
      <w:r>
        <w:t xml:space="preserve"> — demonstrates that frozen field samples can yield interpretable eDNA community data whe</w:t>
      </w:r>
      <w:r>
        <w:t>n processed within appropriate timeframes.</w:t>
      </w:r>
    </w:p>
    <w:p w14:paraId="4EB0CD5E" w14:textId="77777777" w:rsidR="00D9689E" w:rsidRDefault="00536B02">
      <w:pPr>
        <w:pStyle w:val="Heading3"/>
      </w:pPr>
      <w:bookmarkStart w:id="255" w:name="sentinel-signal-10"/>
      <w:r>
        <w:t>Sentinel Signal</w:t>
      </w:r>
    </w:p>
    <w:p w14:paraId="6FC3652A" w14:textId="77777777" w:rsidR="00D9689E" w:rsidRDefault="00536B02">
      <w:pPr>
        <w:pStyle w:val="FirstParagraph"/>
      </w:pPr>
      <w:r>
        <w:t xml:space="preserve">Mummichog 47.8% + Fourspine Stickleback 10.1% = tidal estuarine site in April. Eel 10.8% = ocean connectivity. </w:t>
      </w:r>
      <w:r>
        <w:rPr>
          <w:i/>
          <w:iCs/>
        </w:rPr>
        <w:t>Lepomis</w:t>
      </w:r>
      <w:r>
        <w:t xml:space="preserve"> spp. 13.2% at a tidal site = freshwater pond or slow-water tributary input nea</w:t>
      </w:r>
      <w:r>
        <w:t xml:space="preserve">rby. </w:t>
      </w:r>
      <w:r>
        <w:rPr>
          <w:i/>
          <w:iCs/>
        </w:rPr>
        <w:t>Salmo</w:t>
      </w:r>
      <w:r>
        <w:t xml:space="preserve"> spp. 1.2% = genus-level only; could represent stocked Brown Trout from adjacent freshwater habitat. Tomcod trace = early spring estuarine movement. No Brook Trout — tidal site.</w:t>
      </w:r>
    </w:p>
    <w:p w14:paraId="360CEA2E" w14:textId="77777777" w:rsidR="00D9689E" w:rsidRDefault="00536B02">
      <w:pPr>
        <w:pStyle w:val="Heading3"/>
      </w:pPr>
      <w:bookmarkStart w:id="256" w:name="fish-community-3"/>
      <w:bookmarkEnd w:id="255"/>
      <w:r>
        <w:t>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0640EF4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80AC2C" w14:textId="77777777" w:rsidR="00D9689E" w:rsidRDefault="00536B02">
            <w:pPr>
              <w:pStyle w:val="Compact"/>
            </w:pPr>
            <w:r>
              <w:t>Species</w:t>
            </w:r>
          </w:p>
        </w:tc>
        <w:tc>
          <w:tcPr>
            <w:tcW w:w="2640" w:type="dxa"/>
          </w:tcPr>
          <w:p w14:paraId="6B59D612" w14:textId="77777777" w:rsidR="00D9689E" w:rsidRDefault="00536B02">
            <w:pPr>
              <w:pStyle w:val="Compact"/>
            </w:pPr>
            <w:r>
              <w:t>Rel%</w:t>
            </w:r>
          </w:p>
        </w:tc>
        <w:tc>
          <w:tcPr>
            <w:tcW w:w="2640" w:type="dxa"/>
          </w:tcPr>
          <w:p w14:paraId="70765251" w14:textId="77777777" w:rsidR="00D9689E" w:rsidRDefault="00536B02">
            <w:pPr>
              <w:pStyle w:val="Compact"/>
            </w:pPr>
            <w:r>
              <w:t>Note</w:t>
            </w:r>
          </w:p>
        </w:tc>
      </w:tr>
      <w:tr w:rsidR="00D9689E" w14:paraId="0CB0E877" w14:textId="77777777">
        <w:tc>
          <w:tcPr>
            <w:tcW w:w="2640" w:type="dxa"/>
          </w:tcPr>
          <w:p w14:paraId="04284865" w14:textId="77777777" w:rsidR="00D9689E" w:rsidRDefault="00536B02">
            <w:pPr>
              <w:pStyle w:val="Compact"/>
            </w:pPr>
            <w:r>
              <w:rPr>
                <w:i/>
                <w:iCs/>
              </w:rPr>
              <w:t>Fundulus heteroclitus</w:t>
            </w:r>
            <w:r>
              <w:t xml:space="preserve"> — Mummichog</w:t>
            </w:r>
          </w:p>
        </w:tc>
        <w:tc>
          <w:tcPr>
            <w:tcW w:w="2640" w:type="dxa"/>
          </w:tcPr>
          <w:p w14:paraId="186DF6C1" w14:textId="77777777" w:rsidR="00D9689E" w:rsidRDefault="00536B02">
            <w:pPr>
              <w:pStyle w:val="Compact"/>
            </w:pPr>
            <w:r>
              <w:t>47.8%</w:t>
            </w:r>
          </w:p>
        </w:tc>
        <w:tc>
          <w:tcPr>
            <w:tcW w:w="2640" w:type="dxa"/>
          </w:tcPr>
          <w:p w14:paraId="4D9FF618" w14:textId="77777777" w:rsidR="00D9689E" w:rsidRDefault="00536B02">
            <w:pPr>
              <w:pStyle w:val="Compact"/>
            </w:pPr>
            <w:r>
              <w:t>Native estuarine</w:t>
            </w:r>
          </w:p>
        </w:tc>
      </w:tr>
      <w:tr w:rsidR="00D9689E" w14:paraId="24647B28" w14:textId="77777777">
        <w:tc>
          <w:tcPr>
            <w:tcW w:w="2640" w:type="dxa"/>
          </w:tcPr>
          <w:p w14:paraId="79D2C65D" w14:textId="77777777" w:rsidR="00D9689E" w:rsidRDefault="00536B02">
            <w:pPr>
              <w:pStyle w:val="Compact"/>
            </w:pPr>
            <w:r>
              <w:rPr>
                <w:i/>
                <w:iCs/>
              </w:rPr>
              <w:t>Lepomis</w:t>
            </w:r>
            <w:r>
              <w:t xml:space="preserve"> spp. — Sunfish</w:t>
            </w:r>
          </w:p>
        </w:tc>
        <w:tc>
          <w:tcPr>
            <w:tcW w:w="2640" w:type="dxa"/>
          </w:tcPr>
          <w:p w14:paraId="2610D346" w14:textId="77777777" w:rsidR="00D9689E" w:rsidRDefault="00536B02">
            <w:pPr>
              <w:pStyle w:val="Compact"/>
            </w:pPr>
            <w:r>
              <w:t>13.2%</w:t>
            </w:r>
          </w:p>
        </w:tc>
        <w:tc>
          <w:tcPr>
            <w:tcW w:w="2640" w:type="dxa"/>
          </w:tcPr>
          <w:p w14:paraId="6E85F713" w14:textId="77777777" w:rsidR="00D9689E" w:rsidRDefault="00536B02">
            <w:pPr>
              <w:pStyle w:val="Compact"/>
            </w:pPr>
            <w:r>
              <w:t xml:space="preserve">Native — genus-level only; </w:t>
            </w:r>
            <w:r>
              <w:lastRenderedPageBreak/>
              <w:t>freshwater tributary input</w:t>
            </w:r>
          </w:p>
        </w:tc>
      </w:tr>
      <w:tr w:rsidR="00D9689E" w14:paraId="4E489045" w14:textId="77777777">
        <w:tc>
          <w:tcPr>
            <w:tcW w:w="2640" w:type="dxa"/>
          </w:tcPr>
          <w:p w14:paraId="3DD56CB2" w14:textId="77777777" w:rsidR="00D9689E" w:rsidRDefault="00536B02">
            <w:pPr>
              <w:pStyle w:val="Compact"/>
            </w:pPr>
            <w:r>
              <w:rPr>
                <w:i/>
                <w:iCs/>
              </w:rPr>
              <w:lastRenderedPageBreak/>
              <w:t>Anguilla rostrata</w:t>
            </w:r>
            <w:r>
              <w:t xml:space="preserve"> — American Eel</w:t>
            </w:r>
          </w:p>
        </w:tc>
        <w:tc>
          <w:tcPr>
            <w:tcW w:w="2640" w:type="dxa"/>
          </w:tcPr>
          <w:p w14:paraId="3FB7C739" w14:textId="77777777" w:rsidR="00D9689E" w:rsidRDefault="00536B02">
            <w:pPr>
              <w:pStyle w:val="Compact"/>
            </w:pPr>
            <w:r>
              <w:t>10.8%</w:t>
            </w:r>
          </w:p>
        </w:tc>
        <w:tc>
          <w:tcPr>
            <w:tcW w:w="2640" w:type="dxa"/>
          </w:tcPr>
          <w:p w14:paraId="0862B864" w14:textId="77777777" w:rsidR="00D9689E" w:rsidRDefault="00536B02">
            <w:pPr>
              <w:pStyle w:val="Compact"/>
            </w:pPr>
            <w:r>
              <w:t>Native catadromous</w:t>
            </w:r>
          </w:p>
        </w:tc>
      </w:tr>
      <w:tr w:rsidR="00D9689E" w14:paraId="55EE2093" w14:textId="77777777">
        <w:tc>
          <w:tcPr>
            <w:tcW w:w="2640" w:type="dxa"/>
          </w:tcPr>
          <w:p w14:paraId="50D38CE5" w14:textId="77777777" w:rsidR="00D9689E" w:rsidRDefault="00536B02">
            <w:pPr>
              <w:pStyle w:val="Compact"/>
            </w:pPr>
            <w:r>
              <w:rPr>
                <w:i/>
                <w:iCs/>
              </w:rPr>
              <w:t>Apeltes quadracus</w:t>
            </w:r>
            <w:r>
              <w:t xml:space="preserve"> — Fourspine Stickleback</w:t>
            </w:r>
          </w:p>
        </w:tc>
        <w:tc>
          <w:tcPr>
            <w:tcW w:w="2640" w:type="dxa"/>
          </w:tcPr>
          <w:p w14:paraId="5ED10142" w14:textId="77777777" w:rsidR="00D9689E" w:rsidRDefault="00536B02">
            <w:pPr>
              <w:pStyle w:val="Compact"/>
            </w:pPr>
            <w:r>
              <w:t>10.1%</w:t>
            </w:r>
          </w:p>
        </w:tc>
        <w:tc>
          <w:tcPr>
            <w:tcW w:w="2640" w:type="dxa"/>
          </w:tcPr>
          <w:p w14:paraId="132A398A" w14:textId="77777777" w:rsidR="00D9689E" w:rsidRDefault="00536B02">
            <w:pPr>
              <w:pStyle w:val="Compact"/>
            </w:pPr>
            <w:r>
              <w:t>Native tidal indicator</w:t>
            </w:r>
          </w:p>
        </w:tc>
      </w:tr>
      <w:tr w:rsidR="00D9689E" w14:paraId="45DD6C22" w14:textId="77777777">
        <w:tc>
          <w:tcPr>
            <w:tcW w:w="2640" w:type="dxa"/>
          </w:tcPr>
          <w:p w14:paraId="2B647F25" w14:textId="77777777" w:rsidR="00D9689E" w:rsidRDefault="00536B02">
            <w:pPr>
              <w:pStyle w:val="Compact"/>
            </w:pPr>
            <w:r>
              <w:rPr>
                <w:i/>
                <w:iCs/>
              </w:rPr>
              <w:t>Notemigonus crysoleucas</w:t>
            </w:r>
            <w:r>
              <w:t xml:space="preserve"> — Golden Shiner</w:t>
            </w:r>
          </w:p>
        </w:tc>
        <w:tc>
          <w:tcPr>
            <w:tcW w:w="2640" w:type="dxa"/>
          </w:tcPr>
          <w:p w14:paraId="496E7CD1" w14:textId="77777777" w:rsidR="00D9689E" w:rsidRDefault="00536B02">
            <w:pPr>
              <w:pStyle w:val="Compact"/>
            </w:pPr>
            <w:r>
              <w:t>~7.4%</w:t>
            </w:r>
          </w:p>
        </w:tc>
        <w:tc>
          <w:tcPr>
            <w:tcW w:w="2640" w:type="dxa"/>
          </w:tcPr>
          <w:p w14:paraId="2EB7379E" w14:textId="77777777" w:rsidR="00D9689E" w:rsidRDefault="00536B02">
            <w:pPr>
              <w:pStyle w:val="Compact"/>
            </w:pPr>
            <w:r>
              <w:t>Native — freshwater runoff</w:t>
            </w:r>
          </w:p>
        </w:tc>
      </w:tr>
      <w:tr w:rsidR="00D9689E" w14:paraId="4459FFA6" w14:textId="77777777">
        <w:tc>
          <w:tcPr>
            <w:tcW w:w="2640" w:type="dxa"/>
          </w:tcPr>
          <w:p w14:paraId="5A8A35FB" w14:textId="77777777" w:rsidR="00D9689E" w:rsidRDefault="00536B02">
            <w:pPr>
              <w:pStyle w:val="Compact"/>
            </w:pPr>
            <w:r>
              <w:rPr>
                <w:i/>
                <w:iCs/>
              </w:rPr>
              <w:t>Perca flavescens</w:t>
            </w:r>
            <w:r>
              <w:t xml:space="preserve"> — Yellow Perch</w:t>
            </w:r>
          </w:p>
        </w:tc>
        <w:tc>
          <w:tcPr>
            <w:tcW w:w="2640" w:type="dxa"/>
          </w:tcPr>
          <w:p w14:paraId="0345D207" w14:textId="77777777" w:rsidR="00D9689E" w:rsidRDefault="00536B02">
            <w:pPr>
              <w:pStyle w:val="Compact"/>
            </w:pPr>
            <w:r>
              <w:t>~3.6%</w:t>
            </w:r>
          </w:p>
        </w:tc>
        <w:tc>
          <w:tcPr>
            <w:tcW w:w="2640" w:type="dxa"/>
          </w:tcPr>
          <w:p w14:paraId="289702FA" w14:textId="77777777" w:rsidR="00D9689E" w:rsidRDefault="00536B02">
            <w:pPr>
              <w:pStyle w:val="Compact"/>
            </w:pPr>
            <w:r>
              <w:t>Native — freshwater runoff</w:t>
            </w:r>
          </w:p>
        </w:tc>
      </w:tr>
      <w:tr w:rsidR="00D9689E" w14:paraId="4FE984AD" w14:textId="77777777">
        <w:tc>
          <w:tcPr>
            <w:tcW w:w="2640" w:type="dxa"/>
          </w:tcPr>
          <w:p w14:paraId="4BB15114" w14:textId="77777777" w:rsidR="00D9689E" w:rsidRDefault="00536B02">
            <w:pPr>
              <w:pStyle w:val="Compact"/>
            </w:pPr>
            <w:r>
              <w:rPr>
                <w:i/>
                <w:iCs/>
              </w:rPr>
              <w:t>Salmo</w:t>
            </w:r>
            <w:r>
              <w:t xml:space="preserve"> spp.</w:t>
            </w:r>
          </w:p>
        </w:tc>
        <w:tc>
          <w:tcPr>
            <w:tcW w:w="2640" w:type="dxa"/>
          </w:tcPr>
          <w:p w14:paraId="6C805AEF" w14:textId="77777777" w:rsidR="00D9689E" w:rsidRDefault="00536B02">
            <w:pPr>
              <w:pStyle w:val="Compact"/>
            </w:pPr>
            <w:r>
              <w:t>1.2%</w:t>
            </w:r>
          </w:p>
        </w:tc>
        <w:tc>
          <w:tcPr>
            <w:tcW w:w="2640" w:type="dxa"/>
          </w:tcPr>
          <w:p w14:paraId="132D6788" w14:textId="77777777" w:rsidR="00D9689E" w:rsidRDefault="00536B02">
            <w:pPr>
              <w:pStyle w:val="Compact"/>
            </w:pPr>
            <w:r>
              <w:t>Genus-level only — Brown Trout (</w:t>
            </w:r>
            <w:r>
              <w:rPr>
                <w:i/>
                <w:iCs/>
              </w:rPr>
              <w:t>S. trutta</w:t>
            </w:r>
            <w:r>
              <w:t>, stocked) or Atlantic Salmon; cann</w:t>
            </w:r>
            <w:r>
              <w:t>ot distinguish</w:t>
            </w:r>
          </w:p>
        </w:tc>
      </w:tr>
      <w:tr w:rsidR="00D9689E" w14:paraId="15DF7BD3" w14:textId="77777777">
        <w:tc>
          <w:tcPr>
            <w:tcW w:w="2640" w:type="dxa"/>
          </w:tcPr>
          <w:p w14:paraId="4C93CA7F" w14:textId="77777777" w:rsidR="00D9689E" w:rsidRDefault="00536B02">
            <w:pPr>
              <w:pStyle w:val="Compact"/>
            </w:pPr>
            <w:r>
              <w:rPr>
                <w:i/>
                <w:iCs/>
              </w:rPr>
              <w:t>Microgadus tomcod</w:t>
            </w:r>
            <w:r>
              <w:t xml:space="preserve"> — Atlantic Tomcod</w:t>
            </w:r>
          </w:p>
        </w:tc>
        <w:tc>
          <w:tcPr>
            <w:tcW w:w="2640" w:type="dxa"/>
          </w:tcPr>
          <w:p w14:paraId="5CCC4852" w14:textId="77777777" w:rsidR="00D9689E" w:rsidRDefault="00536B02">
            <w:pPr>
              <w:pStyle w:val="Compact"/>
            </w:pPr>
            <w:r>
              <w:t>~0.2%</w:t>
            </w:r>
          </w:p>
        </w:tc>
        <w:tc>
          <w:tcPr>
            <w:tcW w:w="2640" w:type="dxa"/>
          </w:tcPr>
          <w:p w14:paraId="23FF57FE" w14:textId="77777777" w:rsidR="00D9689E" w:rsidRDefault="00536B02">
            <w:pPr>
              <w:pStyle w:val="Compact"/>
            </w:pPr>
            <w:r>
              <w:t>Native anadromous — spring estuarine</w:t>
            </w:r>
          </w:p>
        </w:tc>
      </w:tr>
      <w:tr w:rsidR="00D9689E" w14:paraId="1E96549F" w14:textId="77777777">
        <w:tc>
          <w:tcPr>
            <w:tcW w:w="2640" w:type="dxa"/>
          </w:tcPr>
          <w:p w14:paraId="399E0B3E" w14:textId="77777777" w:rsidR="00D9689E" w:rsidRDefault="00536B02">
            <w:pPr>
              <w:pStyle w:val="Compact"/>
            </w:pPr>
            <w:r>
              <w:rPr>
                <w:b/>
                <w:bCs/>
              </w:rPr>
              <w:t>Brook Trout</w:t>
            </w:r>
          </w:p>
        </w:tc>
        <w:tc>
          <w:tcPr>
            <w:tcW w:w="2640" w:type="dxa"/>
          </w:tcPr>
          <w:p w14:paraId="7F222F33" w14:textId="77777777" w:rsidR="00D9689E" w:rsidRDefault="00536B02">
            <w:pPr>
              <w:pStyle w:val="Compact"/>
            </w:pPr>
            <w:r>
              <w:rPr>
                <w:b/>
                <w:bCs/>
              </w:rPr>
              <w:t>Absent</w:t>
            </w:r>
          </w:p>
        </w:tc>
        <w:tc>
          <w:tcPr>
            <w:tcW w:w="2640" w:type="dxa"/>
          </w:tcPr>
          <w:p w14:paraId="5D79A406" w14:textId="77777777" w:rsidR="00D9689E" w:rsidRDefault="00D9689E">
            <w:pPr>
              <w:pStyle w:val="Compact"/>
            </w:pPr>
          </w:p>
        </w:tc>
      </w:tr>
    </w:tbl>
    <w:p w14:paraId="08391475" w14:textId="77777777" w:rsidR="00D9689E" w:rsidRDefault="00536B02">
      <w:pPr>
        <w:pStyle w:val="BodyText"/>
      </w:pPr>
      <w:r>
        <w:rPr>
          <w:i/>
          <w:iCs/>
        </w:rPr>
        <w:t>Note: Reads and percentages updated to include genus-level ESVs (Lepomis, Salmo) previously excluded by blank Species field. Total reads corrected from 17,400 to 21,739. Other species percentages re-normalized accordingly.</w:t>
      </w:r>
    </w:p>
    <w:p w14:paraId="10D284EE" w14:textId="77777777" w:rsidR="00D9689E" w:rsidRDefault="00536B02">
      <w:pPr>
        <w:pStyle w:val="Heading3"/>
      </w:pPr>
      <w:bookmarkStart w:id="257" w:name="narrative-10"/>
      <w:bookmarkEnd w:id="256"/>
      <w:r>
        <w:t>Narrative</w:t>
      </w:r>
    </w:p>
    <w:p w14:paraId="77424951" w14:textId="77777777" w:rsidR="00D9689E" w:rsidRDefault="00536B02">
      <w:pPr>
        <w:pStyle w:val="FirstParagraph"/>
      </w:pPr>
      <w:r>
        <w:t>MBTS #3 in April is a M</w:t>
      </w:r>
      <w:r>
        <w:t xml:space="preserve">anchester-by-the-Sea tidal site — Mummichog + Fourspine Stickleback = estuarine mixing zone. </w:t>
      </w:r>
      <w:r>
        <w:rPr>
          <w:i/>
          <w:iCs/>
        </w:rPr>
        <w:t>Lepomis</w:t>
      </w:r>
      <w:r>
        <w:t xml:space="preserve"> spp. at 13.2% is a striking component for a tidal site — these freshwater sunfish signal substantial freshwater input to the tidal zone, likely from connec</w:t>
      </w:r>
      <w:r>
        <w:t xml:space="preserve">ted pond or slow-water reach. </w:t>
      </w:r>
      <w:r>
        <w:rPr>
          <w:i/>
          <w:iCs/>
        </w:rPr>
        <w:t>Salmo</w:t>
      </w:r>
      <w:r>
        <w:t xml:space="preserve"> spp. at 1.2% cannot be assigned to species — it represents either stocked Brown Trout (</w:t>
      </w:r>
      <w:r>
        <w:rPr>
          <w:i/>
          <w:iCs/>
        </w:rPr>
        <w:t>S. trutta</w:t>
      </w:r>
      <w:r>
        <w:t>, non-native) that have moved down from the freshwater Sawmill Brook system, or a low-level Atlantic Salmon detection; witho</w:t>
      </w:r>
      <w:r>
        <w:t>ut species-level resolution this cannot be parsed ecologically. The freshwater fish ensemble (Golden Shiner, Yellow Perch, Lepomis) confirms active tidal-freshwater mixing at this site. Atlantic Tomcod (</w:t>
      </w:r>
      <w:r>
        <w:rPr>
          <w:i/>
          <w:iCs/>
        </w:rPr>
        <w:t>Microgadus tomcod</w:t>
      </w:r>
      <w:r>
        <w:t xml:space="preserve">) in April is consistent with their </w:t>
      </w:r>
      <w:r>
        <w:t>spring estuarine movement.</w:t>
      </w:r>
    </w:p>
    <w:p w14:paraId="4503A4BB" w14:textId="77777777" w:rsidR="00D9689E" w:rsidRDefault="00536B02">
      <w:pPr>
        <w:pStyle w:val="BodyText"/>
      </w:pPr>
      <w:r>
        <w:t>No Brook Trout — expected at a tidal sampling point. The freshwater signal above does not suggest cold headwater habitat immediately upstream.</w:t>
      </w:r>
    </w:p>
    <w:p w14:paraId="37D380F6" w14:textId="77777777" w:rsidR="00D9689E" w:rsidRDefault="00536B02">
      <w:r>
        <w:pict w14:anchorId="4F11EA5C">
          <v:rect id="_x0000_i1046" style="width:0;height:1.5pt" o:hralign="center" o:hrstd="t" o:hr="t"/>
        </w:pict>
      </w:r>
    </w:p>
    <w:p w14:paraId="48072DD7" w14:textId="77777777" w:rsidR="00D9689E" w:rsidRDefault="00536B02">
      <w:pPr>
        <w:pStyle w:val="Heading2"/>
      </w:pPr>
      <w:bookmarkStart w:id="258" w:name="Xf5a32e6580ca9f952a4175f35d9dbb097c8c5ea"/>
      <w:bookmarkEnd w:id="254"/>
      <w:bookmarkEnd w:id="257"/>
      <w:r>
        <w:t>Below Lincoln Pool | JVB4981 / KXUG2Y6J.1 | June 5, 2025</w:t>
      </w:r>
    </w:p>
    <w:p w14:paraId="56766E17" w14:textId="77777777" w:rsidR="00D9689E" w:rsidRDefault="00536B02">
      <w:pPr>
        <w:pStyle w:val="FirstParagraph"/>
      </w:pPr>
      <w:r>
        <w:rPr>
          <w:b/>
          <w:bCs/>
        </w:rPr>
        <w:t>Fish:</w:t>
      </w:r>
      <w:r>
        <w:t xml:space="preserve"> H(f) = 0.84 · 6 speci</w:t>
      </w:r>
      <w:r>
        <w:t xml:space="preserve">es/genera · ~47,870 reads </w:t>
      </w:r>
      <w:r>
        <w:rPr>
          <w:i/>
          <w:iCs/>
        </w:rPr>
        <w:t>(corrected to include genus-level ESVs)</w:t>
      </w:r>
    </w:p>
    <w:p w14:paraId="186A5228" w14:textId="77777777" w:rsidR="00D9689E" w:rsidRDefault="00536B02">
      <w:pPr>
        <w:pStyle w:val="BodyText"/>
      </w:pPr>
      <w:r>
        <w:rPr>
          <w:b/>
          <w:bCs/>
        </w:rPr>
        <w:t>Site:</w:t>
      </w:r>
      <w:r>
        <w:t xml:space="preserve"> Sawmill Brook / Manchester-by-the-Sea (MBTS) system, MA. “Lincoln Pool” is a named pool within the Sawmill Brook watershed. GPS coordinates in the Jonah Ventures </w:t>
      </w:r>
      <w:r>
        <w:lastRenderedPageBreak/>
        <w:t xml:space="preserve">record show 41.725°N, </w:t>
      </w:r>
      <w:r>
        <w:t>-70.195°W (likely a data entry artifact — user-confirmed MBTS system site).</w:t>
      </w:r>
    </w:p>
    <w:tbl>
      <w:tblPr>
        <w:tblStyle w:val="Table"/>
        <w:tblW w:w="5000" w:type="pct"/>
        <w:tblLayout w:type="fixed"/>
        <w:tblLook w:val="0020" w:firstRow="1" w:lastRow="0" w:firstColumn="0" w:lastColumn="0" w:noHBand="0" w:noVBand="0"/>
      </w:tblPr>
      <w:tblGrid>
        <w:gridCol w:w="3192"/>
        <w:gridCol w:w="3192"/>
        <w:gridCol w:w="3192"/>
      </w:tblGrid>
      <w:tr w:rsidR="00D9689E" w14:paraId="62C9A91D"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DE8E4A" w14:textId="77777777" w:rsidR="00D9689E" w:rsidRDefault="00536B02">
            <w:pPr>
              <w:pStyle w:val="Compact"/>
            </w:pPr>
            <w:r>
              <w:t>Species</w:t>
            </w:r>
          </w:p>
        </w:tc>
        <w:tc>
          <w:tcPr>
            <w:tcW w:w="2640" w:type="dxa"/>
          </w:tcPr>
          <w:p w14:paraId="12058AD9" w14:textId="77777777" w:rsidR="00D9689E" w:rsidRDefault="00536B02">
            <w:pPr>
              <w:pStyle w:val="Compact"/>
            </w:pPr>
            <w:r>
              <w:t>Rel%</w:t>
            </w:r>
          </w:p>
        </w:tc>
        <w:tc>
          <w:tcPr>
            <w:tcW w:w="2640" w:type="dxa"/>
          </w:tcPr>
          <w:p w14:paraId="79AC51C3" w14:textId="77777777" w:rsidR="00D9689E" w:rsidRDefault="00536B02">
            <w:pPr>
              <w:pStyle w:val="Compact"/>
            </w:pPr>
            <w:r>
              <w:t>Note</w:t>
            </w:r>
          </w:p>
        </w:tc>
      </w:tr>
      <w:tr w:rsidR="00D9689E" w14:paraId="476B888C" w14:textId="77777777">
        <w:tc>
          <w:tcPr>
            <w:tcW w:w="2640" w:type="dxa"/>
          </w:tcPr>
          <w:p w14:paraId="6D69A05D" w14:textId="77777777" w:rsidR="00D9689E" w:rsidRDefault="00536B02">
            <w:pPr>
              <w:pStyle w:val="Compact"/>
            </w:pPr>
            <w:r>
              <w:rPr>
                <w:i/>
                <w:iCs/>
              </w:rPr>
              <w:t>Notemigonus crysoleucas</w:t>
            </w:r>
            <w:r>
              <w:t xml:space="preserve"> — Golden Shiner</w:t>
            </w:r>
          </w:p>
        </w:tc>
        <w:tc>
          <w:tcPr>
            <w:tcW w:w="2640" w:type="dxa"/>
          </w:tcPr>
          <w:p w14:paraId="083A0008" w14:textId="77777777" w:rsidR="00D9689E" w:rsidRDefault="00536B02">
            <w:pPr>
              <w:pStyle w:val="Compact"/>
            </w:pPr>
            <w:r>
              <w:t>~42.5%</w:t>
            </w:r>
          </w:p>
        </w:tc>
        <w:tc>
          <w:tcPr>
            <w:tcW w:w="2640" w:type="dxa"/>
          </w:tcPr>
          <w:p w14:paraId="341FEA48" w14:textId="77777777" w:rsidR="00D9689E" w:rsidRDefault="00536B02">
            <w:pPr>
              <w:pStyle w:val="Compact"/>
            </w:pPr>
            <w:r>
              <w:t>Native — dominant</w:t>
            </w:r>
          </w:p>
        </w:tc>
      </w:tr>
      <w:tr w:rsidR="00D9689E" w14:paraId="3975CCF1" w14:textId="77777777">
        <w:tc>
          <w:tcPr>
            <w:tcW w:w="2640" w:type="dxa"/>
          </w:tcPr>
          <w:p w14:paraId="03624C23" w14:textId="77777777" w:rsidR="00D9689E" w:rsidRDefault="00536B02">
            <w:pPr>
              <w:pStyle w:val="Compact"/>
            </w:pPr>
            <w:r>
              <w:rPr>
                <w:i/>
                <w:iCs/>
              </w:rPr>
              <w:t>Anguilla rostrata</w:t>
            </w:r>
            <w:r>
              <w:t xml:space="preserve"> — American Eel</w:t>
            </w:r>
          </w:p>
        </w:tc>
        <w:tc>
          <w:tcPr>
            <w:tcW w:w="2640" w:type="dxa"/>
          </w:tcPr>
          <w:p w14:paraId="6D0F960E" w14:textId="77777777" w:rsidR="00D9689E" w:rsidRDefault="00536B02">
            <w:pPr>
              <w:pStyle w:val="Compact"/>
            </w:pPr>
            <w:r>
              <w:t>~28.0%</w:t>
            </w:r>
          </w:p>
        </w:tc>
        <w:tc>
          <w:tcPr>
            <w:tcW w:w="2640" w:type="dxa"/>
          </w:tcPr>
          <w:p w14:paraId="09FC91E6" w14:textId="77777777" w:rsidR="00D9689E" w:rsidRDefault="00536B02">
            <w:pPr>
              <w:pStyle w:val="Compact"/>
            </w:pPr>
            <w:r>
              <w:t>Native catadromous</w:t>
            </w:r>
          </w:p>
        </w:tc>
      </w:tr>
      <w:tr w:rsidR="00D9689E" w14:paraId="637B427D" w14:textId="77777777">
        <w:tc>
          <w:tcPr>
            <w:tcW w:w="2640" w:type="dxa"/>
          </w:tcPr>
          <w:p w14:paraId="77440FB7" w14:textId="77777777" w:rsidR="00D9689E" w:rsidRDefault="00536B02">
            <w:pPr>
              <w:pStyle w:val="Compact"/>
            </w:pPr>
            <w:r>
              <w:rPr>
                <w:i/>
                <w:iCs/>
              </w:rPr>
              <w:t>Lepomis</w:t>
            </w:r>
            <w:r>
              <w:t xml:space="preserve"> </w:t>
            </w:r>
            <w:r>
              <w:t>spp. — Sunfish</w:t>
            </w:r>
          </w:p>
        </w:tc>
        <w:tc>
          <w:tcPr>
            <w:tcW w:w="2640" w:type="dxa"/>
          </w:tcPr>
          <w:p w14:paraId="091BDB57" w14:textId="77777777" w:rsidR="00D9689E" w:rsidRDefault="00536B02">
            <w:pPr>
              <w:pStyle w:val="Compact"/>
            </w:pPr>
            <w:r>
              <w:t>19.4%</w:t>
            </w:r>
          </w:p>
        </w:tc>
        <w:tc>
          <w:tcPr>
            <w:tcW w:w="2640" w:type="dxa"/>
          </w:tcPr>
          <w:p w14:paraId="0CBA55D3" w14:textId="77777777" w:rsidR="00D9689E" w:rsidRDefault="00536B02">
            <w:pPr>
              <w:pStyle w:val="Compact"/>
            </w:pPr>
            <w:r>
              <w:t>Native — genus-level only</w:t>
            </w:r>
          </w:p>
        </w:tc>
      </w:tr>
      <w:tr w:rsidR="00D9689E" w14:paraId="44E7CA5C" w14:textId="77777777">
        <w:tc>
          <w:tcPr>
            <w:tcW w:w="2640" w:type="dxa"/>
          </w:tcPr>
          <w:p w14:paraId="0AB29027" w14:textId="77777777" w:rsidR="00D9689E" w:rsidRDefault="00536B02">
            <w:pPr>
              <w:pStyle w:val="Compact"/>
            </w:pPr>
            <w:r>
              <w:rPr>
                <w:i/>
                <w:iCs/>
              </w:rPr>
              <w:t>Apeltes quadracus</w:t>
            </w:r>
            <w:r>
              <w:t xml:space="preserve"> — Fourspine Stickleback</w:t>
            </w:r>
          </w:p>
        </w:tc>
        <w:tc>
          <w:tcPr>
            <w:tcW w:w="2640" w:type="dxa"/>
          </w:tcPr>
          <w:p w14:paraId="7F50DA5E" w14:textId="77777777" w:rsidR="00D9689E" w:rsidRDefault="00536B02">
            <w:pPr>
              <w:pStyle w:val="Compact"/>
            </w:pPr>
            <w:r>
              <w:t>~3.8%</w:t>
            </w:r>
          </w:p>
        </w:tc>
        <w:tc>
          <w:tcPr>
            <w:tcW w:w="2640" w:type="dxa"/>
          </w:tcPr>
          <w:p w14:paraId="5BD63CCF" w14:textId="77777777" w:rsidR="00D9689E" w:rsidRDefault="00536B02">
            <w:pPr>
              <w:pStyle w:val="Compact"/>
            </w:pPr>
            <w:r>
              <w:t>Native tidal indicator</w:t>
            </w:r>
          </w:p>
        </w:tc>
      </w:tr>
      <w:tr w:rsidR="00D9689E" w14:paraId="4027A01A" w14:textId="77777777">
        <w:tc>
          <w:tcPr>
            <w:tcW w:w="2640" w:type="dxa"/>
          </w:tcPr>
          <w:p w14:paraId="0B4AFA40" w14:textId="77777777" w:rsidR="00D9689E" w:rsidRDefault="00536B02">
            <w:pPr>
              <w:pStyle w:val="Compact"/>
            </w:pPr>
            <w:r>
              <w:rPr>
                <w:i/>
                <w:iCs/>
              </w:rPr>
              <w:t>Micropterus</w:t>
            </w:r>
            <w:r>
              <w:t xml:space="preserve"> spp. — Bass</w:t>
            </w:r>
          </w:p>
        </w:tc>
        <w:tc>
          <w:tcPr>
            <w:tcW w:w="2640" w:type="dxa"/>
          </w:tcPr>
          <w:p w14:paraId="566F2006" w14:textId="77777777" w:rsidR="00D9689E" w:rsidRDefault="00536B02">
            <w:pPr>
              <w:pStyle w:val="Compact"/>
            </w:pPr>
            <w:r>
              <w:t>3.5%</w:t>
            </w:r>
          </w:p>
        </w:tc>
        <w:tc>
          <w:tcPr>
            <w:tcW w:w="2640" w:type="dxa"/>
          </w:tcPr>
          <w:p w14:paraId="002C578E" w14:textId="77777777" w:rsidR="00D9689E" w:rsidRDefault="00536B02">
            <w:pPr>
              <w:pStyle w:val="Compact"/>
            </w:pPr>
            <w:r>
              <w:t>Native — genus-level only</w:t>
            </w:r>
          </w:p>
        </w:tc>
      </w:tr>
      <w:tr w:rsidR="00D9689E" w14:paraId="6506685C" w14:textId="77777777">
        <w:tc>
          <w:tcPr>
            <w:tcW w:w="2640" w:type="dxa"/>
          </w:tcPr>
          <w:p w14:paraId="4B35E428" w14:textId="77777777" w:rsidR="00D9689E" w:rsidRDefault="00536B02">
            <w:pPr>
              <w:pStyle w:val="Compact"/>
            </w:pPr>
            <w:r>
              <w:rPr>
                <w:b/>
                <w:bCs/>
                <w:i/>
                <w:iCs/>
              </w:rPr>
              <w:t>Salvelinus</w:t>
            </w:r>
            <w:r>
              <w:rPr>
                <w:b/>
                <w:bCs/>
              </w:rPr>
              <w:t xml:space="preserve"> spp. — Brook Trout</w:t>
            </w:r>
          </w:p>
        </w:tc>
        <w:tc>
          <w:tcPr>
            <w:tcW w:w="2640" w:type="dxa"/>
          </w:tcPr>
          <w:p w14:paraId="6D7EAB2B" w14:textId="77777777" w:rsidR="00D9689E" w:rsidRDefault="00536B02">
            <w:pPr>
              <w:pStyle w:val="Compact"/>
            </w:pPr>
            <w:r>
              <w:rPr>
                <w:b/>
                <w:bCs/>
              </w:rPr>
              <w:t>0.6%</w:t>
            </w:r>
          </w:p>
        </w:tc>
        <w:tc>
          <w:tcPr>
            <w:tcW w:w="2640" w:type="dxa"/>
          </w:tcPr>
          <w:p w14:paraId="2F798C41" w14:textId="77777777" w:rsidR="00D9689E" w:rsidRDefault="00536B02">
            <w:pPr>
              <w:pStyle w:val="Compact"/>
            </w:pPr>
            <w:r>
              <w:rPr>
                <w:b/>
                <w:bCs/>
              </w:rPr>
              <w:t>DETECTED — ~285 reads. Native cold-water sentinel.</w:t>
            </w:r>
          </w:p>
        </w:tc>
      </w:tr>
    </w:tbl>
    <w:p w14:paraId="41DE8DF4" w14:textId="77777777" w:rsidR="00D9689E" w:rsidRDefault="00536B02">
      <w:pPr>
        <w:pStyle w:val="BodyText"/>
      </w:pPr>
      <w:r>
        <w:rPr>
          <w:i/>
          <w:iCs/>
        </w:rPr>
        <w:t>Note: Salvelinus spp. (0.6%, ~285 reads), Lepomis spp. (19.4%), and Micropterus spp. (3.5%) were previously excluded due to genus-level ESV blank Species field. Reads and percentages for other species re-</w:t>
      </w:r>
      <w:r>
        <w:rPr>
          <w:i/>
          <w:iCs/>
        </w:rPr>
        <w:t>normalized to include these additions; approximate percentages shown.</w:t>
      </w:r>
    </w:p>
    <w:p w14:paraId="11F89F23" w14:textId="77777777" w:rsidR="00D9689E" w:rsidRDefault="00536B02">
      <w:pPr>
        <w:pStyle w:val="BodyText"/>
      </w:pPr>
      <w:r>
        <w:t xml:space="preserve">Corrected community: Golden Shiner dominant with a substantial </w:t>
      </w:r>
      <w:r>
        <w:rPr>
          <w:i/>
          <w:iCs/>
        </w:rPr>
        <w:t>Lepomis</w:t>
      </w:r>
      <w:r>
        <w:t xml:space="preserve"> spp. component and Eel. The Fourspine Stickleback confirms tidal/estuarine connectivity with the lower Sawmill Broo</w:t>
      </w:r>
      <w:r>
        <w:t xml:space="preserve">k system. </w:t>
      </w:r>
      <w:r>
        <w:rPr>
          <w:b/>
          <w:bCs/>
        </w:rPr>
        <w:t>Brook Trout (</w:t>
      </w:r>
      <w:r>
        <w:rPr>
          <w:b/>
          <w:bCs/>
          <w:i/>
          <w:iCs/>
        </w:rPr>
        <w:t>Salvelinus</w:t>
      </w:r>
      <w:r>
        <w:rPr>
          <w:b/>
          <w:bCs/>
        </w:rPr>
        <w:t xml:space="preserve"> spp.) is detected at 0.6% (~285 reads)</w:t>
      </w:r>
      <w:r>
        <w:t xml:space="preserve"> — a low but real signal, consistent with cold upstream reach connectivity within the MBTS watershed. </w:t>
      </w:r>
      <w:r>
        <w:rPr>
          <w:i/>
          <w:iCs/>
        </w:rPr>
        <w:t>Micropterus</w:t>
      </w:r>
      <w:r>
        <w:t xml:space="preserve"> spp. at 3.5% is genus-level only (Smallmouth Bass or Largemouth Bass —</w:t>
      </w:r>
      <w:r>
        <w:t xml:space="preserve"> cannot distinguish).</w:t>
      </w:r>
    </w:p>
    <w:p w14:paraId="09FDBEDC" w14:textId="77777777" w:rsidR="00D9689E" w:rsidRDefault="00536B02">
      <w:pPr>
        <w:pStyle w:val="Heading3"/>
      </w:pPr>
      <w:bookmarkStart w:id="259" w:name="X75a13ee134f5c93695aa83395b5da581588d08b"/>
      <w:r>
        <w:t>Field Measurements — Below Lincoln Pool (Vivosun pH meter†)</w:t>
      </w:r>
    </w:p>
    <w:tbl>
      <w:tblPr>
        <w:tblStyle w:val="Table"/>
        <w:tblW w:w="0" w:type="auto"/>
        <w:tblLook w:val="0020" w:firstRow="1" w:lastRow="0" w:firstColumn="0" w:lastColumn="0" w:noHBand="0" w:noVBand="0"/>
      </w:tblPr>
      <w:tblGrid>
        <w:gridCol w:w="1580"/>
        <w:gridCol w:w="664"/>
        <w:gridCol w:w="1081"/>
        <w:gridCol w:w="1087"/>
        <w:gridCol w:w="3426"/>
      </w:tblGrid>
      <w:tr w:rsidR="00D9689E" w14:paraId="7CBB5DF4"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668FB9CA" w14:textId="77777777" w:rsidR="00D9689E" w:rsidRDefault="00536B02">
            <w:pPr>
              <w:pStyle w:val="Compact"/>
            </w:pPr>
            <w:r>
              <w:t>Date</w:t>
            </w:r>
          </w:p>
        </w:tc>
        <w:tc>
          <w:tcPr>
            <w:tcW w:w="0" w:type="auto"/>
          </w:tcPr>
          <w:p w14:paraId="32D7593E" w14:textId="77777777" w:rsidR="00D9689E" w:rsidRDefault="00536B02">
            <w:pPr>
              <w:pStyle w:val="Compact"/>
            </w:pPr>
            <w:r>
              <w:t>pH</w:t>
            </w:r>
          </w:p>
        </w:tc>
        <w:tc>
          <w:tcPr>
            <w:tcW w:w="0" w:type="auto"/>
          </w:tcPr>
          <w:p w14:paraId="0A8777B8" w14:textId="77777777" w:rsidR="00D9689E" w:rsidRDefault="00536B02">
            <w:pPr>
              <w:pStyle w:val="Compact"/>
            </w:pPr>
            <w:r>
              <w:t>Temp °F</w:t>
            </w:r>
          </w:p>
        </w:tc>
        <w:tc>
          <w:tcPr>
            <w:tcW w:w="0" w:type="auto"/>
          </w:tcPr>
          <w:p w14:paraId="0A08794E" w14:textId="77777777" w:rsidR="00D9689E" w:rsidRDefault="00536B02">
            <w:pPr>
              <w:pStyle w:val="Compact"/>
            </w:pPr>
            <w:r>
              <w:t>Temp °C</w:t>
            </w:r>
          </w:p>
        </w:tc>
        <w:tc>
          <w:tcPr>
            <w:tcW w:w="0" w:type="auto"/>
          </w:tcPr>
          <w:p w14:paraId="0222664E" w14:textId="77777777" w:rsidR="00D9689E" w:rsidRDefault="00536B02">
            <w:pPr>
              <w:pStyle w:val="Compact"/>
            </w:pPr>
            <w:r>
              <w:t>Note</w:t>
            </w:r>
          </w:p>
        </w:tc>
      </w:tr>
      <w:tr w:rsidR="00D9689E" w14:paraId="6E9E56B0" w14:textId="77777777">
        <w:tc>
          <w:tcPr>
            <w:tcW w:w="0" w:type="auto"/>
          </w:tcPr>
          <w:p w14:paraId="3B104C82" w14:textId="77777777" w:rsidR="00D9689E" w:rsidRDefault="00536B02">
            <w:pPr>
              <w:pStyle w:val="Compact"/>
            </w:pPr>
            <w:r>
              <w:t>Jun 5, 2025</w:t>
            </w:r>
          </w:p>
        </w:tc>
        <w:tc>
          <w:tcPr>
            <w:tcW w:w="0" w:type="auto"/>
          </w:tcPr>
          <w:p w14:paraId="7B53F329" w14:textId="77777777" w:rsidR="00D9689E" w:rsidRDefault="00536B02">
            <w:pPr>
              <w:pStyle w:val="Compact"/>
            </w:pPr>
            <w:r>
              <w:t>6.50</w:t>
            </w:r>
          </w:p>
        </w:tc>
        <w:tc>
          <w:tcPr>
            <w:tcW w:w="0" w:type="auto"/>
          </w:tcPr>
          <w:p w14:paraId="5EA4673A" w14:textId="77777777" w:rsidR="00D9689E" w:rsidRDefault="00536B02">
            <w:pPr>
              <w:pStyle w:val="Compact"/>
            </w:pPr>
            <w:r>
              <w:t>55.4</w:t>
            </w:r>
          </w:p>
        </w:tc>
        <w:tc>
          <w:tcPr>
            <w:tcW w:w="0" w:type="auto"/>
          </w:tcPr>
          <w:p w14:paraId="6418F54F" w14:textId="77777777" w:rsidR="00D9689E" w:rsidRDefault="00536B02">
            <w:pPr>
              <w:pStyle w:val="Compact"/>
            </w:pPr>
            <w:r>
              <w:t>13.0</w:t>
            </w:r>
          </w:p>
        </w:tc>
        <w:tc>
          <w:tcPr>
            <w:tcW w:w="0" w:type="auto"/>
          </w:tcPr>
          <w:p w14:paraId="2C87BE5A" w14:textId="77777777" w:rsidR="00D9689E" w:rsidRDefault="00536B02">
            <w:pPr>
              <w:pStyle w:val="Compact"/>
            </w:pPr>
            <w:r>
              <w:t>Co-collected with eDNA sample</w:t>
            </w:r>
          </w:p>
        </w:tc>
      </w:tr>
      <w:tr w:rsidR="00D9689E" w14:paraId="6353D593" w14:textId="77777777">
        <w:tc>
          <w:tcPr>
            <w:tcW w:w="0" w:type="auto"/>
          </w:tcPr>
          <w:p w14:paraId="4B708F87" w14:textId="77777777" w:rsidR="00D9689E" w:rsidRDefault="00536B02">
            <w:pPr>
              <w:pStyle w:val="Compact"/>
            </w:pPr>
            <w:r>
              <w:t>Nov 23, 2025</w:t>
            </w:r>
          </w:p>
        </w:tc>
        <w:tc>
          <w:tcPr>
            <w:tcW w:w="0" w:type="auto"/>
          </w:tcPr>
          <w:p w14:paraId="383F15F8" w14:textId="77777777" w:rsidR="00D9689E" w:rsidRDefault="00536B02">
            <w:pPr>
              <w:pStyle w:val="Compact"/>
            </w:pPr>
            <w:r>
              <w:t>6.07</w:t>
            </w:r>
          </w:p>
        </w:tc>
        <w:tc>
          <w:tcPr>
            <w:tcW w:w="0" w:type="auto"/>
          </w:tcPr>
          <w:p w14:paraId="673AA275" w14:textId="77777777" w:rsidR="00D9689E" w:rsidRDefault="00536B02">
            <w:pPr>
              <w:pStyle w:val="Compact"/>
            </w:pPr>
            <w:r>
              <w:t>37.7</w:t>
            </w:r>
          </w:p>
        </w:tc>
        <w:tc>
          <w:tcPr>
            <w:tcW w:w="0" w:type="auto"/>
          </w:tcPr>
          <w:p w14:paraId="4F775AC3" w14:textId="77777777" w:rsidR="00D9689E" w:rsidRDefault="00536B02">
            <w:pPr>
              <w:pStyle w:val="Compact"/>
            </w:pPr>
            <w:r>
              <w:t>3.2</w:t>
            </w:r>
          </w:p>
        </w:tc>
        <w:tc>
          <w:tcPr>
            <w:tcW w:w="0" w:type="auto"/>
          </w:tcPr>
          <w:p w14:paraId="30E1D923" w14:textId="77777777" w:rsidR="00D9689E" w:rsidRDefault="00536B02">
            <w:pPr>
              <w:pStyle w:val="Compact"/>
            </w:pPr>
            <w:r>
              <w:t>Winter baseline</w:t>
            </w:r>
          </w:p>
        </w:tc>
      </w:tr>
    </w:tbl>
    <w:p w14:paraId="22355BA5" w14:textId="77777777" w:rsidR="00D9689E" w:rsidRDefault="00536B02">
      <w:pPr>
        <w:pStyle w:val="BodyText"/>
      </w:pPr>
      <w:r>
        <w:t>pH 6.50 and 13.0°C on the eDNA sample date are both within acceptable range for Brook Trout (thermal optimum 12–16°C; pH tolerance down to ~5.0 for adults). The Brook Trout detection at 0.6% is consistent with the measured water conditions — June temperatu</w:t>
      </w:r>
      <w:r>
        <w:t>res at this site are suitable for Brook Trout.</w:t>
      </w:r>
    </w:p>
    <w:p w14:paraId="74098A5A" w14:textId="77777777" w:rsidR="00D9689E" w:rsidRDefault="00536B02">
      <w:pPr>
        <w:pStyle w:val="BodyText"/>
      </w:pPr>
      <w:r>
        <w:t>† pH values approximate (±0.5–1.0 pH unit); see “How to Read” note.</w:t>
      </w:r>
    </w:p>
    <w:p w14:paraId="2D0D8E7D" w14:textId="77777777" w:rsidR="00D9689E" w:rsidRDefault="00536B02">
      <w:r>
        <w:pict w14:anchorId="7D58B00C">
          <v:rect id="_x0000_i1047" style="width:0;height:1.5pt" o:hralign="center" o:hrstd="t" o:hr="t"/>
        </w:pict>
      </w:r>
    </w:p>
    <w:p w14:paraId="7C202B8C" w14:textId="77777777" w:rsidR="00D9689E" w:rsidRDefault="00536B02">
      <w:pPr>
        <w:pStyle w:val="Heading2"/>
      </w:pPr>
      <w:bookmarkStart w:id="260" w:name="X720cbc49a18b46ec8bc1097ecc3075937662a88"/>
      <w:bookmarkEnd w:id="258"/>
      <w:bookmarkEnd w:id="259"/>
      <w:r>
        <w:t>Sawmill Brook — Atwater Site, Manchester-by-the-Sea, MA | JVB4981 / 2KL87R0I.1 | June 8, 2025</w:t>
      </w:r>
    </w:p>
    <w:p w14:paraId="79338767" w14:textId="77777777" w:rsidR="00D9689E" w:rsidRDefault="00536B02">
      <w:pPr>
        <w:pStyle w:val="FirstParagraph"/>
      </w:pPr>
      <w:r>
        <w:rPr>
          <w:b/>
          <w:bCs/>
        </w:rPr>
        <w:t>Fish:</w:t>
      </w:r>
      <w:r>
        <w:t xml:space="preserve"> H(f) = 0.90 · 11 taxa · 10,319 reads </w:t>
      </w:r>
      <w:r>
        <w:rPr>
          <w:i/>
          <w:iCs/>
        </w:rPr>
        <w:t>(c</w:t>
      </w:r>
      <w:r>
        <w:rPr>
          <w:i/>
          <w:iCs/>
        </w:rPr>
        <w:t>orrected — includes all genus-level ESVs; see QC note on cormorant fecal eDNA)</w:t>
      </w:r>
    </w:p>
    <w:p w14:paraId="48DE69D6" w14:textId="77777777" w:rsidR="00D9689E" w:rsidRDefault="00536B02">
      <w:pPr>
        <w:pStyle w:val="Heading3"/>
      </w:pPr>
      <w:bookmarkStart w:id="261" w:name="sentinel-signal-11"/>
      <w:r>
        <w:lastRenderedPageBreak/>
        <w:t>Sentinel Signal</w:t>
      </w:r>
    </w:p>
    <w:p w14:paraId="178F147B" w14:textId="77777777" w:rsidR="00D9689E" w:rsidRDefault="00536B02">
      <w:pPr>
        <w:pStyle w:val="FirstParagraph"/>
      </w:pPr>
      <w:r>
        <w:t xml:space="preserve">Golden Shiner 78.1% dominant at a low-water freshwater site in June. </w:t>
      </w:r>
      <w:r>
        <w:rPr>
          <w:b/>
          <w:bCs/>
        </w:rPr>
        <w:t>Sculpin (Cottidae spp.) 2.5% = cold-water benthic species — clean-habitat signal.</w:t>
      </w:r>
      <w:r>
        <w:t xml:space="preserve"> </w:t>
      </w:r>
      <w:r>
        <w:rPr>
          <w:b/>
          <w:bCs/>
        </w:rPr>
        <w:t>Brook Trout (</w:t>
      </w:r>
      <w:r>
        <w:rPr>
          <w:b/>
          <w:bCs/>
          <w:i/>
          <w:iCs/>
        </w:rPr>
        <w:t>Salvelinus</w:t>
      </w:r>
      <w:r>
        <w:rPr>
          <w:b/>
          <w:bCs/>
        </w:rPr>
        <w:t xml:space="preserve"> spp.) 1.1% = DETECTED — 114 reads.</w:t>
      </w:r>
      <w:r>
        <w:t xml:space="preserve"> Three detections (Menhaden, marine prickleback, and Alewife) are attributed to cormorant fecal eDNA, not live fish.</w:t>
      </w:r>
      <w:r>
        <w:t xml:space="preserve"> See QC note.</w:t>
      </w:r>
    </w:p>
    <w:p w14:paraId="67116F13" w14:textId="77777777" w:rsidR="00D9689E" w:rsidRDefault="00536B02">
      <w:pPr>
        <w:pStyle w:val="Heading3"/>
      </w:pPr>
      <w:bookmarkStart w:id="262" w:name="fish-community-4"/>
      <w:bookmarkEnd w:id="261"/>
      <w:r>
        <w:t>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0C075216"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DF152E" w14:textId="77777777" w:rsidR="00D9689E" w:rsidRDefault="00536B02">
            <w:pPr>
              <w:pStyle w:val="Compact"/>
            </w:pPr>
            <w:r>
              <w:t>Species</w:t>
            </w:r>
          </w:p>
        </w:tc>
        <w:tc>
          <w:tcPr>
            <w:tcW w:w="2640" w:type="dxa"/>
          </w:tcPr>
          <w:p w14:paraId="633C410D" w14:textId="77777777" w:rsidR="00D9689E" w:rsidRDefault="00536B02">
            <w:pPr>
              <w:pStyle w:val="Compact"/>
            </w:pPr>
            <w:r>
              <w:t>Rel%</w:t>
            </w:r>
          </w:p>
        </w:tc>
        <w:tc>
          <w:tcPr>
            <w:tcW w:w="2640" w:type="dxa"/>
          </w:tcPr>
          <w:p w14:paraId="19988A88" w14:textId="77777777" w:rsidR="00D9689E" w:rsidRDefault="00536B02">
            <w:pPr>
              <w:pStyle w:val="Compact"/>
            </w:pPr>
            <w:r>
              <w:t>Note</w:t>
            </w:r>
          </w:p>
        </w:tc>
      </w:tr>
      <w:tr w:rsidR="00D9689E" w14:paraId="3C9E6E27" w14:textId="77777777">
        <w:tc>
          <w:tcPr>
            <w:tcW w:w="2640" w:type="dxa"/>
          </w:tcPr>
          <w:p w14:paraId="0FE4BED5" w14:textId="77777777" w:rsidR="00D9689E" w:rsidRDefault="00536B02">
            <w:pPr>
              <w:pStyle w:val="Compact"/>
            </w:pPr>
            <w:r>
              <w:rPr>
                <w:i/>
                <w:iCs/>
              </w:rPr>
              <w:t>Notemigonus crysoleucas</w:t>
            </w:r>
            <w:r>
              <w:t xml:space="preserve"> — Golden Shiner</w:t>
            </w:r>
          </w:p>
        </w:tc>
        <w:tc>
          <w:tcPr>
            <w:tcW w:w="2640" w:type="dxa"/>
          </w:tcPr>
          <w:p w14:paraId="5579A4A1" w14:textId="77777777" w:rsidR="00D9689E" w:rsidRDefault="00536B02">
            <w:pPr>
              <w:pStyle w:val="Compact"/>
            </w:pPr>
            <w:r>
              <w:t>78.1%</w:t>
            </w:r>
          </w:p>
        </w:tc>
        <w:tc>
          <w:tcPr>
            <w:tcW w:w="2640" w:type="dxa"/>
          </w:tcPr>
          <w:p w14:paraId="36AD979F" w14:textId="77777777" w:rsidR="00D9689E" w:rsidRDefault="00536B02">
            <w:pPr>
              <w:pStyle w:val="Compact"/>
            </w:pPr>
            <w:r>
              <w:t>Native — dominant</w:t>
            </w:r>
          </w:p>
        </w:tc>
      </w:tr>
      <w:tr w:rsidR="00D9689E" w14:paraId="132ED12C" w14:textId="77777777">
        <w:tc>
          <w:tcPr>
            <w:tcW w:w="2640" w:type="dxa"/>
          </w:tcPr>
          <w:p w14:paraId="24F49B45" w14:textId="77777777" w:rsidR="00D9689E" w:rsidRDefault="00536B02">
            <w:pPr>
              <w:pStyle w:val="Compact"/>
            </w:pPr>
            <w:r>
              <w:rPr>
                <w:i/>
                <w:iCs/>
              </w:rPr>
              <w:t>Lepomis</w:t>
            </w:r>
            <w:r>
              <w:t xml:space="preserve"> spp. — Sunfish</w:t>
            </w:r>
          </w:p>
        </w:tc>
        <w:tc>
          <w:tcPr>
            <w:tcW w:w="2640" w:type="dxa"/>
          </w:tcPr>
          <w:p w14:paraId="56F57C62" w14:textId="77777777" w:rsidR="00D9689E" w:rsidRDefault="00536B02">
            <w:pPr>
              <w:pStyle w:val="Compact"/>
            </w:pPr>
            <w:r>
              <w:t>10.2%</w:t>
            </w:r>
          </w:p>
        </w:tc>
        <w:tc>
          <w:tcPr>
            <w:tcW w:w="2640" w:type="dxa"/>
          </w:tcPr>
          <w:p w14:paraId="22B19F09" w14:textId="77777777" w:rsidR="00D9689E" w:rsidRDefault="00536B02">
            <w:pPr>
              <w:pStyle w:val="Compact"/>
            </w:pPr>
            <w:r>
              <w:t>Native — genus-level only</w:t>
            </w:r>
          </w:p>
        </w:tc>
      </w:tr>
      <w:tr w:rsidR="00D9689E" w14:paraId="5C71BEA4" w14:textId="77777777">
        <w:tc>
          <w:tcPr>
            <w:tcW w:w="2640" w:type="dxa"/>
          </w:tcPr>
          <w:p w14:paraId="061B419B" w14:textId="77777777" w:rsidR="00D9689E" w:rsidRDefault="00536B02">
            <w:pPr>
              <w:pStyle w:val="Compact"/>
            </w:pPr>
            <w:r>
              <w:t>Cottidae spp. — Sculpin</w:t>
            </w:r>
          </w:p>
        </w:tc>
        <w:tc>
          <w:tcPr>
            <w:tcW w:w="2640" w:type="dxa"/>
          </w:tcPr>
          <w:p w14:paraId="5EB088C2" w14:textId="77777777" w:rsidR="00D9689E" w:rsidRDefault="00536B02">
            <w:pPr>
              <w:pStyle w:val="Compact"/>
            </w:pPr>
            <w:r>
              <w:t>2.5%</w:t>
            </w:r>
          </w:p>
        </w:tc>
        <w:tc>
          <w:tcPr>
            <w:tcW w:w="2640" w:type="dxa"/>
          </w:tcPr>
          <w:p w14:paraId="357B762F" w14:textId="77777777" w:rsidR="00D9689E" w:rsidRDefault="00536B02">
            <w:pPr>
              <w:pStyle w:val="Compact"/>
            </w:pPr>
            <w:r>
              <w:t>Native cold-water benthic — family-level ID; ecologically significant</w:t>
            </w:r>
          </w:p>
        </w:tc>
      </w:tr>
      <w:tr w:rsidR="00D9689E" w14:paraId="2710A1B5" w14:textId="77777777">
        <w:tc>
          <w:tcPr>
            <w:tcW w:w="2640" w:type="dxa"/>
          </w:tcPr>
          <w:p w14:paraId="12AB840E" w14:textId="77777777" w:rsidR="00D9689E" w:rsidRDefault="00536B02">
            <w:pPr>
              <w:pStyle w:val="Compact"/>
            </w:pPr>
            <w:r>
              <w:rPr>
                <w:i/>
                <w:iCs/>
              </w:rPr>
              <w:t>Anguilla rostrata</w:t>
            </w:r>
            <w:r>
              <w:t xml:space="preserve"> — American Eel</w:t>
            </w:r>
          </w:p>
        </w:tc>
        <w:tc>
          <w:tcPr>
            <w:tcW w:w="2640" w:type="dxa"/>
          </w:tcPr>
          <w:p w14:paraId="58F5C4D5" w14:textId="77777777" w:rsidR="00D9689E" w:rsidRDefault="00536B02">
            <w:pPr>
              <w:pStyle w:val="Compact"/>
            </w:pPr>
            <w:r>
              <w:t>2.0%</w:t>
            </w:r>
          </w:p>
        </w:tc>
        <w:tc>
          <w:tcPr>
            <w:tcW w:w="2640" w:type="dxa"/>
          </w:tcPr>
          <w:p w14:paraId="678CFE9C" w14:textId="77777777" w:rsidR="00D9689E" w:rsidRDefault="00536B02">
            <w:pPr>
              <w:pStyle w:val="Compact"/>
            </w:pPr>
            <w:r>
              <w:t>Native catadromous</w:t>
            </w:r>
          </w:p>
        </w:tc>
      </w:tr>
      <w:tr w:rsidR="00D9689E" w14:paraId="3AB69F30" w14:textId="77777777">
        <w:tc>
          <w:tcPr>
            <w:tcW w:w="2640" w:type="dxa"/>
          </w:tcPr>
          <w:p w14:paraId="441859F8" w14:textId="77777777" w:rsidR="00D9689E" w:rsidRDefault="00536B02">
            <w:pPr>
              <w:pStyle w:val="Compact"/>
            </w:pPr>
            <w:r>
              <w:rPr>
                <w:i/>
                <w:iCs/>
              </w:rPr>
              <w:t>Brevoortia</w:t>
            </w:r>
            <w:r>
              <w:t xml:space="preserve"> spp. — Menhaden</w:t>
            </w:r>
          </w:p>
        </w:tc>
        <w:tc>
          <w:tcPr>
            <w:tcW w:w="2640" w:type="dxa"/>
          </w:tcPr>
          <w:p w14:paraId="7540684A" w14:textId="77777777" w:rsidR="00D9689E" w:rsidRDefault="00536B02">
            <w:pPr>
              <w:pStyle w:val="Compact"/>
            </w:pPr>
            <w:r>
              <w:t>1.7%</w:t>
            </w:r>
          </w:p>
        </w:tc>
        <w:tc>
          <w:tcPr>
            <w:tcW w:w="2640" w:type="dxa"/>
          </w:tcPr>
          <w:p w14:paraId="42EDDFFC" w14:textId="77777777" w:rsidR="00D9689E" w:rsidRDefault="00536B02">
            <w:pPr>
              <w:pStyle w:val="Compact"/>
            </w:pPr>
            <w:r>
              <w:t>⚠</w:t>
            </w:r>
            <w:r>
              <w:t>️</w:t>
            </w:r>
            <w:r>
              <w:t xml:space="preserve"> </w:t>
            </w:r>
            <w:r>
              <w:rPr>
                <w:b/>
                <w:bCs/>
              </w:rPr>
              <w:t>Cormorant dietary artifact</w:t>
            </w:r>
            <w:r>
              <w:t xml:space="preserve"> </w:t>
            </w:r>
            <w:r>
              <w:t>— coastal marine; physically impossible as live fish at this site</w:t>
            </w:r>
          </w:p>
        </w:tc>
      </w:tr>
      <w:tr w:rsidR="00D9689E" w14:paraId="25C79E9F" w14:textId="77777777">
        <w:tc>
          <w:tcPr>
            <w:tcW w:w="2640" w:type="dxa"/>
          </w:tcPr>
          <w:p w14:paraId="0B05C9B6" w14:textId="77777777" w:rsidR="00D9689E" w:rsidRDefault="00536B02">
            <w:pPr>
              <w:pStyle w:val="Compact"/>
            </w:pPr>
            <w:r>
              <w:rPr>
                <w:i/>
                <w:iCs/>
              </w:rPr>
              <w:t>Ameiurus</w:t>
            </w:r>
            <w:r>
              <w:t xml:space="preserve"> spp. — Bullhead Catfish</w:t>
            </w:r>
          </w:p>
        </w:tc>
        <w:tc>
          <w:tcPr>
            <w:tcW w:w="2640" w:type="dxa"/>
          </w:tcPr>
          <w:p w14:paraId="7817F35A" w14:textId="77777777" w:rsidR="00D9689E" w:rsidRDefault="00536B02">
            <w:pPr>
              <w:pStyle w:val="Compact"/>
            </w:pPr>
            <w:r>
              <w:t>1.7%</w:t>
            </w:r>
          </w:p>
        </w:tc>
        <w:tc>
          <w:tcPr>
            <w:tcW w:w="2640" w:type="dxa"/>
          </w:tcPr>
          <w:p w14:paraId="49DFB24A" w14:textId="77777777" w:rsidR="00D9689E" w:rsidRDefault="00536B02">
            <w:pPr>
              <w:pStyle w:val="Compact"/>
            </w:pPr>
            <w:r>
              <w:t>Native — genus-level only</w:t>
            </w:r>
          </w:p>
        </w:tc>
      </w:tr>
      <w:tr w:rsidR="00D9689E" w14:paraId="2BD8ADCB" w14:textId="77777777">
        <w:tc>
          <w:tcPr>
            <w:tcW w:w="2640" w:type="dxa"/>
          </w:tcPr>
          <w:p w14:paraId="761CF627" w14:textId="77777777" w:rsidR="00D9689E" w:rsidRDefault="00536B02">
            <w:pPr>
              <w:pStyle w:val="Compact"/>
            </w:pPr>
            <w:r>
              <w:rPr>
                <w:b/>
                <w:bCs/>
                <w:i/>
                <w:iCs/>
              </w:rPr>
              <w:t>Salvelinus</w:t>
            </w:r>
            <w:r>
              <w:rPr>
                <w:b/>
                <w:bCs/>
              </w:rPr>
              <w:t xml:space="preserve"> spp. — Brook Trout</w:t>
            </w:r>
          </w:p>
        </w:tc>
        <w:tc>
          <w:tcPr>
            <w:tcW w:w="2640" w:type="dxa"/>
          </w:tcPr>
          <w:p w14:paraId="501C1F71" w14:textId="77777777" w:rsidR="00D9689E" w:rsidRDefault="00536B02">
            <w:pPr>
              <w:pStyle w:val="Compact"/>
            </w:pPr>
            <w:r>
              <w:rPr>
                <w:b/>
                <w:bCs/>
              </w:rPr>
              <w:t>1.1%</w:t>
            </w:r>
          </w:p>
        </w:tc>
        <w:tc>
          <w:tcPr>
            <w:tcW w:w="2640" w:type="dxa"/>
          </w:tcPr>
          <w:p w14:paraId="61EF13D5" w14:textId="77777777" w:rsidR="00D9689E" w:rsidRDefault="00536B02">
            <w:pPr>
              <w:pStyle w:val="Compact"/>
            </w:pPr>
            <w:r>
              <w:rPr>
                <w:b/>
                <w:bCs/>
              </w:rPr>
              <w:t>DETECTED — 114 reads. Native cold-water sentinel.</w:t>
            </w:r>
          </w:p>
        </w:tc>
      </w:tr>
      <w:tr w:rsidR="00D9689E" w14:paraId="07B51B2B" w14:textId="77777777">
        <w:tc>
          <w:tcPr>
            <w:tcW w:w="2640" w:type="dxa"/>
          </w:tcPr>
          <w:p w14:paraId="32900F4D" w14:textId="77777777" w:rsidR="00D9689E" w:rsidRDefault="00536B02">
            <w:pPr>
              <w:pStyle w:val="Compact"/>
            </w:pPr>
            <w:r>
              <w:rPr>
                <w:i/>
                <w:iCs/>
              </w:rPr>
              <w:t>Alosa pseudoharengus</w:t>
            </w:r>
            <w:r>
              <w:t xml:space="preserve"> — Alewife</w:t>
            </w:r>
          </w:p>
        </w:tc>
        <w:tc>
          <w:tcPr>
            <w:tcW w:w="2640" w:type="dxa"/>
          </w:tcPr>
          <w:p w14:paraId="5BA7CC8C" w14:textId="77777777" w:rsidR="00D9689E" w:rsidRDefault="00536B02">
            <w:pPr>
              <w:pStyle w:val="Compact"/>
            </w:pPr>
            <w:r>
              <w:t>0.8%</w:t>
            </w:r>
          </w:p>
        </w:tc>
        <w:tc>
          <w:tcPr>
            <w:tcW w:w="2640" w:type="dxa"/>
          </w:tcPr>
          <w:p w14:paraId="4F5EECF4" w14:textId="77777777" w:rsidR="00D9689E" w:rsidRDefault="00536B02">
            <w:pPr>
              <w:pStyle w:val="Compact"/>
            </w:pPr>
            <w:r>
              <w:t>⚠</w:t>
            </w:r>
            <w:r>
              <w:t>️</w:t>
            </w:r>
            <w:r>
              <w:t xml:space="preserve"> </w:t>
            </w:r>
            <w:r>
              <w:rPr>
                <w:b/>
                <w:bCs/>
              </w:rPr>
              <w:t>Probable cormorant dietary artifact</w:t>
            </w:r>
            <w:r>
              <w:t xml:space="preserve"> — de-watered site miles above tidal zone; cormorant input confirmed by Menhaden at same event</w:t>
            </w:r>
          </w:p>
        </w:tc>
      </w:tr>
      <w:tr w:rsidR="00D9689E" w14:paraId="79B52D65" w14:textId="77777777">
        <w:tc>
          <w:tcPr>
            <w:tcW w:w="2640" w:type="dxa"/>
          </w:tcPr>
          <w:p w14:paraId="49E001E2" w14:textId="77777777" w:rsidR="00D9689E" w:rsidRDefault="00536B02">
            <w:pPr>
              <w:pStyle w:val="Compact"/>
            </w:pPr>
            <w:r>
              <w:rPr>
                <w:i/>
                <w:iCs/>
              </w:rPr>
              <w:t>Fundulus parvipinnis</w:t>
            </w:r>
          </w:p>
        </w:tc>
        <w:tc>
          <w:tcPr>
            <w:tcW w:w="2640" w:type="dxa"/>
          </w:tcPr>
          <w:p w14:paraId="31B51CF6" w14:textId="77777777" w:rsidR="00D9689E" w:rsidRDefault="00536B02">
            <w:pPr>
              <w:pStyle w:val="Compact"/>
            </w:pPr>
            <w:r>
              <w:t>0.8%</w:t>
            </w:r>
          </w:p>
        </w:tc>
        <w:tc>
          <w:tcPr>
            <w:tcW w:w="2640" w:type="dxa"/>
          </w:tcPr>
          <w:p w14:paraId="0C24C563" w14:textId="77777777" w:rsidR="00D9689E" w:rsidRDefault="00536B02">
            <w:pPr>
              <w:pStyle w:val="Compact"/>
            </w:pPr>
            <w:r>
              <w:t>California Killifish — Pacific species; database artifact</w:t>
            </w:r>
          </w:p>
        </w:tc>
      </w:tr>
      <w:tr w:rsidR="00D9689E" w14:paraId="74AD9E32" w14:textId="77777777">
        <w:tc>
          <w:tcPr>
            <w:tcW w:w="2640" w:type="dxa"/>
          </w:tcPr>
          <w:p w14:paraId="369B7201" w14:textId="77777777" w:rsidR="00D9689E" w:rsidRDefault="00536B02">
            <w:pPr>
              <w:pStyle w:val="Compact"/>
            </w:pPr>
            <w:r>
              <w:rPr>
                <w:i/>
                <w:iCs/>
              </w:rPr>
              <w:t>Xiphister</w:t>
            </w:r>
            <w:r>
              <w:t xml:space="preserve"> spp. — Marine Prickleback</w:t>
            </w:r>
          </w:p>
        </w:tc>
        <w:tc>
          <w:tcPr>
            <w:tcW w:w="2640" w:type="dxa"/>
          </w:tcPr>
          <w:p w14:paraId="04716303" w14:textId="77777777" w:rsidR="00D9689E" w:rsidRDefault="00536B02">
            <w:pPr>
              <w:pStyle w:val="Compact"/>
            </w:pPr>
            <w:r>
              <w:t>0.6</w:t>
            </w:r>
            <w:r>
              <w:t>%</w:t>
            </w:r>
          </w:p>
        </w:tc>
        <w:tc>
          <w:tcPr>
            <w:tcW w:w="2640" w:type="dxa"/>
          </w:tcPr>
          <w:p w14:paraId="0CF02AFB" w14:textId="77777777" w:rsidR="00D9689E" w:rsidRDefault="00536B02">
            <w:pPr>
              <w:pStyle w:val="Compact"/>
            </w:pPr>
            <w:r>
              <w:t>⚠</w:t>
            </w:r>
            <w:r>
              <w:t>️</w:t>
            </w:r>
            <w:r>
              <w:t xml:space="preserve"> </w:t>
            </w:r>
            <w:r>
              <w:rPr>
                <w:b/>
                <w:bCs/>
              </w:rPr>
              <w:t>Cormorant dietary artifact</w:t>
            </w:r>
            <w:r>
              <w:t xml:space="preserve"> — intertidal marine species with no freshwater range</w:t>
            </w:r>
          </w:p>
        </w:tc>
      </w:tr>
      <w:tr w:rsidR="00D9689E" w14:paraId="366C987F" w14:textId="77777777">
        <w:tc>
          <w:tcPr>
            <w:tcW w:w="2640" w:type="dxa"/>
          </w:tcPr>
          <w:p w14:paraId="439ADB26" w14:textId="77777777" w:rsidR="00D9689E" w:rsidRDefault="00536B02">
            <w:pPr>
              <w:pStyle w:val="Compact"/>
            </w:pPr>
            <w:r>
              <w:t>Perciformes (unresolved)</w:t>
            </w:r>
          </w:p>
        </w:tc>
        <w:tc>
          <w:tcPr>
            <w:tcW w:w="2640" w:type="dxa"/>
          </w:tcPr>
          <w:p w14:paraId="26D62BBB" w14:textId="77777777" w:rsidR="00D9689E" w:rsidRDefault="00536B02">
            <w:pPr>
              <w:pStyle w:val="Compact"/>
            </w:pPr>
            <w:r>
              <w:t>0.1%</w:t>
            </w:r>
          </w:p>
        </w:tc>
        <w:tc>
          <w:tcPr>
            <w:tcW w:w="2640" w:type="dxa"/>
          </w:tcPr>
          <w:p w14:paraId="01586022" w14:textId="77777777" w:rsidR="00D9689E" w:rsidRDefault="00536B02">
            <w:pPr>
              <w:pStyle w:val="Compact"/>
            </w:pPr>
            <w:r>
              <w:t>Insufficient resolution — excluded from interpretation</w:t>
            </w:r>
          </w:p>
        </w:tc>
      </w:tr>
    </w:tbl>
    <w:p w14:paraId="7F23170D" w14:textId="77777777" w:rsidR="00D9689E" w:rsidRDefault="00536B02">
      <w:pPr>
        <w:pStyle w:val="BodyText"/>
      </w:pPr>
      <w:r>
        <w:rPr>
          <w:i/>
          <w:iCs/>
        </w:rPr>
        <w:t>Non-fish filtered: Chrysemys picta (Painted Turtle) — reptile.</w:t>
      </w:r>
    </w:p>
    <w:p w14:paraId="00384E01" w14:textId="77777777" w:rsidR="00D9689E" w:rsidRDefault="00536B02">
      <w:pPr>
        <w:pStyle w:val="Heading3"/>
      </w:pPr>
      <w:bookmarkStart w:id="263" w:name="qc-note-cormorant-fecal-edna"/>
      <w:bookmarkEnd w:id="262"/>
      <w:r>
        <w:lastRenderedPageBreak/>
        <w:t>QC Note — Cormorant Fecal eDNA</w:t>
      </w:r>
    </w:p>
    <w:p w14:paraId="0B152EA5" w14:textId="77777777" w:rsidR="00D9689E" w:rsidRDefault="00536B02">
      <w:pPr>
        <w:pStyle w:val="FirstParagraph"/>
      </w:pPr>
      <w:r>
        <w:t xml:space="preserve">The Atwater site is </w:t>
      </w:r>
      <w:r>
        <w:rPr>
          <w:b/>
          <w:bCs/>
        </w:rPr>
        <w:t>miles above the tidal zone</w:t>
      </w:r>
      <w:r>
        <w:t xml:space="preserve"> </w:t>
      </w:r>
      <w:r>
        <w:t>on Sawmill Brook, a small freshwater stream. The June 8, 2025 sample was taken under low-water, potentially de-watered summer conditions. Three detections are physically incompatible with live fish presence:</w:t>
      </w:r>
    </w:p>
    <w:p w14:paraId="46AB1ED9" w14:textId="77777777" w:rsidR="00D9689E" w:rsidRDefault="00536B02">
      <w:pPr>
        <w:pStyle w:val="BodyText"/>
      </w:pPr>
      <w:r>
        <w:rPr>
          <w:b/>
          <w:bCs/>
        </w:rPr>
        <w:t>Brevoortia spp. (Menhaden, 176 reads / 1.7%):</w:t>
      </w:r>
      <w:r>
        <w:t xml:space="preserve"> Me</w:t>
      </w:r>
      <w:r>
        <w:t xml:space="preserve">nhaden are coastal marine/estuarine schooling fish with no freshwater range anywhere in their biology. 176 reads of menhaden DNA in a mid-watershed Sawmill Brook sample is conclusive evidence of </w:t>
      </w:r>
      <w:r>
        <w:rPr>
          <w:b/>
          <w:bCs/>
        </w:rPr>
        <w:t>Double-crested Cormorant fecal input</w:t>
      </w:r>
      <w:r>
        <w:t xml:space="preserve"> — cormorants actively fe</w:t>
      </w:r>
      <w:r>
        <w:t>ed on menhaden in Manchester Harbor and the adjacent coast and transit inland waterways, depositing dietary fish DNA via feces.</w:t>
      </w:r>
    </w:p>
    <w:p w14:paraId="2DCB47CF" w14:textId="77777777" w:rsidR="00D9689E" w:rsidRDefault="00536B02">
      <w:pPr>
        <w:pStyle w:val="BodyText"/>
      </w:pPr>
      <w:r>
        <w:rPr>
          <w:b/>
          <w:bCs/>
        </w:rPr>
        <w:t>Xiphister spp. (marine prickleback, 65 reads / 0.6%):</w:t>
      </w:r>
      <w:r>
        <w:t xml:space="preserve"> An intertidal rocky-shore species with zero freshwater range. Same interpr</w:t>
      </w:r>
      <w:r>
        <w:t>etation — cormorant or other piscivorous seabird dietary artifact.</w:t>
      </w:r>
    </w:p>
    <w:p w14:paraId="6A8EAAB6" w14:textId="77777777" w:rsidR="00D9689E" w:rsidRDefault="00536B02">
      <w:pPr>
        <w:pStyle w:val="BodyText"/>
      </w:pPr>
      <w:r>
        <w:rPr>
          <w:b/>
          <w:bCs/>
        </w:rPr>
        <w:t>Alosa pseudoharengus (Alewife, 85 reads / 0.8%):</w:t>
      </w:r>
      <w:r>
        <w:t xml:space="preserve"> Alewife do ascend the lower MBTS system in spring and are confirmed at Second Pond / Cat Brook (Forest Landing). However, the Atwater site i</w:t>
      </w:r>
      <w:r>
        <w:t>s miles above the tidal zone with documented summer dewatering — well beyond where Alewife would appear as live fish in June. The Menhaden signal at the same sample event establishes active cormorant input; the Alewife reads are most parsimoniously explain</w:t>
      </w:r>
      <w:r>
        <w:t>ed as cormorant dietary eDNA from the spring coastal run.</w:t>
      </w:r>
    </w:p>
    <w:p w14:paraId="7E37F223" w14:textId="77777777" w:rsidR="00D9689E" w:rsidRDefault="00536B02">
      <w:pPr>
        <w:pStyle w:val="BodyText"/>
      </w:pPr>
      <w:r>
        <w:rPr>
          <w:b/>
          <w:bCs/>
        </w:rPr>
        <w:t>Conclusion:</w:t>
      </w:r>
      <w:r>
        <w:t xml:space="preserve"> The Menhaden detection is proof-by-elimination of cormorant fecal eDNA at this sampling event. The Alewife signal shares the same source. </w:t>
      </w:r>
      <w:r>
        <w:rPr>
          <w:b/>
          <w:bCs/>
        </w:rPr>
        <w:t>No authenticated live Alewife in Sawmill Brook a</w:t>
      </w:r>
      <w:r>
        <w:rPr>
          <w:b/>
          <w:bCs/>
        </w:rPr>
        <w:t>t the Atwater reach.</w:t>
      </w:r>
      <w:r>
        <w:t xml:space="preserve"> This is consistent with the known Alewife distribution in the MBTS watershed — confirmed at Second Pond (the Cat Brook headwater pond at Forest Landing), not reported in mid-watershed freshwater reaches above the tidal zone.</w:t>
      </w:r>
    </w:p>
    <w:p w14:paraId="435129BE" w14:textId="77777777" w:rsidR="00D9689E" w:rsidRDefault="00536B02">
      <w:pPr>
        <w:pStyle w:val="Heading3"/>
      </w:pPr>
      <w:bookmarkStart w:id="264" w:name="narrative-11"/>
      <w:bookmarkEnd w:id="263"/>
      <w:r>
        <w:t>Narrative</w:t>
      </w:r>
    </w:p>
    <w:p w14:paraId="1BBB2FC6" w14:textId="77777777" w:rsidR="00D9689E" w:rsidRDefault="00536B02">
      <w:pPr>
        <w:pStyle w:val="FirstParagraph"/>
      </w:pPr>
      <w:r>
        <w:t xml:space="preserve">Sawmill Brook at the Atwater monitoring site, June 8, 2025: Golden Shiner dominates at 78.1% in low-water summer conditions. </w:t>
      </w:r>
      <w:r>
        <w:rPr>
          <w:b/>
          <w:bCs/>
        </w:rPr>
        <w:t>Brook Trout (</w:t>
      </w:r>
      <w:r>
        <w:rPr>
          <w:b/>
          <w:bCs/>
          <w:i/>
          <w:iCs/>
        </w:rPr>
        <w:t>Salvelinus</w:t>
      </w:r>
      <w:r>
        <w:rPr>
          <w:b/>
          <w:bCs/>
        </w:rPr>
        <w:t xml:space="preserve"> spp.) detected at 1.1% (114 reads)</w:t>
      </w:r>
      <w:r>
        <w:t xml:space="preserve"> — low but consistent with the MBTS pattern across sites (School St: 2.5%</w:t>
      </w:r>
      <w:r>
        <w:t>; Below Lincoln Pool: 0.6%).</w:t>
      </w:r>
    </w:p>
    <w:p w14:paraId="772478EC" w14:textId="77777777" w:rsidR="00D9689E" w:rsidRDefault="00536B02">
      <w:pPr>
        <w:pStyle w:val="BodyText"/>
      </w:pPr>
      <w:r>
        <w:rPr>
          <w:b/>
          <w:bCs/>
        </w:rPr>
        <w:t>Sculpin (Cottidae spp., 2.5%, 260 reads)</w:t>
      </w:r>
      <w:r>
        <w:t xml:space="preserve"> is the most ecologically significant finding in this corrected community. Sculpin are cold-water, benthic, intolerant of warming and siltation — the same habitat requirements as Brook Tr</w:t>
      </w:r>
      <w:r>
        <w:t>out. Likely Slimy Sculpin (</w:t>
      </w:r>
      <w:r>
        <w:rPr>
          <w:i/>
          <w:iCs/>
        </w:rPr>
        <w:t>Cottus cognatus</w:t>
      </w:r>
      <w:r>
        <w:t>) or Mottled Sculpin (</w:t>
      </w:r>
      <w:r>
        <w:rPr>
          <w:i/>
          <w:iCs/>
        </w:rPr>
        <w:t>Cottus bairdi</w:t>
      </w:r>
      <w:r>
        <w:t>), both native to Massachusetts streams; species-level resolution is not available from this MiFish barcode. A resident sculpin population at the Atwater reach confirms cold, clea</w:t>
      </w:r>
      <w:r>
        <w:t>n, structurally complex stream habitat — a strongly positive indicator.</w:t>
      </w:r>
    </w:p>
    <w:p w14:paraId="4D3FE634" w14:textId="77777777" w:rsidR="00D9689E" w:rsidRDefault="00536B02">
      <w:pPr>
        <w:pStyle w:val="BodyText"/>
      </w:pPr>
      <w:r>
        <w:rPr>
          <w:i/>
          <w:iCs/>
        </w:rPr>
        <w:t>Lepomis</w:t>
      </w:r>
      <w:r>
        <w:t xml:space="preserve"> spp. (10.2%) and </w:t>
      </w:r>
      <w:r>
        <w:rPr>
          <w:i/>
          <w:iCs/>
        </w:rPr>
        <w:t>Ameiurus</w:t>
      </w:r>
      <w:r>
        <w:t xml:space="preserve"> spp. (1.7%) reflect the pond-connected and slow-water components of the Sawmill Brook watershed.</w:t>
      </w:r>
    </w:p>
    <w:p w14:paraId="276F2518" w14:textId="77777777" w:rsidR="00D9689E" w:rsidRDefault="00536B02">
      <w:pPr>
        <w:pStyle w:val="BodyText"/>
      </w:pPr>
      <w:r>
        <w:lastRenderedPageBreak/>
        <w:t>After excluding cormorant dietary artifacts (Menhaden</w:t>
      </w:r>
      <w:r>
        <w:t>, Alewife, Xiphister) and database artifacts (</w:t>
      </w:r>
      <w:r>
        <w:rPr>
          <w:i/>
          <w:iCs/>
        </w:rPr>
        <w:t>Fundulus parvipinnis</w:t>
      </w:r>
      <w:r>
        <w:t xml:space="preserve">, unresolved Perciformes), the authenticated freshwater community is: </w:t>
      </w:r>
      <w:r>
        <w:rPr>
          <w:b/>
          <w:bCs/>
        </w:rPr>
        <w:t>Golden Shiner 78.1% · Lepomis spp. 10.2% · Sculpin 2.5% · Eel 2.0% · Bullhead 1.7% · Brook Trout 1.1%</w:t>
      </w:r>
      <w:r>
        <w:t xml:space="preserve"> — a coherent nativ</w:t>
      </w:r>
      <w:r>
        <w:t>e freshwater community with both cold-water sentinel species (Brook Trout, Sculpin) confirmed.</w:t>
      </w:r>
    </w:p>
    <w:p w14:paraId="6DEED924" w14:textId="77777777" w:rsidR="00D9689E" w:rsidRDefault="00536B02">
      <w:pPr>
        <w:pStyle w:val="Heading3"/>
      </w:pPr>
      <w:bookmarkStart w:id="265" w:name="Xe34b5ec3b2350679229d485f2244653ebce32f9"/>
      <w:bookmarkEnd w:id="264"/>
      <w:r>
        <w:t>Field Measurements — Atwater Site (Vivosun pH meter†)</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9689E" w14:paraId="63FF4363"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584" w:type="dxa"/>
          </w:tcPr>
          <w:p w14:paraId="7F0D2898" w14:textId="77777777" w:rsidR="00D9689E" w:rsidRDefault="00536B02">
            <w:pPr>
              <w:pStyle w:val="Compact"/>
            </w:pPr>
            <w:r>
              <w:t>Date</w:t>
            </w:r>
          </w:p>
        </w:tc>
        <w:tc>
          <w:tcPr>
            <w:tcW w:w="1584" w:type="dxa"/>
          </w:tcPr>
          <w:p w14:paraId="36DB4C6D" w14:textId="77777777" w:rsidR="00D9689E" w:rsidRDefault="00536B02">
            <w:pPr>
              <w:pStyle w:val="Compact"/>
            </w:pPr>
            <w:r>
              <w:t>pH</w:t>
            </w:r>
          </w:p>
        </w:tc>
        <w:tc>
          <w:tcPr>
            <w:tcW w:w="1584" w:type="dxa"/>
          </w:tcPr>
          <w:p w14:paraId="160FB928" w14:textId="77777777" w:rsidR="00D9689E" w:rsidRDefault="00536B02">
            <w:pPr>
              <w:pStyle w:val="Compact"/>
            </w:pPr>
            <w:r>
              <w:t>Temp °F</w:t>
            </w:r>
          </w:p>
        </w:tc>
        <w:tc>
          <w:tcPr>
            <w:tcW w:w="1584" w:type="dxa"/>
          </w:tcPr>
          <w:p w14:paraId="743EF8E9" w14:textId="77777777" w:rsidR="00D9689E" w:rsidRDefault="00536B02">
            <w:pPr>
              <w:pStyle w:val="Compact"/>
            </w:pPr>
            <w:r>
              <w:t>Temp °C</w:t>
            </w:r>
          </w:p>
        </w:tc>
        <w:tc>
          <w:tcPr>
            <w:tcW w:w="1584" w:type="dxa"/>
          </w:tcPr>
          <w:p w14:paraId="2EE00A7E" w14:textId="77777777" w:rsidR="00D9689E" w:rsidRDefault="00536B02">
            <w:pPr>
              <w:pStyle w:val="Compact"/>
            </w:pPr>
            <w:r>
              <w:t>Note</w:t>
            </w:r>
          </w:p>
        </w:tc>
      </w:tr>
      <w:tr w:rsidR="00D9689E" w14:paraId="64050684" w14:textId="77777777">
        <w:tc>
          <w:tcPr>
            <w:tcW w:w="1584" w:type="dxa"/>
          </w:tcPr>
          <w:p w14:paraId="52C90EF8" w14:textId="77777777" w:rsidR="00D9689E" w:rsidRDefault="00536B02">
            <w:pPr>
              <w:pStyle w:val="Compact"/>
            </w:pPr>
            <w:r>
              <w:t>Jun 8, 2025</w:t>
            </w:r>
          </w:p>
        </w:tc>
        <w:tc>
          <w:tcPr>
            <w:tcW w:w="1584" w:type="dxa"/>
          </w:tcPr>
          <w:p w14:paraId="0650306A" w14:textId="77777777" w:rsidR="00D9689E" w:rsidRDefault="00536B02">
            <w:pPr>
              <w:pStyle w:val="Compact"/>
            </w:pPr>
            <w:r>
              <w:t>5.60</w:t>
            </w:r>
          </w:p>
        </w:tc>
        <w:tc>
          <w:tcPr>
            <w:tcW w:w="1584" w:type="dxa"/>
          </w:tcPr>
          <w:p w14:paraId="4D5E10B3" w14:textId="77777777" w:rsidR="00D9689E" w:rsidRDefault="00536B02">
            <w:pPr>
              <w:pStyle w:val="Compact"/>
            </w:pPr>
            <w:r>
              <w:t>62.7</w:t>
            </w:r>
          </w:p>
        </w:tc>
        <w:tc>
          <w:tcPr>
            <w:tcW w:w="1584" w:type="dxa"/>
          </w:tcPr>
          <w:p w14:paraId="2CB373BA" w14:textId="77777777" w:rsidR="00D9689E" w:rsidRDefault="00536B02">
            <w:pPr>
              <w:pStyle w:val="Compact"/>
            </w:pPr>
            <w:r>
              <w:t>17.1</w:t>
            </w:r>
          </w:p>
        </w:tc>
        <w:tc>
          <w:tcPr>
            <w:tcW w:w="1584" w:type="dxa"/>
          </w:tcPr>
          <w:p w14:paraId="7B6B7218" w14:textId="77777777" w:rsidR="00D9689E" w:rsidRDefault="00536B02">
            <w:pPr>
              <w:pStyle w:val="Compact"/>
            </w:pPr>
            <w:r>
              <w:t>Co-collected with eDNA sample</w:t>
            </w:r>
          </w:p>
        </w:tc>
      </w:tr>
      <w:tr w:rsidR="00D9689E" w14:paraId="73965B9C" w14:textId="77777777">
        <w:tc>
          <w:tcPr>
            <w:tcW w:w="1584" w:type="dxa"/>
          </w:tcPr>
          <w:p w14:paraId="2FD7E346" w14:textId="77777777" w:rsidR="00D9689E" w:rsidRDefault="00536B02">
            <w:pPr>
              <w:pStyle w:val="Compact"/>
            </w:pPr>
            <w:r>
              <w:t>Jul 9, 2025</w:t>
            </w:r>
          </w:p>
        </w:tc>
        <w:tc>
          <w:tcPr>
            <w:tcW w:w="1584" w:type="dxa"/>
          </w:tcPr>
          <w:p w14:paraId="0836CECC" w14:textId="77777777" w:rsidR="00D9689E" w:rsidRDefault="00536B02">
            <w:pPr>
              <w:pStyle w:val="Compact"/>
            </w:pPr>
            <w:r>
              <w:t>6.00</w:t>
            </w:r>
          </w:p>
        </w:tc>
        <w:tc>
          <w:tcPr>
            <w:tcW w:w="1584" w:type="dxa"/>
          </w:tcPr>
          <w:p w14:paraId="39A81DD5" w14:textId="77777777" w:rsidR="00D9689E" w:rsidRDefault="00536B02">
            <w:pPr>
              <w:pStyle w:val="Compact"/>
            </w:pPr>
            <w:r>
              <w:t>75.9</w:t>
            </w:r>
          </w:p>
        </w:tc>
        <w:tc>
          <w:tcPr>
            <w:tcW w:w="1584" w:type="dxa"/>
          </w:tcPr>
          <w:p w14:paraId="018D574A" w14:textId="77777777" w:rsidR="00D9689E" w:rsidRDefault="00536B02">
            <w:pPr>
              <w:pStyle w:val="Compact"/>
            </w:pPr>
            <w:r>
              <w:rPr>
                <w:b/>
                <w:bCs/>
              </w:rPr>
              <w:t>24.4</w:t>
            </w:r>
          </w:p>
        </w:tc>
        <w:tc>
          <w:tcPr>
            <w:tcW w:w="1584" w:type="dxa"/>
          </w:tcPr>
          <w:p w14:paraId="265A5C5E" w14:textId="77777777" w:rsidR="00D9689E" w:rsidRDefault="00536B02">
            <w:pPr>
              <w:pStyle w:val="Compact"/>
            </w:pPr>
            <w:r>
              <w:t>⚠</w:t>
            </w:r>
            <w:r>
              <w:t>️</w:t>
            </w:r>
            <w:r>
              <w:t xml:space="preserve"> </w:t>
            </w:r>
            <w:r>
              <w:rPr>
                <w:b/>
                <w:bCs/>
              </w:rPr>
              <w:t>Acute thermal stress / lethal for Brook Trout</w:t>
            </w:r>
          </w:p>
        </w:tc>
      </w:tr>
      <w:tr w:rsidR="00D9689E" w14:paraId="128B3487" w14:textId="77777777">
        <w:tc>
          <w:tcPr>
            <w:tcW w:w="1584" w:type="dxa"/>
          </w:tcPr>
          <w:p w14:paraId="6A4576BA" w14:textId="77777777" w:rsidR="00D9689E" w:rsidRDefault="00536B02">
            <w:pPr>
              <w:pStyle w:val="Compact"/>
            </w:pPr>
            <w:r>
              <w:t>Nov 23, 2025</w:t>
            </w:r>
          </w:p>
        </w:tc>
        <w:tc>
          <w:tcPr>
            <w:tcW w:w="1584" w:type="dxa"/>
          </w:tcPr>
          <w:p w14:paraId="05E8BA54" w14:textId="77777777" w:rsidR="00D9689E" w:rsidRDefault="00536B02">
            <w:pPr>
              <w:pStyle w:val="Compact"/>
            </w:pPr>
            <w:r>
              <w:t>6.49</w:t>
            </w:r>
          </w:p>
        </w:tc>
        <w:tc>
          <w:tcPr>
            <w:tcW w:w="1584" w:type="dxa"/>
          </w:tcPr>
          <w:p w14:paraId="4C40EC8D" w14:textId="77777777" w:rsidR="00D9689E" w:rsidRDefault="00536B02">
            <w:pPr>
              <w:pStyle w:val="Compact"/>
            </w:pPr>
            <w:r>
              <w:t>36.8</w:t>
            </w:r>
          </w:p>
        </w:tc>
        <w:tc>
          <w:tcPr>
            <w:tcW w:w="1584" w:type="dxa"/>
          </w:tcPr>
          <w:p w14:paraId="71BFB45D" w14:textId="77777777" w:rsidR="00D9689E" w:rsidRDefault="00536B02">
            <w:pPr>
              <w:pStyle w:val="Compact"/>
            </w:pPr>
            <w:r>
              <w:t>2.7</w:t>
            </w:r>
          </w:p>
        </w:tc>
        <w:tc>
          <w:tcPr>
            <w:tcW w:w="1584" w:type="dxa"/>
          </w:tcPr>
          <w:p w14:paraId="62773723" w14:textId="77777777" w:rsidR="00D9689E" w:rsidRDefault="00536B02">
            <w:pPr>
              <w:pStyle w:val="Compact"/>
            </w:pPr>
            <w:r>
              <w:t>Winter baseline</w:t>
            </w:r>
          </w:p>
        </w:tc>
      </w:tr>
    </w:tbl>
    <w:p w14:paraId="016AC75C" w14:textId="77777777" w:rsidR="00D9689E" w:rsidRDefault="00536B02">
      <w:pPr>
        <w:pStyle w:val="BlockText"/>
      </w:pPr>
      <w:r>
        <w:t>⚠</w:t>
      </w:r>
      <w:r>
        <w:t>️</w:t>
      </w:r>
      <w:r>
        <w:t xml:space="preserve"> </w:t>
      </w:r>
      <w:r>
        <w:rPr>
          <w:b/>
          <w:bCs/>
        </w:rPr>
        <w:t>Critical thermal finding — July 9, 2025.</w:t>
      </w:r>
      <w:r>
        <w:t xml:space="preserve"> At 75.9°F (24.4°C), Atwater Ave water temperature is at or b</w:t>
      </w:r>
      <w:r>
        <w:t>eyond the acute lethal threshold for Brook Trout (death commonly reported above 23–24°C). This is the highest temperature recorded in the MBTS dataset. Brook Trout detected here in June 2025 (1.1%, eDNA sample) are almost certainly absent from this reach b</w:t>
      </w:r>
      <w:r>
        <w:t xml:space="preserve">y July — either dead, displaced to cold groundwater refugia, or retreated to cooler upstream reaches. Sculpin, also detected in June, share the same thermal sensitivity. The summer temperature regime at this site is </w:t>
      </w:r>
      <w:r>
        <w:rPr>
          <w:b/>
          <w:bCs/>
        </w:rPr>
        <w:t>incompatible with Brook Trout residency</w:t>
      </w:r>
      <w:r>
        <w:t xml:space="preserve"> </w:t>
      </w:r>
      <w:r>
        <w:t>without accessible cold-water refugia nearby. The June pH of 5.6 (co-collected with eDNA) is also on the low end for adult Brook Trout comfort, though not lethal.</w:t>
      </w:r>
    </w:p>
    <w:p w14:paraId="786EBD41" w14:textId="77777777" w:rsidR="00D9689E" w:rsidRDefault="00536B02">
      <w:pPr>
        <w:pStyle w:val="FirstParagraph"/>
      </w:pPr>
      <w:r>
        <w:t>† pH values approximate (±0.5–1.0 pH unit); see “How to Read” note.</w:t>
      </w:r>
    </w:p>
    <w:p w14:paraId="4B5F6697" w14:textId="77777777" w:rsidR="00D9689E" w:rsidRDefault="00536B02">
      <w:r>
        <w:pict w14:anchorId="4E66BA63">
          <v:rect id="_x0000_i1048" style="width:0;height:1.5pt" o:hralign="center" o:hrstd="t" o:hr="t"/>
        </w:pict>
      </w:r>
    </w:p>
    <w:p w14:paraId="25EF9D87" w14:textId="77777777" w:rsidR="00D9689E" w:rsidRDefault="00536B02">
      <w:pPr>
        <w:pStyle w:val="Heading2"/>
      </w:pPr>
      <w:bookmarkStart w:id="266" w:name="X416705d15de0833f5c7a17b7df8bc56f131fbe3"/>
      <w:bookmarkEnd w:id="260"/>
      <w:bookmarkEnd w:id="265"/>
      <w:r>
        <w:t>Fresh Brook, Route 6 (Low Tide) | JVB3787 / UH7L508D.1 | Aug 28, 2024</w:t>
      </w:r>
    </w:p>
    <w:p w14:paraId="747B0261" w14:textId="77777777" w:rsidR="00D9689E" w:rsidRDefault="00536B02">
      <w:pPr>
        <w:pStyle w:val="FirstParagraph"/>
      </w:pPr>
      <w:r>
        <w:rPr>
          <w:b/>
          <w:bCs/>
        </w:rPr>
        <w:t>Fish:</w:t>
      </w:r>
      <w:r>
        <w:t xml:space="preserve"> H(f) = 1.17 · 11 species | </w:t>
      </w:r>
      <w:r>
        <w:rPr>
          <w:b/>
          <w:bCs/>
        </w:rPr>
        <w:t>Algae:</w:t>
      </w:r>
      <w:r>
        <w:t xml:space="preserve"> H(a) = 3.53 · 4,876 reads</w:t>
      </w:r>
    </w:p>
    <w:p w14:paraId="2E17483D" w14:textId="77777777" w:rsidR="00D9689E" w:rsidRDefault="00536B02">
      <w:pPr>
        <w:pStyle w:val="BodyText"/>
      </w:pPr>
      <w:r>
        <w:rPr>
          <w:b/>
          <w:bCs/>
        </w:rPr>
        <w:t>Drainage:</w:t>
      </w:r>
      <w:r>
        <w:t xml:space="preserve"> </w:t>
      </w:r>
      <w:r>
        <w:t>Fresh Brook drains east into Cape Cod Bay — the exception among Cape Cod sites in this study, which otherwise drain south to Vineyard Sound.</w:t>
      </w:r>
    </w:p>
    <w:p w14:paraId="4E3B0F85" w14:textId="77777777" w:rsidR="00D9689E" w:rsidRDefault="00536B02">
      <w:pPr>
        <w:pStyle w:val="Heading3"/>
      </w:pPr>
      <w:bookmarkStart w:id="267" w:name="sentinel-signal-12"/>
      <w:r>
        <w:t>Sentinel Signal</w:t>
      </w:r>
    </w:p>
    <w:p w14:paraId="4ACF4678" w14:textId="77777777" w:rsidR="00D9689E" w:rsidRDefault="00536B02">
      <w:pPr>
        <w:pStyle w:val="FirstParagraph"/>
      </w:pPr>
      <w:r>
        <w:t>Fourspine Stickleback 39.8% + Mummichog 35.8% = estuarine tidal capture point. Brook Trout absent —</w:t>
      </w:r>
      <w:r>
        <w:t xml:space="preserve"> expected at a tidal sampling location. The algal community upstream suggests good water quality in the freshwater reach above.</w:t>
      </w:r>
    </w:p>
    <w:p w14:paraId="0CCF4BAE" w14:textId="77777777" w:rsidR="00D9689E" w:rsidRDefault="00536B02">
      <w:pPr>
        <w:pStyle w:val="Heading3"/>
      </w:pPr>
      <w:bookmarkStart w:id="268" w:name="inferred-water-chemistry-9"/>
      <w:bookmarkEnd w:id="267"/>
      <w:r>
        <w:lastRenderedPageBreak/>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60288FE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96FCC6" w14:textId="77777777" w:rsidR="00D9689E" w:rsidRDefault="00536B02">
            <w:pPr>
              <w:pStyle w:val="Compact"/>
            </w:pPr>
            <w:r>
              <w:t>Parameter</w:t>
            </w:r>
          </w:p>
        </w:tc>
        <w:tc>
          <w:tcPr>
            <w:tcW w:w="2640" w:type="dxa"/>
          </w:tcPr>
          <w:p w14:paraId="466BF200" w14:textId="77777777" w:rsidR="00D9689E" w:rsidRDefault="00536B02">
            <w:pPr>
              <w:pStyle w:val="Compact"/>
            </w:pPr>
            <w:r>
              <w:t>Estimate</w:t>
            </w:r>
          </w:p>
        </w:tc>
        <w:tc>
          <w:tcPr>
            <w:tcW w:w="2640" w:type="dxa"/>
          </w:tcPr>
          <w:p w14:paraId="362FBB13" w14:textId="77777777" w:rsidR="00D9689E" w:rsidRDefault="00536B02">
            <w:pPr>
              <w:pStyle w:val="Compact"/>
            </w:pPr>
            <w:r>
              <w:t>Basis</w:t>
            </w:r>
          </w:p>
        </w:tc>
      </w:tr>
      <w:tr w:rsidR="00D9689E" w14:paraId="37CB92FF" w14:textId="77777777">
        <w:tc>
          <w:tcPr>
            <w:tcW w:w="2640" w:type="dxa"/>
          </w:tcPr>
          <w:p w14:paraId="0F25A67A" w14:textId="77777777" w:rsidR="00D9689E" w:rsidRDefault="00536B02">
            <w:pPr>
              <w:pStyle w:val="Compact"/>
            </w:pPr>
            <w:r>
              <w:t>Salinity (at sample point)</w:t>
            </w:r>
          </w:p>
        </w:tc>
        <w:tc>
          <w:tcPr>
            <w:tcW w:w="2640" w:type="dxa"/>
          </w:tcPr>
          <w:p w14:paraId="32705F14" w14:textId="77777777" w:rsidR="00D9689E" w:rsidRDefault="00536B02">
            <w:pPr>
              <w:pStyle w:val="Compact"/>
            </w:pPr>
            <w:r>
              <w:t>Brackish (tidal mixing)</w:t>
            </w:r>
          </w:p>
        </w:tc>
        <w:tc>
          <w:tcPr>
            <w:tcW w:w="2640" w:type="dxa"/>
          </w:tcPr>
          <w:p w14:paraId="1BFC440E" w14:textId="77777777" w:rsidR="00D9689E" w:rsidRDefault="00536B02">
            <w:pPr>
              <w:pStyle w:val="Compact"/>
            </w:pPr>
            <w:r>
              <w:t>Fourspine Stickleback + Mu</w:t>
            </w:r>
            <w:r>
              <w:t>mmichog dominant</w:t>
            </w:r>
          </w:p>
        </w:tc>
      </w:tr>
      <w:tr w:rsidR="00D9689E" w14:paraId="46C12908" w14:textId="77777777">
        <w:tc>
          <w:tcPr>
            <w:tcW w:w="2640" w:type="dxa"/>
          </w:tcPr>
          <w:p w14:paraId="17D3062C" w14:textId="77777777" w:rsidR="00D9689E" w:rsidRDefault="00536B02">
            <w:pPr>
              <w:pStyle w:val="Compact"/>
            </w:pPr>
            <w:r>
              <w:t>Upstream freshwater quality</w:t>
            </w:r>
          </w:p>
        </w:tc>
        <w:tc>
          <w:tcPr>
            <w:tcW w:w="2640" w:type="dxa"/>
          </w:tcPr>
          <w:p w14:paraId="15A08F0B" w14:textId="77777777" w:rsidR="00D9689E" w:rsidRDefault="00536B02">
            <w:pPr>
              <w:pStyle w:val="Compact"/>
            </w:pPr>
            <w:r>
              <w:t>Good</w:t>
            </w:r>
          </w:p>
        </w:tc>
        <w:tc>
          <w:tcPr>
            <w:tcW w:w="2640" w:type="dxa"/>
          </w:tcPr>
          <w:p w14:paraId="4B9C504B" w14:textId="77777777" w:rsidR="00D9689E" w:rsidRDefault="00536B02">
            <w:pPr>
              <w:pStyle w:val="Compact"/>
            </w:pPr>
            <w:r>
              <w:t>Cryptophytes + Synurophytes + Tribonema</w:t>
            </w:r>
          </w:p>
        </w:tc>
      </w:tr>
      <w:tr w:rsidR="00D9689E" w14:paraId="44D7D120" w14:textId="77777777">
        <w:tc>
          <w:tcPr>
            <w:tcW w:w="2640" w:type="dxa"/>
          </w:tcPr>
          <w:p w14:paraId="7B50054C" w14:textId="77777777" w:rsidR="00D9689E" w:rsidRDefault="00536B02">
            <w:pPr>
              <w:pStyle w:val="Compact"/>
            </w:pPr>
            <w:r>
              <w:t>Temperature (upstream)</w:t>
            </w:r>
          </w:p>
        </w:tc>
        <w:tc>
          <w:tcPr>
            <w:tcW w:w="2640" w:type="dxa"/>
          </w:tcPr>
          <w:p w14:paraId="47E83C4E" w14:textId="77777777" w:rsidR="00D9689E" w:rsidRDefault="00536B02">
            <w:pPr>
              <w:pStyle w:val="Compact"/>
            </w:pPr>
            <w:r>
              <w:t>Cool</w:t>
            </w:r>
          </w:p>
        </w:tc>
        <w:tc>
          <w:tcPr>
            <w:tcW w:w="2640" w:type="dxa"/>
          </w:tcPr>
          <w:p w14:paraId="335E5461" w14:textId="77777777" w:rsidR="00D9689E" w:rsidRDefault="00536B02">
            <w:pPr>
              <w:pStyle w:val="Compact"/>
            </w:pPr>
            <w:r>
              <w:t>Synurophyte-dominated freshwater signal</w:t>
            </w:r>
          </w:p>
        </w:tc>
      </w:tr>
      <w:tr w:rsidR="00D9689E" w14:paraId="68FA82E8" w14:textId="77777777">
        <w:tc>
          <w:tcPr>
            <w:tcW w:w="2640" w:type="dxa"/>
          </w:tcPr>
          <w:p w14:paraId="267E81D5" w14:textId="77777777" w:rsidR="00D9689E" w:rsidRDefault="00536B02">
            <w:pPr>
              <w:pStyle w:val="Compact"/>
            </w:pPr>
            <w:r>
              <w:t>Brook Trout habitat (upstream)</w:t>
            </w:r>
          </w:p>
        </w:tc>
        <w:tc>
          <w:tcPr>
            <w:tcW w:w="2640" w:type="dxa"/>
          </w:tcPr>
          <w:p w14:paraId="5E478D9C" w14:textId="77777777" w:rsidR="00D9689E" w:rsidRDefault="00536B02">
            <w:pPr>
              <w:pStyle w:val="Compact"/>
            </w:pPr>
            <w:r>
              <w:t>Likely present</w:t>
            </w:r>
          </w:p>
        </w:tc>
        <w:tc>
          <w:tcPr>
            <w:tcW w:w="2640" w:type="dxa"/>
          </w:tcPr>
          <w:p w14:paraId="7A109394" w14:textId="77777777" w:rsidR="00D9689E" w:rsidRDefault="00536B02">
            <w:pPr>
              <w:pStyle w:val="Compact"/>
            </w:pPr>
            <w:r>
              <w:t>Soft-water, cool, clean algal assemblage above tidal limit</w:t>
            </w:r>
          </w:p>
        </w:tc>
      </w:tr>
    </w:tbl>
    <w:p w14:paraId="6D7CFF15" w14:textId="77777777" w:rsidR="00D9689E" w:rsidRDefault="00536B02">
      <w:pPr>
        <w:pStyle w:val="Heading3"/>
      </w:pPr>
      <w:bookmarkStart w:id="269" w:name="narrative-12"/>
      <w:bookmarkEnd w:id="268"/>
      <w:r>
        <w:t>Narrative</w:t>
      </w:r>
    </w:p>
    <w:p w14:paraId="6F52ABAE" w14:textId="77777777" w:rsidR="00D9689E" w:rsidRDefault="00536B02">
      <w:pPr>
        <w:pStyle w:val="FirstParagraph"/>
      </w:pPr>
      <w:r>
        <w:t>Low-tide tidal capture point. Fourspine Stickleback + Mummichog = estuarine mixing zone — species that live at the edge of fresh and salt water and are drawn to this confluence. The fish</w:t>
      </w:r>
      <w:r>
        <w:t xml:space="preserve"> community here describes the tidal gateway, not the upstream freshwater brook.</w:t>
      </w:r>
    </w:p>
    <w:p w14:paraId="51913782" w14:textId="77777777" w:rsidR="00D9689E" w:rsidRDefault="00536B02">
      <w:pPr>
        <w:pStyle w:val="BodyText"/>
      </w:pPr>
      <w:r>
        <w:t>The algal community, however, is reading the upstream freshwater reach: Cryptophytes (34.4%) + Synurophytes (12.6%) + Tribonema (Xanthophyte, 14.1%) is a soft-water, clean, coo</w:t>
      </w:r>
      <w:r>
        <w:t>l-water algal assemblage. Tribonema is a filamentous yellow-green alga of clean, cool, oxygenated freshwater — its presence is a positive signal for upstream water quality. Do the existing assemblages indicate a reasonably healthful environment for Brook T</w:t>
      </w:r>
      <w:r>
        <w:t>rout? The algal evidence says yes: the soft-water chemistry upstream of the tidal limit is chemically compatible with salmonid habitat.</w:t>
      </w:r>
    </w:p>
    <w:p w14:paraId="4B0B5576" w14:textId="77777777" w:rsidR="00D9689E" w:rsidRDefault="00536B02">
      <w:pPr>
        <w:pStyle w:val="BodyText"/>
      </w:pPr>
      <w:r>
        <w:rPr>
          <w:b/>
          <w:bCs/>
        </w:rPr>
        <w:t>Brook Trout absent at the tidal capture point — expected.</w:t>
      </w:r>
      <w:r>
        <w:t xml:space="preserve"> Trout habitat, if present, is upstream in the freshwater reach</w:t>
      </w:r>
      <w:r>
        <w:t>es of Fresh Brook. This site is a gateway, not the destination.</w:t>
      </w:r>
    </w:p>
    <w:p w14:paraId="0CDA648A" w14:textId="77777777" w:rsidR="00D9689E" w:rsidRDefault="00536B02">
      <w:pPr>
        <w:pStyle w:val="Heading3"/>
      </w:pPr>
      <w:bookmarkStart w:id="270" w:name="algal-community-5"/>
      <w:bookmarkEnd w:id="269"/>
      <w:r>
        <w:t>Algal Community</w:t>
      </w:r>
    </w:p>
    <w:tbl>
      <w:tblPr>
        <w:tblStyle w:val="Table"/>
        <w:tblW w:w="0" w:type="auto"/>
        <w:tblLook w:val="0020" w:firstRow="1" w:lastRow="0" w:firstColumn="0" w:lastColumn="0" w:noHBand="0" w:noVBand="0"/>
      </w:tblPr>
      <w:tblGrid>
        <w:gridCol w:w="2973"/>
        <w:gridCol w:w="878"/>
      </w:tblGrid>
      <w:tr w:rsidR="00D9689E" w14:paraId="71A41624"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314FBF5A" w14:textId="77777777" w:rsidR="00D9689E" w:rsidRDefault="00536B02">
            <w:pPr>
              <w:pStyle w:val="Compact"/>
            </w:pPr>
            <w:r>
              <w:t>Group</w:t>
            </w:r>
          </w:p>
        </w:tc>
        <w:tc>
          <w:tcPr>
            <w:tcW w:w="0" w:type="auto"/>
          </w:tcPr>
          <w:p w14:paraId="5B6CA288" w14:textId="77777777" w:rsidR="00D9689E" w:rsidRDefault="00536B02">
            <w:pPr>
              <w:pStyle w:val="Compact"/>
            </w:pPr>
            <w:r>
              <w:t>Rel%</w:t>
            </w:r>
          </w:p>
        </w:tc>
      </w:tr>
      <w:tr w:rsidR="00D9689E" w14:paraId="5D816001" w14:textId="77777777">
        <w:tc>
          <w:tcPr>
            <w:tcW w:w="0" w:type="auto"/>
          </w:tcPr>
          <w:p w14:paraId="3EF26202" w14:textId="77777777" w:rsidR="00D9689E" w:rsidRDefault="00536B02">
            <w:pPr>
              <w:pStyle w:val="Compact"/>
            </w:pPr>
            <w:r>
              <w:t>Cryptophytes</w:t>
            </w:r>
          </w:p>
        </w:tc>
        <w:tc>
          <w:tcPr>
            <w:tcW w:w="0" w:type="auto"/>
          </w:tcPr>
          <w:p w14:paraId="73A6B52C" w14:textId="77777777" w:rsidR="00D9689E" w:rsidRDefault="00536B02">
            <w:pPr>
              <w:pStyle w:val="Compact"/>
            </w:pPr>
            <w:r>
              <w:t>34.4%</w:t>
            </w:r>
          </w:p>
        </w:tc>
      </w:tr>
      <w:tr w:rsidR="00D9689E" w14:paraId="029ECFC6" w14:textId="77777777">
        <w:tc>
          <w:tcPr>
            <w:tcW w:w="0" w:type="auto"/>
          </w:tcPr>
          <w:p w14:paraId="474CEC7E" w14:textId="77777777" w:rsidR="00D9689E" w:rsidRDefault="00536B02">
            <w:pPr>
              <w:pStyle w:val="Compact"/>
            </w:pPr>
            <w:r>
              <w:t>Diatoms</w:t>
            </w:r>
          </w:p>
        </w:tc>
        <w:tc>
          <w:tcPr>
            <w:tcW w:w="0" w:type="auto"/>
          </w:tcPr>
          <w:p w14:paraId="6D19675A" w14:textId="77777777" w:rsidR="00D9689E" w:rsidRDefault="00536B02">
            <w:pPr>
              <w:pStyle w:val="Compact"/>
            </w:pPr>
            <w:r>
              <w:t>19.9%</w:t>
            </w:r>
          </w:p>
        </w:tc>
      </w:tr>
      <w:tr w:rsidR="00D9689E" w14:paraId="3B4F12B2" w14:textId="77777777">
        <w:tc>
          <w:tcPr>
            <w:tcW w:w="0" w:type="auto"/>
          </w:tcPr>
          <w:p w14:paraId="21959DF2" w14:textId="77777777" w:rsidR="00D9689E" w:rsidRDefault="00536B02">
            <w:pPr>
              <w:pStyle w:val="Compact"/>
            </w:pPr>
            <w:r>
              <w:t>Xanthophytes (</w:t>
            </w:r>
            <w:r>
              <w:rPr>
                <w:i/>
                <w:iCs/>
              </w:rPr>
              <w:t>Tribonema</w:t>
            </w:r>
            <w:r>
              <w:t>)</w:t>
            </w:r>
          </w:p>
        </w:tc>
        <w:tc>
          <w:tcPr>
            <w:tcW w:w="0" w:type="auto"/>
          </w:tcPr>
          <w:p w14:paraId="03D91D8B" w14:textId="77777777" w:rsidR="00D9689E" w:rsidRDefault="00536B02">
            <w:pPr>
              <w:pStyle w:val="Compact"/>
            </w:pPr>
            <w:r>
              <w:t>14.1%</w:t>
            </w:r>
          </w:p>
        </w:tc>
      </w:tr>
      <w:tr w:rsidR="00D9689E" w14:paraId="39114D21" w14:textId="77777777">
        <w:tc>
          <w:tcPr>
            <w:tcW w:w="0" w:type="auto"/>
          </w:tcPr>
          <w:p w14:paraId="638D0F27" w14:textId="77777777" w:rsidR="00D9689E" w:rsidRDefault="00536B02">
            <w:pPr>
              <w:pStyle w:val="Compact"/>
            </w:pPr>
            <w:r>
              <w:t>Synurophytes</w:t>
            </w:r>
          </w:p>
        </w:tc>
        <w:tc>
          <w:tcPr>
            <w:tcW w:w="0" w:type="auto"/>
          </w:tcPr>
          <w:p w14:paraId="358B38DD" w14:textId="77777777" w:rsidR="00D9689E" w:rsidRDefault="00536B02">
            <w:pPr>
              <w:pStyle w:val="Compact"/>
            </w:pPr>
            <w:r>
              <w:t>12.6%</w:t>
            </w:r>
          </w:p>
        </w:tc>
      </w:tr>
      <w:tr w:rsidR="00D9689E" w14:paraId="0090441E" w14:textId="77777777">
        <w:tc>
          <w:tcPr>
            <w:tcW w:w="0" w:type="auto"/>
          </w:tcPr>
          <w:p w14:paraId="67C8B278" w14:textId="77777777" w:rsidR="00D9689E" w:rsidRDefault="00536B02">
            <w:pPr>
              <w:pStyle w:val="Compact"/>
            </w:pPr>
            <w:r>
              <w:t>Unresolved</w:t>
            </w:r>
          </w:p>
        </w:tc>
        <w:tc>
          <w:tcPr>
            <w:tcW w:w="0" w:type="auto"/>
          </w:tcPr>
          <w:p w14:paraId="19738A60" w14:textId="77777777" w:rsidR="00D9689E" w:rsidRDefault="00536B02">
            <w:pPr>
              <w:pStyle w:val="Compact"/>
            </w:pPr>
            <w:r>
              <w:t>11.3%</w:t>
            </w:r>
          </w:p>
        </w:tc>
      </w:tr>
    </w:tbl>
    <w:p w14:paraId="3991F210" w14:textId="77777777" w:rsidR="00D9689E" w:rsidRDefault="00536B02">
      <w:pPr>
        <w:pStyle w:val="Heading3"/>
      </w:pPr>
      <w:bookmarkStart w:id="271" w:name="native-vs.-non-native-10"/>
      <w:bookmarkEnd w:id="270"/>
      <w:r>
        <w:t>Native vs. Non-Native</w:t>
      </w:r>
    </w:p>
    <w:tbl>
      <w:tblPr>
        <w:tblStyle w:val="Table"/>
        <w:tblW w:w="0" w:type="auto"/>
        <w:tblLook w:val="0020" w:firstRow="1" w:lastRow="0" w:firstColumn="0" w:lastColumn="0" w:noHBand="0" w:noVBand="0"/>
      </w:tblPr>
      <w:tblGrid>
        <w:gridCol w:w="5318"/>
        <w:gridCol w:w="883"/>
      </w:tblGrid>
      <w:tr w:rsidR="00D9689E" w14:paraId="575A6752"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2F002E60" w14:textId="77777777" w:rsidR="00D9689E" w:rsidRDefault="00536B02">
            <w:pPr>
              <w:pStyle w:val="Compact"/>
            </w:pPr>
            <w:r>
              <w:t>Species</w:t>
            </w:r>
          </w:p>
        </w:tc>
        <w:tc>
          <w:tcPr>
            <w:tcW w:w="0" w:type="auto"/>
          </w:tcPr>
          <w:p w14:paraId="34FFE0A8" w14:textId="77777777" w:rsidR="00D9689E" w:rsidRDefault="00536B02">
            <w:pPr>
              <w:pStyle w:val="Compact"/>
            </w:pPr>
            <w:r>
              <w:t>Status</w:t>
            </w:r>
          </w:p>
        </w:tc>
      </w:tr>
      <w:tr w:rsidR="00D9689E" w14:paraId="7CE6572B" w14:textId="77777777">
        <w:tc>
          <w:tcPr>
            <w:tcW w:w="0" w:type="auto"/>
          </w:tcPr>
          <w:p w14:paraId="423A89E8" w14:textId="77777777" w:rsidR="00D9689E" w:rsidRDefault="00536B02">
            <w:pPr>
              <w:pStyle w:val="Compact"/>
            </w:pPr>
            <w:r>
              <w:t>Fourspine Stickleback, Mummichog, American Eel</w:t>
            </w:r>
          </w:p>
        </w:tc>
        <w:tc>
          <w:tcPr>
            <w:tcW w:w="0" w:type="auto"/>
          </w:tcPr>
          <w:p w14:paraId="5AC9704E" w14:textId="77777777" w:rsidR="00D9689E" w:rsidRDefault="00536B02">
            <w:pPr>
              <w:pStyle w:val="Compact"/>
            </w:pPr>
            <w:r>
              <w:t>Native</w:t>
            </w:r>
          </w:p>
        </w:tc>
      </w:tr>
      <w:tr w:rsidR="00D9689E" w14:paraId="2F96A4D2" w14:textId="77777777">
        <w:tc>
          <w:tcPr>
            <w:tcW w:w="0" w:type="auto"/>
          </w:tcPr>
          <w:p w14:paraId="2BAB0FF9" w14:textId="77777777" w:rsidR="00D9689E" w:rsidRDefault="00536B02">
            <w:pPr>
              <w:pStyle w:val="Compact"/>
            </w:pPr>
            <w:r>
              <w:t>Golden Shiner</w:t>
            </w:r>
          </w:p>
        </w:tc>
        <w:tc>
          <w:tcPr>
            <w:tcW w:w="0" w:type="auto"/>
          </w:tcPr>
          <w:p w14:paraId="5C9086F7" w14:textId="77777777" w:rsidR="00D9689E" w:rsidRDefault="00536B02">
            <w:pPr>
              <w:pStyle w:val="Compact"/>
            </w:pPr>
            <w:r>
              <w:t>Native</w:t>
            </w:r>
          </w:p>
        </w:tc>
      </w:tr>
    </w:tbl>
    <w:p w14:paraId="413DE621" w14:textId="77777777" w:rsidR="00D9689E" w:rsidRDefault="00536B02">
      <w:r>
        <w:pict w14:anchorId="560955E2">
          <v:rect id="_x0000_i1049" style="width:0;height:1.5pt" o:hralign="center" o:hrstd="t" o:hr="t"/>
        </w:pict>
      </w:r>
    </w:p>
    <w:p w14:paraId="7EB251A8" w14:textId="77777777" w:rsidR="00D9689E" w:rsidRDefault="00536B02">
      <w:pPr>
        <w:pStyle w:val="Heading2"/>
      </w:pPr>
      <w:bookmarkStart w:id="272" w:name="X9ca7c5a091f1f9ac0bfdfff6b61b4bbfeaba6dd"/>
      <w:bookmarkEnd w:id="266"/>
      <w:bookmarkEnd w:id="271"/>
      <w:r>
        <w:lastRenderedPageBreak/>
        <w:t>Fresh Brook Impoundment | JVB3787 / TYKBU74R.1 | Aug 28, 2024</w:t>
      </w:r>
    </w:p>
    <w:p w14:paraId="19F399C9" w14:textId="77777777" w:rsidR="00D9689E" w:rsidRDefault="00536B02">
      <w:pPr>
        <w:pStyle w:val="FirstParagraph"/>
      </w:pPr>
      <w:r>
        <w:rPr>
          <w:b/>
          <w:bCs/>
        </w:rPr>
        <w:t>Fish:</w:t>
      </w:r>
      <w:r>
        <w:t xml:space="preserve"> H(f) = 0.95 · 4 species | </w:t>
      </w:r>
      <w:r>
        <w:rPr>
          <w:b/>
          <w:bCs/>
        </w:rPr>
        <w:t>Algae:</w:t>
      </w:r>
      <w:r>
        <w:t xml:space="preserve"> H(a) = 2.07 · 7,227 reads</w:t>
      </w:r>
    </w:p>
    <w:p w14:paraId="315F8252" w14:textId="77777777" w:rsidR="00D9689E" w:rsidRDefault="00536B02">
      <w:pPr>
        <w:pStyle w:val="BodyText"/>
      </w:pPr>
      <w:r>
        <w:rPr>
          <w:b/>
          <w:bCs/>
        </w:rPr>
        <w:t>Drainage:</w:t>
      </w:r>
      <w:r>
        <w:t xml:space="preserve"> </w:t>
      </w:r>
      <w:r>
        <w:t>Fresh Brook drains east into Cape Cod Bay — the exception among Cape Cod sites in this study, which otherwise drain south to Vineyard Sound.</w:t>
      </w:r>
    </w:p>
    <w:p w14:paraId="38175683" w14:textId="77777777" w:rsidR="00D9689E" w:rsidRDefault="00536B02">
      <w:pPr>
        <w:pStyle w:val="Heading3"/>
      </w:pPr>
      <w:bookmarkStart w:id="273" w:name="sentinel-signal-13"/>
      <w:r>
        <w:t>Sentinel Signal</w:t>
      </w:r>
    </w:p>
    <w:p w14:paraId="725EA771" w14:textId="77777777" w:rsidR="00D9689E" w:rsidRDefault="00536B02">
      <w:pPr>
        <w:pStyle w:val="FirstParagraph"/>
      </w:pPr>
      <w:r>
        <w:t>Bass 47.7% + Sunfish 43.1% = classic warm-water impoundment community. Synurophytes 68% = the water</w:t>
      </w:r>
      <w:r>
        <w:t xml:space="preserve"> above this impoundment was once — and could again be — Brook Trout habitat. </w:t>
      </w:r>
      <w:r>
        <w:rPr>
          <w:b/>
          <w:bCs/>
        </w:rPr>
        <w:t>Brook Trout: Absent</w:t>
      </w:r>
      <w:r>
        <w:t xml:space="preserve"> — expected in an impoundment.</w:t>
      </w:r>
    </w:p>
    <w:p w14:paraId="344AA1AC" w14:textId="77777777" w:rsidR="00D9689E" w:rsidRDefault="00536B02">
      <w:pPr>
        <w:pStyle w:val="Heading3"/>
      </w:pPr>
      <w:bookmarkStart w:id="274" w:name="inferred-water-chemistry-10"/>
      <w:bookmarkEnd w:id="273"/>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D9689E" w14:paraId="6CB84EC6"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2914A2" w14:textId="77777777" w:rsidR="00D9689E" w:rsidRDefault="00536B02">
            <w:pPr>
              <w:pStyle w:val="Compact"/>
            </w:pPr>
            <w:r>
              <w:t>Parameter</w:t>
            </w:r>
          </w:p>
        </w:tc>
        <w:tc>
          <w:tcPr>
            <w:tcW w:w="2640" w:type="dxa"/>
          </w:tcPr>
          <w:p w14:paraId="790959D3" w14:textId="77777777" w:rsidR="00D9689E" w:rsidRDefault="00536B02">
            <w:pPr>
              <w:pStyle w:val="Compact"/>
            </w:pPr>
            <w:r>
              <w:t>Estimate</w:t>
            </w:r>
          </w:p>
        </w:tc>
        <w:tc>
          <w:tcPr>
            <w:tcW w:w="2640" w:type="dxa"/>
          </w:tcPr>
          <w:p w14:paraId="76C7DEB9" w14:textId="77777777" w:rsidR="00D9689E" w:rsidRDefault="00536B02">
            <w:pPr>
              <w:pStyle w:val="Compact"/>
            </w:pPr>
            <w:r>
              <w:t>Basis</w:t>
            </w:r>
          </w:p>
        </w:tc>
      </w:tr>
      <w:tr w:rsidR="00D9689E" w14:paraId="3CF8488B" w14:textId="77777777">
        <w:tc>
          <w:tcPr>
            <w:tcW w:w="2640" w:type="dxa"/>
          </w:tcPr>
          <w:p w14:paraId="75B2ED99" w14:textId="77777777" w:rsidR="00D9689E" w:rsidRDefault="00536B02">
            <w:pPr>
              <w:pStyle w:val="Compact"/>
            </w:pPr>
            <w:r>
              <w:t>Temperature</w:t>
            </w:r>
          </w:p>
        </w:tc>
        <w:tc>
          <w:tcPr>
            <w:tcW w:w="2640" w:type="dxa"/>
          </w:tcPr>
          <w:p w14:paraId="6C520788" w14:textId="77777777" w:rsidR="00D9689E" w:rsidRDefault="00536B02">
            <w:pPr>
              <w:pStyle w:val="Compact"/>
            </w:pPr>
            <w:r>
              <w:t>Warm, thermally stratified</w:t>
            </w:r>
          </w:p>
        </w:tc>
        <w:tc>
          <w:tcPr>
            <w:tcW w:w="2640" w:type="dxa"/>
          </w:tcPr>
          <w:p w14:paraId="21F7DD7A" w14:textId="77777777" w:rsidR="00D9689E" w:rsidRDefault="00536B02">
            <w:pPr>
              <w:pStyle w:val="Compact"/>
            </w:pPr>
            <w:r>
              <w:t>Impoundment + Bass/Sunfish community</w:t>
            </w:r>
          </w:p>
        </w:tc>
      </w:tr>
      <w:tr w:rsidR="00D9689E" w14:paraId="359C9DB2" w14:textId="77777777">
        <w:tc>
          <w:tcPr>
            <w:tcW w:w="2640" w:type="dxa"/>
          </w:tcPr>
          <w:p w14:paraId="1C03D151" w14:textId="77777777" w:rsidR="00D9689E" w:rsidRDefault="00536B02">
            <w:pPr>
              <w:pStyle w:val="Compact"/>
            </w:pPr>
            <w:r>
              <w:t>pH</w:t>
            </w:r>
          </w:p>
        </w:tc>
        <w:tc>
          <w:tcPr>
            <w:tcW w:w="2640" w:type="dxa"/>
          </w:tcPr>
          <w:p w14:paraId="5981DB94" w14:textId="77777777" w:rsidR="00D9689E" w:rsidRDefault="00536B02">
            <w:pPr>
              <w:pStyle w:val="Compact"/>
            </w:pPr>
            <w:r>
              <w:t>Slightly acidic</w:t>
            </w:r>
          </w:p>
        </w:tc>
        <w:tc>
          <w:tcPr>
            <w:tcW w:w="2640" w:type="dxa"/>
          </w:tcPr>
          <w:p w14:paraId="65D19DB9" w14:textId="77777777" w:rsidR="00D9689E" w:rsidRDefault="00536B02">
            <w:pPr>
              <w:pStyle w:val="Compact"/>
            </w:pPr>
            <w:r>
              <w:t xml:space="preserve">Synurophytes dominant; </w:t>
            </w:r>
            <w:r>
              <w:rPr>
                <w:i/>
                <w:iCs/>
              </w:rPr>
              <w:t>Nostoc linckia</w:t>
            </w:r>
            <w:r>
              <w:t xml:space="preserve"> bog indicator</w:t>
            </w:r>
          </w:p>
        </w:tc>
      </w:tr>
      <w:tr w:rsidR="00D9689E" w14:paraId="214B0A9D" w14:textId="77777777">
        <w:tc>
          <w:tcPr>
            <w:tcW w:w="2640" w:type="dxa"/>
          </w:tcPr>
          <w:p w14:paraId="545A872F" w14:textId="77777777" w:rsidR="00D9689E" w:rsidRDefault="00536B02">
            <w:pPr>
              <w:pStyle w:val="Compact"/>
            </w:pPr>
            <w:r>
              <w:t>Phosphorus</w:t>
            </w:r>
          </w:p>
        </w:tc>
        <w:tc>
          <w:tcPr>
            <w:tcW w:w="2640" w:type="dxa"/>
          </w:tcPr>
          <w:p w14:paraId="300107E4" w14:textId="77777777" w:rsidR="00D9689E" w:rsidRDefault="00536B02">
            <w:pPr>
              <w:pStyle w:val="Compact"/>
            </w:pPr>
            <w:r>
              <w:t>Very low (oligotrophic)</w:t>
            </w:r>
          </w:p>
        </w:tc>
        <w:tc>
          <w:tcPr>
            <w:tcW w:w="2640" w:type="dxa"/>
          </w:tcPr>
          <w:p w14:paraId="32988C4C" w14:textId="77777777" w:rsidR="00D9689E" w:rsidRDefault="00536B02">
            <w:pPr>
              <w:pStyle w:val="Compact"/>
            </w:pPr>
            <w:r>
              <w:t xml:space="preserve">Synurophyte 68% + </w:t>
            </w:r>
            <w:r>
              <w:rPr>
                <w:i/>
                <w:iCs/>
              </w:rPr>
              <w:t>Nostoc</w:t>
            </w:r>
            <w:r>
              <w:t xml:space="preserve"> N-fixing (P-limited system)</w:t>
            </w:r>
          </w:p>
        </w:tc>
      </w:tr>
      <w:tr w:rsidR="00D9689E" w14:paraId="155AC787" w14:textId="77777777">
        <w:tc>
          <w:tcPr>
            <w:tcW w:w="2640" w:type="dxa"/>
          </w:tcPr>
          <w:p w14:paraId="56E2FC0E" w14:textId="77777777" w:rsidR="00D9689E" w:rsidRDefault="00536B02">
            <w:pPr>
              <w:pStyle w:val="Compact"/>
            </w:pPr>
            <w:r>
              <w:t>Brook Trout habitat</w:t>
            </w:r>
          </w:p>
        </w:tc>
        <w:tc>
          <w:tcPr>
            <w:tcW w:w="2640" w:type="dxa"/>
          </w:tcPr>
          <w:p w14:paraId="5CEC88D0" w14:textId="77777777" w:rsidR="00D9689E" w:rsidRDefault="00536B02">
            <w:pPr>
              <w:pStyle w:val="Compact"/>
            </w:pPr>
            <w:r>
              <w:t>Not in the impoundment</w:t>
            </w:r>
          </w:p>
        </w:tc>
        <w:tc>
          <w:tcPr>
            <w:tcW w:w="2640" w:type="dxa"/>
          </w:tcPr>
          <w:p w14:paraId="79498AB2" w14:textId="77777777" w:rsidR="00D9689E" w:rsidRDefault="00536B02">
            <w:pPr>
              <w:pStyle w:val="Compact"/>
            </w:pPr>
            <w:r>
              <w:t>Warm-water fish community; trout habitat requires re</w:t>
            </w:r>
            <w:r>
              <w:t>moval of the water control structure</w:t>
            </w:r>
          </w:p>
        </w:tc>
      </w:tr>
    </w:tbl>
    <w:p w14:paraId="56A53911" w14:textId="77777777" w:rsidR="00D9689E" w:rsidRDefault="00536B02">
      <w:pPr>
        <w:pStyle w:val="Heading3"/>
      </w:pPr>
      <w:bookmarkStart w:id="275" w:name="narrative-13"/>
      <w:bookmarkEnd w:id="274"/>
      <w:r>
        <w:t>Narrative</w:t>
      </w:r>
    </w:p>
    <w:p w14:paraId="1B8B35C4" w14:textId="77777777" w:rsidR="00D9689E" w:rsidRDefault="00536B02">
      <w:pPr>
        <w:pStyle w:val="FirstParagraph"/>
      </w:pPr>
      <w:r>
        <w:t>Classic warm-water impoundment fish community — Bass + Sunfish + Eel. The algal signal is striking in its contrast: Synurophytes at 68% (</w:t>
      </w:r>
      <w:r>
        <w:rPr>
          <w:i/>
          <w:iCs/>
        </w:rPr>
        <w:t>Mallomonas</w:t>
      </w:r>
      <w:r>
        <w:t xml:space="preserve"> + unresolved scaled chrysophytes) confirms soft, slightly ac</w:t>
      </w:r>
      <w:r>
        <w:t xml:space="preserve">idic, very low-nutrient water chemistry. The water chemistry here is — or was — Brook Trout water. The impoundment has imposed warm-water thermal conditions on a system that the algae reveal is chemically oligotrophic and soft. </w:t>
      </w:r>
      <w:r>
        <w:rPr>
          <w:i/>
          <w:iCs/>
        </w:rPr>
        <w:t>Nostoc linckia</w:t>
      </w:r>
      <w:r>
        <w:t xml:space="preserve"> (N-fixing col</w:t>
      </w:r>
      <w:r>
        <w:t>onial cyanobacterium of bog and nitrogen-limited wetland) at 6.7% is consistent with a kettle-hole pond on sandy Cape Cod glacial outwash.</w:t>
      </w:r>
    </w:p>
    <w:p w14:paraId="469A6BF5" w14:textId="77777777" w:rsidR="00D9689E" w:rsidRDefault="00536B02">
      <w:pPr>
        <w:pStyle w:val="BodyText"/>
      </w:pPr>
      <w:r>
        <w:rPr>
          <w:b/>
          <w:bCs/>
        </w:rPr>
        <w:t>No Brook Trout — expected.</w:t>
      </w:r>
      <w:r>
        <w:t xml:space="preserve"> Impoundments warm rapidly and thermally stratify; they support Bass and Sunfish, not salmo</w:t>
      </w:r>
      <w:r>
        <w:t>nids. The dam has converted Brook Trout habitat into Bass habitat.</w:t>
      </w:r>
    </w:p>
    <w:p w14:paraId="2D2C61FC" w14:textId="77777777" w:rsidR="00D9689E" w:rsidRDefault="00536B02">
      <w:pPr>
        <w:pStyle w:val="BodyText"/>
      </w:pPr>
      <w:r>
        <w:rPr>
          <w:b/>
          <w:bCs/>
        </w:rPr>
        <w:t>This is the terminal impoundment hiding a once-famous Brook Trout stream.</w:t>
      </w:r>
      <w:r>
        <w:t xml:space="preserve"> With removal of the water control structures, water temperature would drop, water level would recede to natural cha</w:t>
      </w:r>
      <w:r>
        <w:t>nnel dimensions, tidal flow could restore to the freshwater-estuarine transition zone, and the soft-water chemistry already present in the system would be hospitable for Brook Trout re-introduction. The algal community says the water is ready; the dam is t</w:t>
      </w:r>
      <w:r>
        <w:t>he obstacle.</w:t>
      </w:r>
    </w:p>
    <w:p w14:paraId="1AB7BB12" w14:textId="77777777" w:rsidR="00D9689E" w:rsidRDefault="00536B02">
      <w:pPr>
        <w:pStyle w:val="Heading3"/>
      </w:pPr>
      <w:bookmarkStart w:id="276" w:name="algal-community-6"/>
      <w:bookmarkEnd w:id="275"/>
      <w:r>
        <w:lastRenderedPageBreak/>
        <w:t>Algal Community</w:t>
      </w:r>
    </w:p>
    <w:tbl>
      <w:tblPr>
        <w:tblStyle w:val="Table"/>
        <w:tblW w:w="0" w:type="auto"/>
        <w:tblLook w:val="0020" w:firstRow="1" w:lastRow="0" w:firstColumn="0" w:lastColumn="0" w:noHBand="0" w:noVBand="0"/>
      </w:tblPr>
      <w:tblGrid>
        <w:gridCol w:w="4488"/>
        <w:gridCol w:w="1221"/>
      </w:tblGrid>
      <w:tr w:rsidR="00D9689E" w14:paraId="3F5FE2C7"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15904FB3" w14:textId="77777777" w:rsidR="00D9689E" w:rsidRDefault="00536B02">
            <w:pPr>
              <w:pStyle w:val="Compact"/>
            </w:pPr>
            <w:r>
              <w:t>Group</w:t>
            </w:r>
          </w:p>
        </w:tc>
        <w:tc>
          <w:tcPr>
            <w:tcW w:w="0" w:type="auto"/>
          </w:tcPr>
          <w:p w14:paraId="5C4E354E" w14:textId="77777777" w:rsidR="00D9689E" w:rsidRDefault="00536B02">
            <w:pPr>
              <w:pStyle w:val="Compact"/>
            </w:pPr>
            <w:r>
              <w:t>Rel%</w:t>
            </w:r>
          </w:p>
        </w:tc>
      </w:tr>
      <w:tr w:rsidR="00D9689E" w14:paraId="0AC50B5B" w14:textId="77777777">
        <w:tc>
          <w:tcPr>
            <w:tcW w:w="0" w:type="auto"/>
          </w:tcPr>
          <w:p w14:paraId="5C8BC648" w14:textId="77777777" w:rsidR="00D9689E" w:rsidRDefault="00536B02">
            <w:pPr>
              <w:pStyle w:val="Compact"/>
            </w:pPr>
            <w:r>
              <w:t>Synurophytes (</w:t>
            </w:r>
            <w:r>
              <w:rPr>
                <w:i/>
                <w:iCs/>
              </w:rPr>
              <w:t>Mallomonas</w:t>
            </w:r>
            <w:r>
              <w:t xml:space="preserve"> + unresolved)</w:t>
            </w:r>
          </w:p>
        </w:tc>
        <w:tc>
          <w:tcPr>
            <w:tcW w:w="0" w:type="auto"/>
          </w:tcPr>
          <w:p w14:paraId="794297C3" w14:textId="77777777" w:rsidR="00D9689E" w:rsidRDefault="00536B02">
            <w:pPr>
              <w:pStyle w:val="Compact"/>
            </w:pPr>
            <w:r>
              <w:t>68.0%</w:t>
            </w:r>
          </w:p>
        </w:tc>
      </w:tr>
      <w:tr w:rsidR="00D9689E" w14:paraId="7C724A2E" w14:textId="77777777">
        <w:tc>
          <w:tcPr>
            <w:tcW w:w="0" w:type="auto"/>
          </w:tcPr>
          <w:p w14:paraId="44514ABF" w14:textId="77777777" w:rsidR="00D9689E" w:rsidRDefault="00536B02">
            <w:pPr>
              <w:pStyle w:val="Compact"/>
            </w:pPr>
            <w:r>
              <w:t>Cyanobacteria (</w:t>
            </w:r>
            <w:r>
              <w:rPr>
                <w:i/>
                <w:iCs/>
              </w:rPr>
              <w:t>Nostoc linckia</w:t>
            </w:r>
            <w:r>
              <w:t>)</w:t>
            </w:r>
          </w:p>
        </w:tc>
        <w:tc>
          <w:tcPr>
            <w:tcW w:w="0" w:type="auto"/>
          </w:tcPr>
          <w:p w14:paraId="7DAD4D10" w14:textId="77777777" w:rsidR="00D9689E" w:rsidRDefault="00536B02">
            <w:pPr>
              <w:pStyle w:val="Compact"/>
            </w:pPr>
            <w:r>
              <w:t>6.7%</w:t>
            </w:r>
          </w:p>
        </w:tc>
      </w:tr>
      <w:tr w:rsidR="00D9689E" w14:paraId="785A6811" w14:textId="77777777">
        <w:tc>
          <w:tcPr>
            <w:tcW w:w="0" w:type="auto"/>
          </w:tcPr>
          <w:p w14:paraId="4794D227" w14:textId="77777777" w:rsidR="00D9689E" w:rsidRDefault="00536B02">
            <w:pPr>
              <w:pStyle w:val="Compact"/>
            </w:pPr>
            <w:r>
              <w:t>Other</w:t>
            </w:r>
          </w:p>
        </w:tc>
        <w:tc>
          <w:tcPr>
            <w:tcW w:w="0" w:type="auto"/>
          </w:tcPr>
          <w:p w14:paraId="334EFD5B" w14:textId="77777777" w:rsidR="00D9689E" w:rsidRDefault="00536B02">
            <w:pPr>
              <w:pStyle w:val="Compact"/>
            </w:pPr>
            <w:r>
              <w:t>&lt;5% each</w:t>
            </w:r>
          </w:p>
        </w:tc>
      </w:tr>
    </w:tbl>
    <w:p w14:paraId="3F57567A" w14:textId="77777777" w:rsidR="00D9689E" w:rsidRDefault="00536B02">
      <w:pPr>
        <w:pStyle w:val="Heading3"/>
      </w:pPr>
      <w:bookmarkStart w:id="277" w:name="native-vs.-non-native-11"/>
      <w:bookmarkEnd w:id="276"/>
      <w:r>
        <w:t>Native vs. Non-Native</w:t>
      </w:r>
    </w:p>
    <w:tbl>
      <w:tblPr>
        <w:tblStyle w:val="Table"/>
        <w:tblW w:w="0" w:type="auto"/>
        <w:tblLook w:val="0020" w:firstRow="1" w:lastRow="0" w:firstColumn="0" w:lastColumn="0" w:noHBand="0" w:noVBand="0"/>
      </w:tblPr>
      <w:tblGrid>
        <w:gridCol w:w="2586"/>
        <w:gridCol w:w="4381"/>
      </w:tblGrid>
      <w:tr w:rsidR="00D9689E" w14:paraId="2F5FD910"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149D5B5E" w14:textId="77777777" w:rsidR="00D9689E" w:rsidRDefault="00536B02">
            <w:pPr>
              <w:pStyle w:val="Compact"/>
            </w:pPr>
            <w:r>
              <w:t>Species</w:t>
            </w:r>
          </w:p>
        </w:tc>
        <w:tc>
          <w:tcPr>
            <w:tcW w:w="0" w:type="auto"/>
          </w:tcPr>
          <w:p w14:paraId="73C6DED7" w14:textId="77777777" w:rsidR="00D9689E" w:rsidRDefault="00536B02">
            <w:pPr>
              <w:pStyle w:val="Compact"/>
            </w:pPr>
            <w:r>
              <w:t>Status</w:t>
            </w:r>
          </w:p>
        </w:tc>
      </w:tr>
      <w:tr w:rsidR="00D9689E" w14:paraId="1F3FC6D8" w14:textId="77777777">
        <w:tc>
          <w:tcPr>
            <w:tcW w:w="0" w:type="auto"/>
          </w:tcPr>
          <w:p w14:paraId="0B171781" w14:textId="77777777" w:rsidR="00D9689E" w:rsidRDefault="00536B02">
            <w:pPr>
              <w:pStyle w:val="Compact"/>
            </w:pPr>
            <w:r>
              <w:t>American Eel</w:t>
            </w:r>
          </w:p>
        </w:tc>
        <w:tc>
          <w:tcPr>
            <w:tcW w:w="0" w:type="auto"/>
          </w:tcPr>
          <w:p w14:paraId="0FED576E" w14:textId="77777777" w:rsidR="00D9689E" w:rsidRDefault="00536B02">
            <w:pPr>
              <w:pStyle w:val="Compact"/>
            </w:pPr>
            <w:r>
              <w:t>Native</w:t>
            </w:r>
          </w:p>
        </w:tc>
      </w:tr>
      <w:tr w:rsidR="00D9689E" w14:paraId="4494A621" w14:textId="77777777">
        <w:tc>
          <w:tcPr>
            <w:tcW w:w="0" w:type="auto"/>
          </w:tcPr>
          <w:p w14:paraId="6CBC0291" w14:textId="77777777" w:rsidR="00D9689E" w:rsidRDefault="00536B02">
            <w:pPr>
              <w:pStyle w:val="Compact"/>
            </w:pPr>
            <w:r>
              <w:rPr>
                <w:i/>
                <w:iCs/>
              </w:rPr>
              <w:t>Lepomis</w:t>
            </w:r>
            <w:r>
              <w:t xml:space="preserve"> sp. — Sunfish</w:t>
            </w:r>
          </w:p>
        </w:tc>
        <w:tc>
          <w:tcPr>
            <w:tcW w:w="0" w:type="auto"/>
          </w:tcPr>
          <w:p w14:paraId="03BB5410" w14:textId="77777777" w:rsidR="00D9689E" w:rsidRDefault="00536B02">
            <w:pPr>
              <w:pStyle w:val="Compact"/>
            </w:pPr>
            <w:r>
              <w:t>Pumpkinseed native; Bluegill introduced</w:t>
            </w:r>
          </w:p>
        </w:tc>
      </w:tr>
      <w:tr w:rsidR="00D9689E" w14:paraId="692115F8" w14:textId="77777777">
        <w:tc>
          <w:tcPr>
            <w:tcW w:w="0" w:type="auto"/>
          </w:tcPr>
          <w:p w14:paraId="15B6224C" w14:textId="77777777" w:rsidR="00D9689E" w:rsidRDefault="00536B02">
            <w:pPr>
              <w:pStyle w:val="Compact"/>
            </w:pPr>
            <w:r>
              <w:rPr>
                <w:i/>
                <w:iCs/>
              </w:rPr>
              <w:t>Micropterus</w:t>
            </w:r>
            <w:r>
              <w:t xml:space="preserve"> sp. — Bass</w:t>
            </w:r>
          </w:p>
        </w:tc>
        <w:tc>
          <w:tcPr>
            <w:tcW w:w="0" w:type="auto"/>
          </w:tcPr>
          <w:p w14:paraId="074E7D14" w14:textId="77777777" w:rsidR="00D9689E" w:rsidRDefault="00536B02">
            <w:pPr>
              <w:pStyle w:val="Compact"/>
            </w:pPr>
            <w:r>
              <w:t>Non-native (introduced/stocked)</w:t>
            </w:r>
          </w:p>
        </w:tc>
      </w:tr>
    </w:tbl>
    <w:p w14:paraId="3554C3A8" w14:textId="77777777" w:rsidR="00D9689E" w:rsidRDefault="00536B02">
      <w:pPr>
        <w:pStyle w:val="Heading3"/>
      </w:pPr>
      <w:bookmarkStart w:id="278" w:name="X463039ffb343bc4e477b2e8accc795b51c533e3"/>
      <w:bookmarkEnd w:id="277"/>
      <w:r>
        <w:t>Field Measurements — Fresh Brook, Wellfleet (Vivosun pH meter†)</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D9689E" w14:paraId="3CA8D260"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320" w:type="dxa"/>
          </w:tcPr>
          <w:p w14:paraId="0FE2C17A" w14:textId="77777777" w:rsidR="00D9689E" w:rsidRDefault="00536B02">
            <w:pPr>
              <w:pStyle w:val="Compact"/>
            </w:pPr>
            <w:r>
              <w:t>Date</w:t>
            </w:r>
          </w:p>
        </w:tc>
        <w:tc>
          <w:tcPr>
            <w:tcW w:w="1320" w:type="dxa"/>
          </w:tcPr>
          <w:p w14:paraId="092516B4" w14:textId="77777777" w:rsidR="00D9689E" w:rsidRDefault="00536B02">
            <w:pPr>
              <w:pStyle w:val="Compact"/>
            </w:pPr>
            <w:r>
              <w:t>Site</w:t>
            </w:r>
          </w:p>
        </w:tc>
        <w:tc>
          <w:tcPr>
            <w:tcW w:w="1320" w:type="dxa"/>
          </w:tcPr>
          <w:p w14:paraId="6EE49F66" w14:textId="77777777" w:rsidR="00D9689E" w:rsidRDefault="00536B02">
            <w:pPr>
              <w:pStyle w:val="Compact"/>
            </w:pPr>
            <w:r>
              <w:t>pH</w:t>
            </w:r>
          </w:p>
        </w:tc>
        <w:tc>
          <w:tcPr>
            <w:tcW w:w="1320" w:type="dxa"/>
          </w:tcPr>
          <w:p w14:paraId="53C40C1B" w14:textId="77777777" w:rsidR="00D9689E" w:rsidRDefault="00536B02">
            <w:pPr>
              <w:pStyle w:val="Compact"/>
            </w:pPr>
            <w:r>
              <w:t>Temp °F</w:t>
            </w:r>
          </w:p>
        </w:tc>
        <w:tc>
          <w:tcPr>
            <w:tcW w:w="1320" w:type="dxa"/>
          </w:tcPr>
          <w:p w14:paraId="231151FC" w14:textId="77777777" w:rsidR="00D9689E" w:rsidRDefault="00536B02">
            <w:pPr>
              <w:pStyle w:val="Compact"/>
            </w:pPr>
            <w:r>
              <w:t>Temp °C</w:t>
            </w:r>
          </w:p>
        </w:tc>
        <w:tc>
          <w:tcPr>
            <w:tcW w:w="1320" w:type="dxa"/>
          </w:tcPr>
          <w:p w14:paraId="6A82F2C8" w14:textId="77777777" w:rsidR="00D9689E" w:rsidRDefault="00536B02">
            <w:pPr>
              <w:pStyle w:val="Compact"/>
            </w:pPr>
            <w:r>
              <w:t>Note</w:t>
            </w:r>
          </w:p>
        </w:tc>
      </w:tr>
      <w:tr w:rsidR="00D9689E" w14:paraId="089A7C44" w14:textId="77777777">
        <w:tc>
          <w:tcPr>
            <w:tcW w:w="1320" w:type="dxa"/>
          </w:tcPr>
          <w:p w14:paraId="339B800C" w14:textId="77777777" w:rsidR="00D9689E" w:rsidRDefault="00536B02">
            <w:pPr>
              <w:pStyle w:val="Compact"/>
            </w:pPr>
            <w:r>
              <w:t>Jul 28, 2024</w:t>
            </w:r>
          </w:p>
        </w:tc>
        <w:tc>
          <w:tcPr>
            <w:tcW w:w="1320" w:type="dxa"/>
          </w:tcPr>
          <w:p w14:paraId="6F8C17A9" w14:textId="77777777" w:rsidR="00D9689E" w:rsidRDefault="00536B02">
            <w:pPr>
              <w:pStyle w:val="Compact"/>
            </w:pPr>
            <w:r>
              <w:t>Below impoundment</w:t>
            </w:r>
          </w:p>
        </w:tc>
        <w:tc>
          <w:tcPr>
            <w:tcW w:w="1320" w:type="dxa"/>
          </w:tcPr>
          <w:p w14:paraId="6C749D49" w14:textId="77777777" w:rsidR="00D9689E" w:rsidRDefault="00536B02">
            <w:pPr>
              <w:pStyle w:val="Compact"/>
            </w:pPr>
            <w:r>
              <w:t>5.75</w:t>
            </w:r>
          </w:p>
        </w:tc>
        <w:tc>
          <w:tcPr>
            <w:tcW w:w="1320" w:type="dxa"/>
          </w:tcPr>
          <w:p w14:paraId="50C2F321" w14:textId="77777777" w:rsidR="00D9689E" w:rsidRDefault="00536B02">
            <w:pPr>
              <w:pStyle w:val="Compact"/>
            </w:pPr>
            <w:r>
              <w:t>68.5</w:t>
            </w:r>
          </w:p>
        </w:tc>
        <w:tc>
          <w:tcPr>
            <w:tcW w:w="1320" w:type="dxa"/>
          </w:tcPr>
          <w:p w14:paraId="61F60B55" w14:textId="77777777" w:rsidR="00D9689E" w:rsidRDefault="00536B02">
            <w:pPr>
              <w:pStyle w:val="Compact"/>
            </w:pPr>
            <w:r>
              <w:rPr>
                <w:b/>
                <w:bCs/>
              </w:rPr>
              <w:t>20.3</w:t>
            </w:r>
          </w:p>
        </w:tc>
        <w:tc>
          <w:tcPr>
            <w:tcW w:w="1320" w:type="dxa"/>
          </w:tcPr>
          <w:p w14:paraId="371DAD9F" w14:textId="77777777" w:rsidR="00D9689E" w:rsidRDefault="00536B02">
            <w:pPr>
              <w:pStyle w:val="Compact"/>
            </w:pPr>
            <w:r>
              <w:t>⚠</w:t>
            </w:r>
            <w:r>
              <w:t>️</w:t>
            </w:r>
            <w:r>
              <w:t xml:space="preserve"> At Brook Trout thermal limit</w:t>
            </w:r>
          </w:p>
        </w:tc>
      </w:tr>
      <w:tr w:rsidR="00D9689E" w14:paraId="3EB386A7" w14:textId="77777777">
        <w:tc>
          <w:tcPr>
            <w:tcW w:w="1320" w:type="dxa"/>
          </w:tcPr>
          <w:p w14:paraId="299DE577" w14:textId="77777777" w:rsidR="00D9689E" w:rsidRDefault="00536B02">
            <w:pPr>
              <w:pStyle w:val="Compact"/>
            </w:pPr>
            <w:r>
              <w:t>Jul 28, 2024</w:t>
            </w:r>
          </w:p>
        </w:tc>
        <w:tc>
          <w:tcPr>
            <w:tcW w:w="1320" w:type="dxa"/>
          </w:tcPr>
          <w:p w14:paraId="2978D8E1" w14:textId="77777777" w:rsidR="00D9689E" w:rsidRDefault="00536B02">
            <w:pPr>
              <w:pStyle w:val="Compact"/>
            </w:pPr>
            <w:r>
              <w:t>At impoundment</w:t>
            </w:r>
          </w:p>
        </w:tc>
        <w:tc>
          <w:tcPr>
            <w:tcW w:w="1320" w:type="dxa"/>
          </w:tcPr>
          <w:p w14:paraId="1C24F0A1" w14:textId="77777777" w:rsidR="00D9689E" w:rsidRDefault="00536B02">
            <w:pPr>
              <w:pStyle w:val="Compact"/>
            </w:pPr>
            <w:r>
              <w:t>5.57</w:t>
            </w:r>
          </w:p>
        </w:tc>
        <w:tc>
          <w:tcPr>
            <w:tcW w:w="1320" w:type="dxa"/>
          </w:tcPr>
          <w:p w14:paraId="50300F81" w14:textId="77777777" w:rsidR="00D9689E" w:rsidRDefault="00536B02">
            <w:pPr>
              <w:pStyle w:val="Compact"/>
            </w:pPr>
            <w:r>
              <w:t>75.0</w:t>
            </w:r>
          </w:p>
        </w:tc>
        <w:tc>
          <w:tcPr>
            <w:tcW w:w="1320" w:type="dxa"/>
          </w:tcPr>
          <w:p w14:paraId="5ECF987C" w14:textId="77777777" w:rsidR="00D9689E" w:rsidRDefault="00536B02">
            <w:pPr>
              <w:pStyle w:val="Compact"/>
            </w:pPr>
            <w:r>
              <w:rPr>
                <w:b/>
                <w:bCs/>
              </w:rPr>
              <w:t>23.9</w:t>
            </w:r>
          </w:p>
        </w:tc>
        <w:tc>
          <w:tcPr>
            <w:tcW w:w="1320" w:type="dxa"/>
          </w:tcPr>
          <w:p w14:paraId="5D19B7F8" w14:textId="77777777" w:rsidR="00D9689E" w:rsidRDefault="00536B02">
            <w:pPr>
              <w:pStyle w:val="Compact"/>
            </w:pPr>
            <w:r>
              <w:t>⚠</w:t>
            </w:r>
            <w:r>
              <w:t>️</w:t>
            </w:r>
            <w:r>
              <w:t xml:space="preserve"> Lethal range for Brook Trout</w:t>
            </w:r>
          </w:p>
        </w:tc>
      </w:tr>
    </w:tbl>
    <w:p w14:paraId="08417B2E" w14:textId="77777777" w:rsidR="00D9689E" w:rsidRDefault="00536B02">
      <w:pPr>
        <w:pStyle w:val="BlockText"/>
      </w:pPr>
      <w:r>
        <w:t>⚠</w:t>
      </w:r>
      <w:r>
        <w:t>️</w:t>
      </w:r>
      <w:r>
        <w:t xml:space="preserve"> </w:t>
      </w:r>
      <w:r>
        <w:rPr>
          <w:b/>
          <w:bCs/>
        </w:rPr>
        <w:t>Thermal and pH double-stressor — At Impoundment, July 2024.</w:t>
      </w:r>
      <w:r>
        <w:t xml:space="preserve"> </w:t>
      </w:r>
      <w:r>
        <w:t>75°F (23.9°C) is at or beyond the acute lethal threshold for Brook Trout (~23–24°C). Combined with pH 5.57 — itself near the lower adult tolerance limit (~5.0) — the impoundment presents a two-stressor environment hostile to Brook Trout. The August eDNA sa</w:t>
      </w:r>
      <w:r>
        <w:t>mple confirming Brook Trout absence is consistent with these conditions. Below the impoundment, 68.5°F (20.3°C) is right at the thermal limit, and pH 5.75 remains on the low side. The Synurophyte algal community (68%) in the August sample reflects cold wat</w:t>
      </w:r>
      <w:r>
        <w:t xml:space="preserve">er quality that was characteristic of this stream </w:t>
      </w:r>
      <w:r>
        <w:rPr>
          <w:i/>
          <w:iCs/>
        </w:rPr>
        <w:t>before</w:t>
      </w:r>
      <w:r>
        <w:t xml:space="preserve"> impoundment altered the thermal regime — the algal signal may represent upstream refugia conditions rather than the sampled reach.</w:t>
      </w:r>
    </w:p>
    <w:p w14:paraId="531F4443" w14:textId="77777777" w:rsidR="00D9689E" w:rsidRDefault="00536B02">
      <w:pPr>
        <w:pStyle w:val="FirstParagraph"/>
      </w:pPr>
      <w:r>
        <w:t>† pH values approximate (±0.5–1.0 pH unit); see “How to Read” note.</w:t>
      </w:r>
    </w:p>
    <w:p w14:paraId="718AB326" w14:textId="77777777" w:rsidR="00D9689E" w:rsidRDefault="00536B02">
      <w:r>
        <w:pict w14:anchorId="3F30AAD9">
          <v:rect id="_x0000_i1050" style="width:0;height:1.5pt" o:hralign="center" o:hrstd="t" o:hr="t"/>
        </w:pict>
      </w:r>
    </w:p>
    <w:p w14:paraId="7107BFD3" w14:textId="77777777" w:rsidR="00D9689E" w:rsidRDefault="00536B02">
      <w:pPr>
        <w:pStyle w:val="Heading2"/>
      </w:pPr>
      <w:bookmarkStart w:id="279" w:name="X2195623c87c8a7a54ee22d302639f1f2b2bbf9e"/>
      <w:bookmarkEnd w:id="272"/>
      <w:bookmarkEnd w:id="278"/>
      <w:r>
        <w:t>Fresh Brook Area — Water near Raccoon Fecal Deposit | JVB4279 / S100177.1 | Date Unknown</w:t>
      </w:r>
    </w:p>
    <w:p w14:paraId="5156E7C7" w14:textId="77777777" w:rsidR="00D9689E" w:rsidRDefault="00536B02">
      <w:pPr>
        <w:pStyle w:val="FirstParagraph"/>
      </w:pPr>
      <w:r>
        <w:rPr>
          <w:b/>
          <w:bCs/>
        </w:rPr>
        <w:t>Fish (MiFish 12S):</w:t>
      </w:r>
      <w:r>
        <w:t xml:space="preserve"> H(f) = 0.04 · 2 species · 57,855 fish reads </w:t>
      </w:r>
      <w:r>
        <w:rPr>
          <w:b/>
          <w:bCs/>
        </w:rPr>
        <w:t>Invertebrates (UniCOI COI):</w:t>
      </w:r>
      <w:r>
        <w:t xml:space="preserve"> Green Crab 42% · Fiddler Crab ~22% · Geotrichum 30% · hookworm 1.1%</w:t>
      </w:r>
    </w:p>
    <w:p w14:paraId="0E06AD50" w14:textId="77777777" w:rsidR="00D9689E" w:rsidRDefault="00536B02">
      <w:pPr>
        <w:pStyle w:val="Heading3"/>
      </w:pPr>
      <w:bookmarkStart w:id="280" w:name="context"/>
      <w:r>
        <w:lastRenderedPageBreak/>
        <w:t>Contex</w:t>
      </w:r>
      <w:r>
        <w:t>t</w:t>
      </w:r>
    </w:p>
    <w:p w14:paraId="31339EBF" w14:textId="77777777" w:rsidR="00D9689E" w:rsidRDefault="00536B02">
      <w:pPr>
        <w:pStyle w:val="FirstParagraph"/>
      </w:pPr>
      <w:r>
        <w:t xml:space="preserve">This sample was collected near a fecal deposit in the Fresh Brook area, at a location where otter toilets are common. The sample was subsequently determined to be </w:t>
      </w:r>
      <w:r>
        <w:rPr>
          <w:b/>
          <w:bCs/>
        </w:rPr>
        <w:t>raccoon scat</w:t>
      </w:r>
      <w:r>
        <w:t xml:space="preserve"> (</w:t>
      </w:r>
      <w:r>
        <w:rPr>
          <w:i/>
          <w:iCs/>
        </w:rPr>
        <w:t>Procyon lotor</w:t>
      </w:r>
      <w:r>
        <w:t xml:space="preserve">) — not otter — confirmed by the 32,132 reads of raccoon DNA in </w:t>
      </w:r>
      <w:r>
        <w:t>the MiFish panel. No River Otter (</w:t>
      </w:r>
      <w:r>
        <w:rPr>
          <w:i/>
          <w:iCs/>
        </w:rPr>
        <w:t>Lontra canadensis</w:t>
      </w:r>
      <w:r>
        <w:t>) has been confirmed anywhere in this dataset by eDNA testing. Two barcode panels were run: MiFish 12S (fish DNA in adjacent water) and UniCOI (invertebrate COI from fecal material).</w:t>
      </w:r>
    </w:p>
    <w:p w14:paraId="245DC035" w14:textId="77777777" w:rsidR="00D9689E" w:rsidRDefault="00536B02">
      <w:pPr>
        <w:pStyle w:val="Heading3"/>
      </w:pPr>
      <w:bookmarkStart w:id="281" w:name="sentinel-signal-14"/>
      <w:bookmarkEnd w:id="280"/>
      <w:r>
        <w:t>Sentinel Signal</w:t>
      </w:r>
    </w:p>
    <w:p w14:paraId="3BA37B49" w14:textId="77777777" w:rsidR="00D9689E" w:rsidRDefault="00536B02">
      <w:pPr>
        <w:pStyle w:val="FirstParagraph"/>
      </w:pPr>
      <w:r>
        <w:t xml:space="preserve">MiFish fish community: </w:t>
      </w:r>
      <w:r>
        <w:rPr>
          <w:b/>
          <w:bCs/>
        </w:rPr>
        <w:t>American Eel 99.3%</w:t>
      </w:r>
      <w:r>
        <w:t xml:space="preserve"> + Fourspine Stickleback 0.7%. This is the fish community at a tidal freshwater reach of Fresh Brook — Eel dominance indicates a tidal pool or slow estuarine reach where Eels concentrate. Fourspine Stickleback confi</w:t>
      </w:r>
      <w:r>
        <w:t xml:space="preserve">rms tidal zone proximity. No Alewife, Blueback Herring, or </w:t>
      </w:r>
      <w:r>
        <w:rPr>
          <w:i/>
          <w:iCs/>
        </w:rPr>
        <w:t>Alosa</w:t>
      </w:r>
      <w:r>
        <w:t xml:space="preserve"> spp. detected.</w:t>
      </w:r>
    </w:p>
    <w:p w14:paraId="09BD64AF" w14:textId="77777777" w:rsidR="00D9689E" w:rsidRDefault="00536B02">
      <w:pPr>
        <w:pStyle w:val="Heading3"/>
      </w:pPr>
      <w:bookmarkStart w:id="282" w:name="mifish-fish-community"/>
      <w:bookmarkEnd w:id="281"/>
      <w:r>
        <w:t>MiFish 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23F034F7"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CC33CA" w14:textId="77777777" w:rsidR="00D9689E" w:rsidRDefault="00536B02">
            <w:pPr>
              <w:pStyle w:val="Compact"/>
            </w:pPr>
            <w:r>
              <w:t>Species</w:t>
            </w:r>
          </w:p>
        </w:tc>
        <w:tc>
          <w:tcPr>
            <w:tcW w:w="2640" w:type="dxa"/>
          </w:tcPr>
          <w:p w14:paraId="51EB9849" w14:textId="77777777" w:rsidR="00D9689E" w:rsidRDefault="00536B02">
            <w:pPr>
              <w:pStyle w:val="Compact"/>
            </w:pPr>
            <w:r>
              <w:t>Rel%</w:t>
            </w:r>
          </w:p>
        </w:tc>
        <w:tc>
          <w:tcPr>
            <w:tcW w:w="2640" w:type="dxa"/>
          </w:tcPr>
          <w:p w14:paraId="563E026F" w14:textId="77777777" w:rsidR="00D9689E" w:rsidRDefault="00536B02">
            <w:pPr>
              <w:pStyle w:val="Compact"/>
            </w:pPr>
            <w:r>
              <w:t>Note</w:t>
            </w:r>
          </w:p>
        </w:tc>
      </w:tr>
      <w:tr w:rsidR="00D9689E" w14:paraId="7D6DF714" w14:textId="77777777">
        <w:tc>
          <w:tcPr>
            <w:tcW w:w="2640" w:type="dxa"/>
          </w:tcPr>
          <w:p w14:paraId="512CBD00" w14:textId="77777777" w:rsidR="00D9689E" w:rsidRDefault="00536B02">
            <w:pPr>
              <w:pStyle w:val="Compact"/>
            </w:pPr>
            <w:r>
              <w:rPr>
                <w:i/>
                <w:iCs/>
              </w:rPr>
              <w:t>Anguilla rostrata</w:t>
            </w:r>
            <w:r>
              <w:t xml:space="preserve"> — American Eel</w:t>
            </w:r>
          </w:p>
        </w:tc>
        <w:tc>
          <w:tcPr>
            <w:tcW w:w="2640" w:type="dxa"/>
          </w:tcPr>
          <w:p w14:paraId="3C5B779A" w14:textId="77777777" w:rsidR="00D9689E" w:rsidRDefault="00536B02">
            <w:pPr>
              <w:pStyle w:val="Compact"/>
            </w:pPr>
            <w:r>
              <w:t>99.3%</w:t>
            </w:r>
          </w:p>
        </w:tc>
        <w:tc>
          <w:tcPr>
            <w:tcW w:w="2640" w:type="dxa"/>
          </w:tcPr>
          <w:p w14:paraId="1C08172E" w14:textId="77777777" w:rsidR="00D9689E" w:rsidRDefault="00536B02">
            <w:pPr>
              <w:pStyle w:val="Compact"/>
            </w:pPr>
            <w:r>
              <w:t>Tidal freshwater — characteristic Eel concentration</w:t>
            </w:r>
          </w:p>
        </w:tc>
      </w:tr>
      <w:tr w:rsidR="00D9689E" w14:paraId="772B9BB9" w14:textId="77777777">
        <w:tc>
          <w:tcPr>
            <w:tcW w:w="2640" w:type="dxa"/>
          </w:tcPr>
          <w:p w14:paraId="7EACC362" w14:textId="77777777" w:rsidR="00D9689E" w:rsidRDefault="00536B02">
            <w:pPr>
              <w:pStyle w:val="Compact"/>
            </w:pPr>
            <w:r>
              <w:rPr>
                <w:i/>
                <w:iCs/>
              </w:rPr>
              <w:t>Apeltes quadracus</w:t>
            </w:r>
            <w:r>
              <w:t xml:space="preserve"> — Fourspine Stickleback</w:t>
            </w:r>
          </w:p>
        </w:tc>
        <w:tc>
          <w:tcPr>
            <w:tcW w:w="2640" w:type="dxa"/>
          </w:tcPr>
          <w:p w14:paraId="44D07007" w14:textId="77777777" w:rsidR="00D9689E" w:rsidRDefault="00536B02">
            <w:pPr>
              <w:pStyle w:val="Compact"/>
            </w:pPr>
            <w:r>
              <w:t>0.7%</w:t>
            </w:r>
          </w:p>
        </w:tc>
        <w:tc>
          <w:tcPr>
            <w:tcW w:w="2640" w:type="dxa"/>
          </w:tcPr>
          <w:p w14:paraId="0B6685E7" w14:textId="77777777" w:rsidR="00D9689E" w:rsidRDefault="00536B02">
            <w:pPr>
              <w:pStyle w:val="Compact"/>
            </w:pPr>
            <w:r>
              <w:t>Tidal reach indicator</w:t>
            </w:r>
          </w:p>
        </w:tc>
      </w:tr>
      <w:tr w:rsidR="00D9689E" w14:paraId="10C61035" w14:textId="77777777">
        <w:tc>
          <w:tcPr>
            <w:tcW w:w="2640" w:type="dxa"/>
          </w:tcPr>
          <w:p w14:paraId="5F01F9DF" w14:textId="77777777" w:rsidR="00D9689E" w:rsidRDefault="00536B02">
            <w:pPr>
              <w:pStyle w:val="Compact"/>
            </w:pPr>
            <w:r>
              <w:rPr>
                <w:i/>
                <w:iCs/>
              </w:rPr>
              <w:t>Alosa</w:t>
            </w:r>
            <w:r>
              <w:t xml:space="preserve"> spp. — Alewife / Blueback Herring</w:t>
            </w:r>
          </w:p>
        </w:tc>
        <w:tc>
          <w:tcPr>
            <w:tcW w:w="2640" w:type="dxa"/>
          </w:tcPr>
          <w:p w14:paraId="69DBCEFA" w14:textId="77777777" w:rsidR="00D9689E" w:rsidRDefault="00536B02">
            <w:pPr>
              <w:pStyle w:val="Compact"/>
            </w:pPr>
            <w:r>
              <w:rPr>
                <w:b/>
                <w:bCs/>
              </w:rPr>
              <w:t>0%</w:t>
            </w:r>
          </w:p>
        </w:tc>
        <w:tc>
          <w:tcPr>
            <w:tcW w:w="2640" w:type="dxa"/>
          </w:tcPr>
          <w:p w14:paraId="30A04D66" w14:textId="77777777" w:rsidR="00D9689E" w:rsidRDefault="00536B02">
            <w:pPr>
              <w:pStyle w:val="Compact"/>
            </w:pPr>
            <w:r>
              <w:t>Not detected</w:t>
            </w:r>
          </w:p>
        </w:tc>
      </w:tr>
    </w:tbl>
    <w:p w14:paraId="1968860A" w14:textId="77777777" w:rsidR="00D9689E" w:rsidRDefault="00536B02">
      <w:pPr>
        <w:pStyle w:val="BodyText"/>
      </w:pPr>
      <w:r>
        <w:rPr>
          <w:i/>
          <w:iCs/>
        </w:rPr>
        <w:t xml:space="preserve">Non-target 12S reads (excluded from fish analysis): Procyon lotor (Raccoon) </w:t>
      </w:r>
      <w:r>
        <w:rPr>
          <w:i/>
          <w:iCs/>
        </w:rPr>
        <w:t>32,132 reads = confirmed raccoon fecal input; Sus scrofa 655 reads = likely Muskrat or Beaver (JVB database interpretation).</w:t>
      </w:r>
    </w:p>
    <w:p w14:paraId="59EAFDBB" w14:textId="77777777" w:rsidR="00D9689E" w:rsidRDefault="00536B02">
      <w:pPr>
        <w:pStyle w:val="Heading3"/>
      </w:pPr>
      <w:bookmarkStart w:id="283" w:name="X6aed4b7db94a2755f37d244bcff90a08caef765"/>
      <w:bookmarkEnd w:id="282"/>
      <w:r>
        <w:t>UniCOI Invertebrate Community (Raccoon Fecal Diet — COI panel)</w:t>
      </w:r>
    </w:p>
    <w:tbl>
      <w:tblPr>
        <w:tblStyle w:val="Table"/>
        <w:tblW w:w="5000" w:type="pct"/>
        <w:tblLayout w:type="fixed"/>
        <w:tblLook w:val="0020" w:firstRow="1" w:lastRow="0" w:firstColumn="0" w:lastColumn="0" w:noHBand="0" w:noVBand="0"/>
      </w:tblPr>
      <w:tblGrid>
        <w:gridCol w:w="3192"/>
        <w:gridCol w:w="3192"/>
        <w:gridCol w:w="3192"/>
      </w:tblGrid>
      <w:tr w:rsidR="00D9689E" w14:paraId="3F29B984"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14CF71" w14:textId="77777777" w:rsidR="00D9689E" w:rsidRDefault="00536B02">
            <w:pPr>
              <w:pStyle w:val="Compact"/>
            </w:pPr>
            <w:r>
              <w:t>Taxon</w:t>
            </w:r>
          </w:p>
        </w:tc>
        <w:tc>
          <w:tcPr>
            <w:tcW w:w="2640" w:type="dxa"/>
          </w:tcPr>
          <w:p w14:paraId="6466FA17" w14:textId="77777777" w:rsidR="00D9689E" w:rsidRDefault="00536B02">
            <w:pPr>
              <w:pStyle w:val="Compact"/>
            </w:pPr>
            <w:r>
              <w:t>Rel%</w:t>
            </w:r>
          </w:p>
        </w:tc>
        <w:tc>
          <w:tcPr>
            <w:tcW w:w="2640" w:type="dxa"/>
          </w:tcPr>
          <w:p w14:paraId="5D952E9A" w14:textId="77777777" w:rsidR="00D9689E" w:rsidRDefault="00536B02">
            <w:pPr>
              <w:pStyle w:val="Compact"/>
            </w:pPr>
            <w:r>
              <w:t>Note</w:t>
            </w:r>
          </w:p>
        </w:tc>
      </w:tr>
      <w:tr w:rsidR="00D9689E" w14:paraId="2A0CDDCE" w14:textId="77777777">
        <w:tc>
          <w:tcPr>
            <w:tcW w:w="2640" w:type="dxa"/>
          </w:tcPr>
          <w:p w14:paraId="3EBEC230" w14:textId="77777777" w:rsidR="00D9689E" w:rsidRDefault="00536B02">
            <w:pPr>
              <w:pStyle w:val="Compact"/>
            </w:pPr>
            <w:r>
              <w:rPr>
                <w:i/>
                <w:iCs/>
              </w:rPr>
              <w:t>Carcinus maenas</w:t>
            </w:r>
            <w:r>
              <w:t xml:space="preserve"> — European Green Crab</w:t>
            </w:r>
          </w:p>
        </w:tc>
        <w:tc>
          <w:tcPr>
            <w:tcW w:w="2640" w:type="dxa"/>
          </w:tcPr>
          <w:p w14:paraId="372C7EFC" w14:textId="77777777" w:rsidR="00D9689E" w:rsidRDefault="00536B02">
            <w:pPr>
              <w:pStyle w:val="Compact"/>
            </w:pPr>
            <w:r>
              <w:t>42%</w:t>
            </w:r>
          </w:p>
        </w:tc>
        <w:tc>
          <w:tcPr>
            <w:tcW w:w="2640" w:type="dxa"/>
          </w:tcPr>
          <w:p w14:paraId="41105154" w14:textId="77777777" w:rsidR="00D9689E" w:rsidRDefault="00536B02">
            <w:pPr>
              <w:pStyle w:val="Compact"/>
            </w:pPr>
            <w:r>
              <w:rPr>
                <w:b/>
                <w:bCs/>
              </w:rPr>
              <w:t>Raccoon tidal flat foraging — invasive species</w:t>
            </w:r>
          </w:p>
        </w:tc>
      </w:tr>
      <w:tr w:rsidR="00D9689E" w14:paraId="2A89AF35" w14:textId="77777777">
        <w:tc>
          <w:tcPr>
            <w:tcW w:w="2640" w:type="dxa"/>
          </w:tcPr>
          <w:p w14:paraId="4AA5FCF4" w14:textId="77777777" w:rsidR="00D9689E" w:rsidRDefault="00536B02">
            <w:pPr>
              <w:pStyle w:val="Compact"/>
            </w:pPr>
            <w:r>
              <w:rPr>
                <w:i/>
                <w:iCs/>
              </w:rPr>
              <w:t>Minuca pugnax</w:t>
            </w:r>
            <w:r>
              <w:t xml:space="preserve"> — Atlantic Marsh Fiddler Crab</w:t>
            </w:r>
          </w:p>
        </w:tc>
        <w:tc>
          <w:tcPr>
            <w:tcW w:w="2640" w:type="dxa"/>
          </w:tcPr>
          <w:p w14:paraId="5CE603AA" w14:textId="77777777" w:rsidR="00D9689E" w:rsidRDefault="00536B02">
            <w:pPr>
              <w:pStyle w:val="Compact"/>
            </w:pPr>
            <w:r>
              <w:t>~22%</w:t>
            </w:r>
          </w:p>
        </w:tc>
        <w:tc>
          <w:tcPr>
            <w:tcW w:w="2640" w:type="dxa"/>
          </w:tcPr>
          <w:p w14:paraId="7F278797" w14:textId="77777777" w:rsidR="00D9689E" w:rsidRDefault="00536B02">
            <w:pPr>
              <w:pStyle w:val="Compact"/>
            </w:pPr>
            <w:r>
              <w:t>Raccoon tidal flat foraging — native</w:t>
            </w:r>
          </w:p>
        </w:tc>
      </w:tr>
      <w:tr w:rsidR="00D9689E" w14:paraId="4A0375A5" w14:textId="77777777">
        <w:tc>
          <w:tcPr>
            <w:tcW w:w="2640" w:type="dxa"/>
          </w:tcPr>
          <w:p w14:paraId="7F1347C3" w14:textId="77777777" w:rsidR="00D9689E" w:rsidRDefault="00536B02">
            <w:pPr>
              <w:pStyle w:val="Compact"/>
            </w:pPr>
            <w:r>
              <w:rPr>
                <w:i/>
                <w:iCs/>
              </w:rPr>
              <w:t>Geotrichum candidum</w:t>
            </w:r>
            <w:r>
              <w:t xml:space="preserve"> — Fecal yeast</w:t>
            </w:r>
          </w:p>
        </w:tc>
        <w:tc>
          <w:tcPr>
            <w:tcW w:w="2640" w:type="dxa"/>
          </w:tcPr>
          <w:p w14:paraId="21B4F6EF" w14:textId="77777777" w:rsidR="00D9689E" w:rsidRDefault="00536B02">
            <w:pPr>
              <w:pStyle w:val="Compact"/>
            </w:pPr>
            <w:r>
              <w:t>30%</w:t>
            </w:r>
          </w:p>
        </w:tc>
        <w:tc>
          <w:tcPr>
            <w:tcW w:w="2640" w:type="dxa"/>
          </w:tcPr>
          <w:p w14:paraId="3671E24D" w14:textId="77777777" w:rsidR="00D9689E" w:rsidRDefault="00536B02">
            <w:pPr>
              <w:pStyle w:val="Compact"/>
            </w:pPr>
            <w:r>
              <w:t>Commensal fecal yeast — confirms fecal sample origin</w:t>
            </w:r>
          </w:p>
        </w:tc>
      </w:tr>
      <w:tr w:rsidR="00D9689E" w14:paraId="44511949" w14:textId="77777777">
        <w:tc>
          <w:tcPr>
            <w:tcW w:w="2640" w:type="dxa"/>
          </w:tcPr>
          <w:p w14:paraId="01C51456" w14:textId="77777777" w:rsidR="00D9689E" w:rsidRDefault="00536B02">
            <w:pPr>
              <w:pStyle w:val="Compact"/>
            </w:pPr>
            <w:r>
              <w:rPr>
                <w:i/>
                <w:iCs/>
              </w:rPr>
              <w:t>Necator americanus</w:t>
            </w:r>
            <w:r>
              <w:t xml:space="preserve"> — Hookworm</w:t>
            </w:r>
          </w:p>
        </w:tc>
        <w:tc>
          <w:tcPr>
            <w:tcW w:w="2640" w:type="dxa"/>
          </w:tcPr>
          <w:p w14:paraId="00A9CF1C" w14:textId="77777777" w:rsidR="00D9689E" w:rsidRDefault="00536B02">
            <w:pPr>
              <w:pStyle w:val="Compact"/>
            </w:pPr>
            <w:r>
              <w:t>1.1%</w:t>
            </w:r>
          </w:p>
        </w:tc>
        <w:tc>
          <w:tcPr>
            <w:tcW w:w="2640" w:type="dxa"/>
          </w:tcPr>
          <w:p w14:paraId="0D7B0A91" w14:textId="77777777" w:rsidR="00D9689E" w:rsidRDefault="00536B02">
            <w:pPr>
              <w:pStyle w:val="Compact"/>
            </w:pPr>
            <w:r>
              <w:t>Likely database artifact</w:t>
            </w:r>
          </w:p>
        </w:tc>
      </w:tr>
    </w:tbl>
    <w:p w14:paraId="7643F092" w14:textId="77777777" w:rsidR="00D9689E" w:rsidRDefault="00536B02">
      <w:pPr>
        <w:pStyle w:val="Heading3"/>
      </w:pPr>
      <w:bookmarkStart w:id="284" w:name="narrative-14"/>
      <w:bookmarkEnd w:id="283"/>
      <w:r>
        <w:t>Narrative</w:t>
      </w:r>
    </w:p>
    <w:p w14:paraId="27710867" w14:textId="77777777" w:rsidR="00D9689E" w:rsidRDefault="00536B02">
      <w:pPr>
        <w:pStyle w:val="FirstParagraph"/>
      </w:pPr>
      <w:r>
        <w:t>The MiFish data characterize the fish community at the Fresh Brook tidal reach: American Eel at 99.3% is consistent with a tidal pool or estuarine backwater where Eels aggregate. Fourspine Stickleback confirms prox</w:t>
      </w:r>
      <w:r>
        <w:t xml:space="preserve">imity to the tidal zone. The Raccoon DNA (32,132 </w:t>
      </w:r>
      <w:r>
        <w:lastRenderedPageBreak/>
        <w:t xml:space="preserve">reads, confirmed </w:t>
      </w:r>
      <w:r>
        <w:rPr>
          <w:i/>
          <w:iCs/>
        </w:rPr>
        <w:t>Procyon lotor</w:t>
      </w:r>
      <w:r>
        <w:t>) represents fecal contamination of the water sample at the collection point — raccoon latrine at or immediately adjacent to the sample location.</w:t>
      </w:r>
    </w:p>
    <w:p w14:paraId="365C1888" w14:textId="77777777" w:rsidR="00D9689E" w:rsidRDefault="00536B02">
      <w:pPr>
        <w:pStyle w:val="BodyText"/>
      </w:pPr>
      <w:r>
        <w:t xml:space="preserve">The UniCOI panel characterizes </w:t>
      </w:r>
      <w:r>
        <w:t xml:space="preserve">raccoon diet from the fecal material: European Green Crab (42%) and Atlantic Marsh Fiddler Crab (~22%) — raccoons are documented tidal flat foragers and regularly consume crabs. </w:t>
      </w:r>
      <w:r>
        <w:rPr>
          <w:i/>
          <w:iCs/>
        </w:rPr>
        <w:t>Geotrichum candidum</w:t>
      </w:r>
      <w:r>
        <w:t xml:space="preserve"> (30%) is a commensal fecal yeast that confirms the sample </w:t>
      </w:r>
      <w:r>
        <w:t xml:space="preserve">was genuine fecal material. </w:t>
      </w:r>
      <w:r>
        <w:rPr>
          <w:i/>
          <w:iCs/>
        </w:rPr>
        <w:t>Necator americanus</w:t>
      </w:r>
      <w:r>
        <w:t xml:space="preserve"> (1.1%) is a human hookworm; its detection at this level is likely a database assignment artifact.</w:t>
      </w:r>
    </w:p>
    <w:p w14:paraId="0625ED54" w14:textId="77777777" w:rsidR="00D9689E" w:rsidRDefault="00536B02">
      <w:pPr>
        <w:pStyle w:val="BodyText"/>
      </w:pPr>
      <w:r>
        <w:t xml:space="preserve">The </w:t>
      </w:r>
      <w:r>
        <w:rPr>
          <w:i/>
          <w:iCs/>
        </w:rPr>
        <w:t>Sus scrofa</w:t>
      </w:r>
      <w:r>
        <w:t xml:space="preserve"> assignment (655 reads) in the MiFish panel is interpreted per JVB protocol as likely Muskrat (</w:t>
      </w:r>
      <w:r>
        <w:rPr>
          <w:i/>
          <w:iCs/>
        </w:rPr>
        <w:t>On</w:t>
      </w:r>
      <w:r>
        <w:rPr>
          <w:i/>
          <w:iCs/>
        </w:rPr>
        <w:t>datra zibethicus</w:t>
      </w:r>
      <w:r>
        <w:t>) or Beaver (</w:t>
      </w:r>
      <w:r>
        <w:rPr>
          <w:i/>
          <w:iCs/>
        </w:rPr>
        <w:t>Castor canadensis</w:t>
      </w:r>
      <w:r>
        <w:t>) — semi-aquatic rodents whose 12S sequences resolve to Suidae in the reference database due to database gaps.</w:t>
      </w:r>
    </w:p>
    <w:p w14:paraId="780E73C6" w14:textId="77777777" w:rsidR="00D9689E" w:rsidRDefault="00536B02">
      <w:pPr>
        <w:pStyle w:val="BodyText"/>
      </w:pPr>
      <w:r>
        <w:t xml:space="preserve">Ecological interpretation of the fish community is unreliable: raccoon fecal contamination (36% of </w:t>
      </w:r>
      <w:r>
        <w:t>raw library) may have suppressed detection of less-abundant fish species via competitive PCR inhibition. The Eel signal (99.3%) is almost certainly real, but the apparent impoverishment to only 2 species should not be taken as the true fish community at th</w:t>
      </w:r>
      <w:r>
        <w:t>is reach.</w:t>
      </w:r>
    </w:p>
    <w:p w14:paraId="5D7C5EFA" w14:textId="77777777" w:rsidR="00D9689E" w:rsidRDefault="00536B02">
      <w:r>
        <w:pict w14:anchorId="49172850">
          <v:rect id="_x0000_i1051" style="width:0;height:1.5pt" o:hralign="center" o:hrstd="t" o:hr="t"/>
        </w:pict>
      </w:r>
    </w:p>
    <w:p w14:paraId="075473F7" w14:textId="77777777" w:rsidR="00D9689E" w:rsidRDefault="00536B02">
      <w:pPr>
        <w:pStyle w:val="Heading2"/>
      </w:pPr>
      <w:bookmarkStart w:id="285" w:name="X32441f6eb29477c1e3852f6d0f9167278b248cd"/>
      <w:bookmarkEnd w:id="279"/>
      <w:bookmarkEnd w:id="284"/>
      <w:r>
        <w:t>Proctor Point Dock, Manchester-by-the-Sea, MA | JVB4981 / HVFHCKJQ.1 | June 5, 2025</w:t>
      </w:r>
    </w:p>
    <w:p w14:paraId="4DF187B9" w14:textId="77777777" w:rsidR="00D9689E" w:rsidRDefault="00536B02">
      <w:pPr>
        <w:pStyle w:val="FirstParagraph"/>
      </w:pPr>
      <w:r>
        <w:rPr>
          <w:b/>
          <w:bCs/>
        </w:rPr>
        <w:t>Fish:</w:t>
      </w:r>
      <w:r>
        <w:t xml:space="preserve"> H(f) = 1.59 · 16 species · 46,128 reads</w:t>
      </w:r>
    </w:p>
    <w:p w14:paraId="45F09880" w14:textId="77777777" w:rsidR="00D9689E" w:rsidRDefault="00536B02">
      <w:pPr>
        <w:pStyle w:val="Heading3"/>
      </w:pPr>
      <w:bookmarkStart w:id="286" w:name="sentinel-signal-15"/>
      <w:r>
        <w:t>Sentinel Signal</w:t>
      </w:r>
    </w:p>
    <w:p w14:paraId="3A174D9A" w14:textId="77777777" w:rsidR="00D9689E" w:rsidRDefault="00536B02">
      <w:pPr>
        <w:pStyle w:val="FirstParagraph"/>
      </w:pPr>
      <w:r>
        <w:t xml:space="preserve">Atlantic Herring 19.4% + Atlantic Mackerel 13.7% + Hickory Shad 7.3% + Grubby Sculpin 1.4% + Rock Gunnel 0.6% = </w:t>
      </w:r>
      <w:r>
        <w:rPr>
          <w:b/>
          <w:bCs/>
        </w:rPr>
        <w:t>the richest marine community in the dataset.</w:t>
      </w:r>
      <w:r>
        <w:t xml:space="preserve"> Manchester Harbor in June holds a full nearshore fish assemblage of extraordinary ecological divers</w:t>
      </w:r>
      <w:r>
        <w:t>ity.</w:t>
      </w:r>
    </w:p>
    <w:p w14:paraId="2B08E463" w14:textId="77777777" w:rsidR="00D9689E" w:rsidRDefault="00536B02">
      <w:pPr>
        <w:pStyle w:val="Heading3"/>
      </w:pPr>
      <w:bookmarkStart w:id="287" w:name="fish-community-5"/>
      <w:bookmarkEnd w:id="286"/>
      <w:r>
        <w:t>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18F8ABFE"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2E82D5" w14:textId="77777777" w:rsidR="00D9689E" w:rsidRDefault="00536B02">
            <w:pPr>
              <w:pStyle w:val="Compact"/>
            </w:pPr>
            <w:r>
              <w:t>Species</w:t>
            </w:r>
          </w:p>
        </w:tc>
        <w:tc>
          <w:tcPr>
            <w:tcW w:w="2640" w:type="dxa"/>
          </w:tcPr>
          <w:p w14:paraId="065DE931" w14:textId="77777777" w:rsidR="00D9689E" w:rsidRDefault="00536B02">
            <w:pPr>
              <w:pStyle w:val="Compact"/>
            </w:pPr>
            <w:r>
              <w:t>Rel%</w:t>
            </w:r>
          </w:p>
        </w:tc>
        <w:tc>
          <w:tcPr>
            <w:tcW w:w="2640" w:type="dxa"/>
          </w:tcPr>
          <w:p w14:paraId="5BC7BF09" w14:textId="77777777" w:rsidR="00D9689E" w:rsidRDefault="00536B02">
            <w:pPr>
              <w:pStyle w:val="Compact"/>
            </w:pPr>
            <w:r>
              <w:t>Note</w:t>
            </w:r>
          </w:p>
        </w:tc>
      </w:tr>
      <w:tr w:rsidR="00D9689E" w14:paraId="08A1C74F" w14:textId="77777777">
        <w:tc>
          <w:tcPr>
            <w:tcW w:w="2640" w:type="dxa"/>
          </w:tcPr>
          <w:p w14:paraId="16EADC15" w14:textId="77777777" w:rsidR="00D9689E" w:rsidRDefault="00536B02">
            <w:pPr>
              <w:pStyle w:val="Compact"/>
            </w:pPr>
            <w:r>
              <w:rPr>
                <w:i/>
                <w:iCs/>
              </w:rPr>
              <w:t>Fundulus heteroclitus</w:t>
            </w:r>
            <w:r>
              <w:t xml:space="preserve"> — Mummichog</w:t>
            </w:r>
          </w:p>
        </w:tc>
        <w:tc>
          <w:tcPr>
            <w:tcW w:w="2640" w:type="dxa"/>
          </w:tcPr>
          <w:p w14:paraId="4B09DCEE" w14:textId="77777777" w:rsidR="00D9689E" w:rsidRDefault="00536B02">
            <w:pPr>
              <w:pStyle w:val="Compact"/>
            </w:pPr>
            <w:r>
              <w:t>49.1%</w:t>
            </w:r>
          </w:p>
        </w:tc>
        <w:tc>
          <w:tcPr>
            <w:tcW w:w="2640" w:type="dxa"/>
          </w:tcPr>
          <w:p w14:paraId="546D855B" w14:textId="77777777" w:rsidR="00D9689E" w:rsidRDefault="00536B02">
            <w:pPr>
              <w:pStyle w:val="Compact"/>
            </w:pPr>
            <w:r>
              <w:t>Native estuarine</w:t>
            </w:r>
          </w:p>
        </w:tc>
      </w:tr>
      <w:tr w:rsidR="00D9689E" w14:paraId="3EBAE900" w14:textId="77777777">
        <w:tc>
          <w:tcPr>
            <w:tcW w:w="2640" w:type="dxa"/>
          </w:tcPr>
          <w:p w14:paraId="4167CD9C" w14:textId="77777777" w:rsidR="00D9689E" w:rsidRDefault="00536B02">
            <w:pPr>
              <w:pStyle w:val="Compact"/>
            </w:pPr>
            <w:r>
              <w:rPr>
                <w:i/>
                <w:iCs/>
              </w:rPr>
              <w:t>Clupea harengus</w:t>
            </w:r>
            <w:r>
              <w:t xml:space="preserve"> — Atlantic Herring</w:t>
            </w:r>
          </w:p>
        </w:tc>
        <w:tc>
          <w:tcPr>
            <w:tcW w:w="2640" w:type="dxa"/>
          </w:tcPr>
          <w:p w14:paraId="46479E15" w14:textId="77777777" w:rsidR="00D9689E" w:rsidRDefault="00536B02">
            <w:pPr>
              <w:pStyle w:val="Compact"/>
            </w:pPr>
            <w:r>
              <w:t>19.4%</w:t>
            </w:r>
          </w:p>
        </w:tc>
        <w:tc>
          <w:tcPr>
            <w:tcW w:w="2640" w:type="dxa"/>
          </w:tcPr>
          <w:p w14:paraId="44885F40" w14:textId="77777777" w:rsidR="00D9689E" w:rsidRDefault="00536B02">
            <w:pPr>
              <w:pStyle w:val="Compact"/>
            </w:pPr>
            <w:r>
              <w:t>Native marine — spring migration</w:t>
            </w:r>
          </w:p>
        </w:tc>
      </w:tr>
      <w:tr w:rsidR="00D9689E" w14:paraId="708E53DC" w14:textId="77777777">
        <w:tc>
          <w:tcPr>
            <w:tcW w:w="2640" w:type="dxa"/>
          </w:tcPr>
          <w:p w14:paraId="23897B2B" w14:textId="77777777" w:rsidR="00D9689E" w:rsidRDefault="00536B02">
            <w:pPr>
              <w:pStyle w:val="Compact"/>
            </w:pPr>
            <w:r>
              <w:rPr>
                <w:i/>
                <w:iCs/>
              </w:rPr>
              <w:t>Scomber scombrus</w:t>
            </w:r>
            <w:r>
              <w:t xml:space="preserve"> — Atlantic Mackerel</w:t>
            </w:r>
          </w:p>
        </w:tc>
        <w:tc>
          <w:tcPr>
            <w:tcW w:w="2640" w:type="dxa"/>
          </w:tcPr>
          <w:p w14:paraId="6C46F61D" w14:textId="77777777" w:rsidR="00D9689E" w:rsidRDefault="00536B02">
            <w:pPr>
              <w:pStyle w:val="Compact"/>
            </w:pPr>
            <w:r>
              <w:t>13.7%</w:t>
            </w:r>
          </w:p>
        </w:tc>
        <w:tc>
          <w:tcPr>
            <w:tcW w:w="2640" w:type="dxa"/>
          </w:tcPr>
          <w:p w14:paraId="795C9A09" w14:textId="77777777" w:rsidR="00D9689E" w:rsidRDefault="00536B02">
            <w:pPr>
              <w:pStyle w:val="Compact"/>
            </w:pPr>
            <w:r>
              <w:t>Native marine — spring migration</w:t>
            </w:r>
          </w:p>
        </w:tc>
      </w:tr>
      <w:tr w:rsidR="00D9689E" w14:paraId="206E8EE8" w14:textId="77777777">
        <w:tc>
          <w:tcPr>
            <w:tcW w:w="2640" w:type="dxa"/>
          </w:tcPr>
          <w:p w14:paraId="1F342439" w14:textId="77777777" w:rsidR="00D9689E" w:rsidRDefault="00536B02">
            <w:pPr>
              <w:pStyle w:val="Compact"/>
            </w:pPr>
            <w:r>
              <w:rPr>
                <w:i/>
                <w:iCs/>
              </w:rPr>
              <w:t>Alosa m</w:t>
            </w:r>
            <w:r>
              <w:rPr>
                <w:i/>
                <w:iCs/>
              </w:rPr>
              <w:t>ediocris</w:t>
            </w:r>
            <w:r>
              <w:t xml:space="preserve"> — Hickory Shad</w:t>
            </w:r>
          </w:p>
        </w:tc>
        <w:tc>
          <w:tcPr>
            <w:tcW w:w="2640" w:type="dxa"/>
          </w:tcPr>
          <w:p w14:paraId="2E5E5794" w14:textId="77777777" w:rsidR="00D9689E" w:rsidRDefault="00536B02">
            <w:pPr>
              <w:pStyle w:val="Compact"/>
            </w:pPr>
            <w:r>
              <w:t>7.3%</w:t>
            </w:r>
          </w:p>
        </w:tc>
        <w:tc>
          <w:tcPr>
            <w:tcW w:w="2640" w:type="dxa"/>
          </w:tcPr>
          <w:p w14:paraId="74529D6F" w14:textId="77777777" w:rsidR="00D9689E" w:rsidRDefault="00536B02">
            <w:pPr>
              <w:pStyle w:val="Compact"/>
            </w:pPr>
            <w:r>
              <w:t>Native anadromous</w:t>
            </w:r>
          </w:p>
        </w:tc>
      </w:tr>
      <w:tr w:rsidR="00D9689E" w14:paraId="1D5C9A29" w14:textId="77777777">
        <w:tc>
          <w:tcPr>
            <w:tcW w:w="2640" w:type="dxa"/>
          </w:tcPr>
          <w:p w14:paraId="4C6D1D31" w14:textId="77777777" w:rsidR="00D9689E" w:rsidRDefault="00536B02">
            <w:pPr>
              <w:pStyle w:val="Compact"/>
            </w:pPr>
            <w:r>
              <w:rPr>
                <w:i/>
                <w:iCs/>
              </w:rPr>
              <w:t>Morone saxatilis</w:t>
            </w:r>
            <w:r>
              <w:t xml:space="preserve"> — Striped Bass</w:t>
            </w:r>
          </w:p>
        </w:tc>
        <w:tc>
          <w:tcPr>
            <w:tcW w:w="2640" w:type="dxa"/>
          </w:tcPr>
          <w:p w14:paraId="1105C283" w14:textId="77777777" w:rsidR="00D9689E" w:rsidRDefault="00536B02">
            <w:pPr>
              <w:pStyle w:val="Compact"/>
            </w:pPr>
            <w:r>
              <w:t>2.2%</w:t>
            </w:r>
          </w:p>
        </w:tc>
        <w:tc>
          <w:tcPr>
            <w:tcW w:w="2640" w:type="dxa"/>
          </w:tcPr>
          <w:p w14:paraId="2503C9AC" w14:textId="77777777" w:rsidR="00D9689E" w:rsidRDefault="00536B02">
            <w:pPr>
              <w:pStyle w:val="Compact"/>
            </w:pPr>
            <w:r>
              <w:t>Native anadromous predator</w:t>
            </w:r>
          </w:p>
        </w:tc>
      </w:tr>
      <w:tr w:rsidR="00D9689E" w14:paraId="1FBE527B" w14:textId="77777777">
        <w:tc>
          <w:tcPr>
            <w:tcW w:w="2640" w:type="dxa"/>
          </w:tcPr>
          <w:p w14:paraId="0492E619" w14:textId="77777777" w:rsidR="00D9689E" w:rsidRDefault="00536B02">
            <w:pPr>
              <w:pStyle w:val="Compact"/>
            </w:pPr>
            <w:r>
              <w:rPr>
                <w:i/>
                <w:iCs/>
              </w:rPr>
              <w:t>Notemigonus crysoleucas</w:t>
            </w:r>
            <w:r>
              <w:t xml:space="preserve"> — </w:t>
            </w:r>
            <w:r>
              <w:lastRenderedPageBreak/>
              <w:t>Golden Shiner</w:t>
            </w:r>
          </w:p>
        </w:tc>
        <w:tc>
          <w:tcPr>
            <w:tcW w:w="2640" w:type="dxa"/>
          </w:tcPr>
          <w:p w14:paraId="12920056" w14:textId="77777777" w:rsidR="00D9689E" w:rsidRDefault="00536B02">
            <w:pPr>
              <w:pStyle w:val="Compact"/>
            </w:pPr>
            <w:r>
              <w:lastRenderedPageBreak/>
              <w:t>1.7%</w:t>
            </w:r>
          </w:p>
        </w:tc>
        <w:tc>
          <w:tcPr>
            <w:tcW w:w="2640" w:type="dxa"/>
          </w:tcPr>
          <w:p w14:paraId="0623A003" w14:textId="77777777" w:rsidR="00D9689E" w:rsidRDefault="00536B02">
            <w:pPr>
              <w:pStyle w:val="Compact"/>
            </w:pPr>
            <w:r>
              <w:t>Native — freshwater runoff</w:t>
            </w:r>
          </w:p>
        </w:tc>
      </w:tr>
      <w:tr w:rsidR="00D9689E" w14:paraId="699605BF" w14:textId="77777777">
        <w:tc>
          <w:tcPr>
            <w:tcW w:w="2640" w:type="dxa"/>
          </w:tcPr>
          <w:p w14:paraId="636F05C8" w14:textId="77777777" w:rsidR="00D9689E" w:rsidRDefault="00536B02">
            <w:pPr>
              <w:pStyle w:val="Compact"/>
            </w:pPr>
            <w:r>
              <w:rPr>
                <w:i/>
                <w:iCs/>
              </w:rPr>
              <w:t>Menidia menidia</w:t>
            </w:r>
            <w:r>
              <w:t xml:space="preserve"> — Atlantic Silverside</w:t>
            </w:r>
          </w:p>
        </w:tc>
        <w:tc>
          <w:tcPr>
            <w:tcW w:w="2640" w:type="dxa"/>
          </w:tcPr>
          <w:p w14:paraId="353DC657" w14:textId="77777777" w:rsidR="00D9689E" w:rsidRDefault="00536B02">
            <w:pPr>
              <w:pStyle w:val="Compact"/>
            </w:pPr>
            <w:r>
              <w:t>1.5%</w:t>
            </w:r>
          </w:p>
        </w:tc>
        <w:tc>
          <w:tcPr>
            <w:tcW w:w="2640" w:type="dxa"/>
          </w:tcPr>
          <w:p w14:paraId="1DEEB4AD" w14:textId="77777777" w:rsidR="00D9689E" w:rsidRDefault="00536B02">
            <w:pPr>
              <w:pStyle w:val="Compact"/>
            </w:pPr>
            <w:r>
              <w:t>Native coastal marine</w:t>
            </w:r>
          </w:p>
        </w:tc>
      </w:tr>
      <w:tr w:rsidR="00D9689E" w14:paraId="295B3779" w14:textId="77777777">
        <w:tc>
          <w:tcPr>
            <w:tcW w:w="2640" w:type="dxa"/>
          </w:tcPr>
          <w:p w14:paraId="3B67535E" w14:textId="77777777" w:rsidR="00D9689E" w:rsidRDefault="00536B02">
            <w:pPr>
              <w:pStyle w:val="Compact"/>
            </w:pPr>
            <w:r>
              <w:rPr>
                <w:i/>
                <w:iCs/>
              </w:rPr>
              <w:t>Anguilla rostrata</w:t>
            </w:r>
            <w:r>
              <w:t xml:space="preserve"> — American Eel</w:t>
            </w:r>
          </w:p>
        </w:tc>
        <w:tc>
          <w:tcPr>
            <w:tcW w:w="2640" w:type="dxa"/>
          </w:tcPr>
          <w:p w14:paraId="05F614F8" w14:textId="77777777" w:rsidR="00D9689E" w:rsidRDefault="00536B02">
            <w:pPr>
              <w:pStyle w:val="Compact"/>
            </w:pPr>
            <w:r>
              <w:t>1.5%</w:t>
            </w:r>
          </w:p>
        </w:tc>
        <w:tc>
          <w:tcPr>
            <w:tcW w:w="2640" w:type="dxa"/>
          </w:tcPr>
          <w:p w14:paraId="4C8F1D13" w14:textId="77777777" w:rsidR="00D9689E" w:rsidRDefault="00536B02">
            <w:pPr>
              <w:pStyle w:val="Compact"/>
            </w:pPr>
            <w:r>
              <w:t>Native catadromous</w:t>
            </w:r>
          </w:p>
        </w:tc>
      </w:tr>
      <w:tr w:rsidR="00D9689E" w14:paraId="45C992C8" w14:textId="77777777">
        <w:tc>
          <w:tcPr>
            <w:tcW w:w="2640" w:type="dxa"/>
          </w:tcPr>
          <w:p w14:paraId="2B6BE112" w14:textId="77777777" w:rsidR="00D9689E" w:rsidRDefault="00536B02">
            <w:pPr>
              <w:pStyle w:val="Compact"/>
            </w:pPr>
            <w:r>
              <w:rPr>
                <w:i/>
                <w:iCs/>
              </w:rPr>
              <w:t>Myoxocephalus aenaeas</w:t>
            </w:r>
            <w:r>
              <w:t xml:space="preserve"> — Grubby Sculpin</w:t>
            </w:r>
          </w:p>
        </w:tc>
        <w:tc>
          <w:tcPr>
            <w:tcW w:w="2640" w:type="dxa"/>
          </w:tcPr>
          <w:p w14:paraId="64A62749" w14:textId="77777777" w:rsidR="00D9689E" w:rsidRDefault="00536B02">
            <w:pPr>
              <w:pStyle w:val="Compact"/>
            </w:pPr>
            <w:r>
              <w:t>1.4%</w:t>
            </w:r>
          </w:p>
        </w:tc>
        <w:tc>
          <w:tcPr>
            <w:tcW w:w="2640" w:type="dxa"/>
          </w:tcPr>
          <w:p w14:paraId="553DFAC1" w14:textId="77777777" w:rsidR="00D9689E" w:rsidRDefault="00536B02">
            <w:pPr>
              <w:pStyle w:val="Compact"/>
            </w:pPr>
            <w:r>
              <w:t>Native cold-water benthic marine</w:t>
            </w:r>
          </w:p>
        </w:tc>
      </w:tr>
      <w:tr w:rsidR="00D9689E" w14:paraId="45327C71" w14:textId="77777777">
        <w:tc>
          <w:tcPr>
            <w:tcW w:w="2640" w:type="dxa"/>
          </w:tcPr>
          <w:p w14:paraId="6110E63C" w14:textId="77777777" w:rsidR="00D9689E" w:rsidRDefault="00536B02">
            <w:pPr>
              <w:pStyle w:val="Compact"/>
            </w:pPr>
            <w:r>
              <w:rPr>
                <w:i/>
                <w:iCs/>
              </w:rPr>
              <w:t>Pholis gunnellus</w:t>
            </w:r>
            <w:r>
              <w:t xml:space="preserve"> — Rock Gunnel</w:t>
            </w:r>
          </w:p>
        </w:tc>
        <w:tc>
          <w:tcPr>
            <w:tcW w:w="2640" w:type="dxa"/>
          </w:tcPr>
          <w:p w14:paraId="605D74FF" w14:textId="77777777" w:rsidR="00D9689E" w:rsidRDefault="00536B02">
            <w:pPr>
              <w:pStyle w:val="Compact"/>
            </w:pPr>
            <w:r>
              <w:t>0.6%</w:t>
            </w:r>
          </w:p>
        </w:tc>
        <w:tc>
          <w:tcPr>
            <w:tcW w:w="2640" w:type="dxa"/>
          </w:tcPr>
          <w:p w14:paraId="7C5E355F" w14:textId="77777777" w:rsidR="00D9689E" w:rsidRDefault="00536B02">
            <w:pPr>
              <w:pStyle w:val="Compact"/>
            </w:pPr>
            <w:r>
              <w:t>Native intertidal</w:t>
            </w:r>
          </w:p>
        </w:tc>
      </w:tr>
      <w:tr w:rsidR="00D9689E" w14:paraId="3F6BE54F" w14:textId="77777777">
        <w:tc>
          <w:tcPr>
            <w:tcW w:w="2640" w:type="dxa"/>
          </w:tcPr>
          <w:p w14:paraId="3CDCC980" w14:textId="77777777" w:rsidR="00D9689E" w:rsidRDefault="00536B02">
            <w:pPr>
              <w:pStyle w:val="Compact"/>
            </w:pPr>
            <w:r>
              <w:rPr>
                <w:i/>
                <w:iCs/>
              </w:rPr>
              <w:t>Apeltes quadracus</w:t>
            </w:r>
            <w:r>
              <w:t xml:space="preserve"> </w:t>
            </w:r>
            <w:r>
              <w:t>— Fourspine Stickleback</w:t>
            </w:r>
          </w:p>
        </w:tc>
        <w:tc>
          <w:tcPr>
            <w:tcW w:w="2640" w:type="dxa"/>
          </w:tcPr>
          <w:p w14:paraId="7D2B1427" w14:textId="77777777" w:rsidR="00D9689E" w:rsidRDefault="00536B02">
            <w:pPr>
              <w:pStyle w:val="Compact"/>
            </w:pPr>
            <w:r>
              <w:t>0.4%</w:t>
            </w:r>
          </w:p>
        </w:tc>
        <w:tc>
          <w:tcPr>
            <w:tcW w:w="2640" w:type="dxa"/>
          </w:tcPr>
          <w:p w14:paraId="78B12881" w14:textId="77777777" w:rsidR="00D9689E" w:rsidRDefault="00536B02">
            <w:pPr>
              <w:pStyle w:val="Compact"/>
            </w:pPr>
            <w:r>
              <w:t>Native tidal</w:t>
            </w:r>
          </w:p>
        </w:tc>
      </w:tr>
      <w:tr w:rsidR="00D9689E" w14:paraId="6C5E7B5E" w14:textId="77777777">
        <w:tc>
          <w:tcPr>
            <w:tcW w:w="2640" w:type="dxa"/>
          </w:tcPr>
          <w:p w14:paraId="2948D8B3" w14:textId="77777777" w:rsidR="00D9689E" w:rsidRDefault="00536B02">
            <w:pPr>
              <w:pStyle w:val="Compact"/>
            </w:pPr>
            <w:r>
              <w:rPr>
                <w:i/>
                <w:iCs/>
              </w:rPr>
              <w:t>Alosa aestivalis</w:t>
            </w:r>
            <w:r>
              <w:t xml:space="preserve"> — Blueback Herring</w:t>
            </w:r>
          </w:p>
        </w:tc>
        <w:tc>
          <w:tcPr>
            <w:tcW w:w="2640" w:type="dxa"/>
          </w:tcPr>
          <w:p w14:paraId="6AAE0C10" w14:textId="77777777" w:rsidR="00D9689E" w:rsidRDefault="00536B02">
            <w:pPr>
              <w:pStyle w:val="Compact"/>
            </w:pPr>
            <w:r>
              <w:t>0.4%</w:t>
            </w:r>
          </w:p>
        </w:tc>
        <w:tc>
          <w:tcPr>
            <w:tcW w:w="2640" w:type="dxa"/>
          </w:tcPr>
          <w:p w14:paraId="3211B521" w14:textId="77777777" w:rsidR="00D9689E" w:rsidRDefault="00536B02">
            <w:pPr>
              <w:pStyle w:val="Compact"/>
            </w:pPr>
            <w:r>
              <w:t>Native anadromous</w:t>
            </w:r>
          </w:p>
        </w:tc>
      </w:tr>
      <w:tr w:rsidR="00D9689E" w14:paraId="6E93D88F" w14:textId="77777777">
        <w:tc>
          <w:tcPr>
            <w:tcW w:w="2640" w:type="dxa"/>
          </w:tcPr>
          <w:p w14:paraId="7FAFB0D1" w14:textId="77777777" w:rsidR="00D9689E" w:rsidRDefault="00536B02">
            <w:pPr>
              <w:pStyle w:val="Compact"/>
            </w:pPr>
            <w:r>
              <w:rPr>
                <w:i/>
                <w:iCs/>
              </w:rPr>
              <w:t>Tautogolabrus adspersus</w:t>
            </w:r>
            <w:r>
              <w:t xml:space="preserve"> — Cunner</w:t>
            </w:r>
          </w:p>
        </w:tc>
        <w:tc>
          <w:tcPr>
            <w:tcW w:w="2640" w:type="dxa"/>
          </w:tcPr>
          <w:p w14:paraId="121F42E1" w14:textId="77777777" w:rsidR="00D9689E" w:rsidRDefault="00536B02">
            <w:pPr>
              <w:pStyle w:val="Compact"/>
            </w:pPr>
            <w:r>
              <w:t>0.4%</w:t>
            </w:r>
          </w:p>
        </w:tc>
        <w:tc>
          <w:tcPr>
            <w:tcW w:w="2640" w:type="dxa"/>
          </w:tcPr>
          <w:p w14:paraId="54557C71" w14:textId="77777777" w:rsidR="00D9689E" w:rsidRDefault="00536B02">
            <w:pPr>
              <w:pStyle w:val="Compact"/>
            </w:pPr>
            <w:r>
              <w:t>Native rocky reef</w:t>
            </w:r>
          </w:p>
        </w:tc>
      </w:tr>
      <w:tr w:rsidR="00D9689E" w14:paraId="033C7BD0" w14:textId="77777777">
        <w:tc>
          <w:tcPr>
            <w:tcW w:w="2640" w:type="dxa"/>
          </w:tcPr>
          <w:p w14:paraId="38E7DA2A" w14:textId="77777777" w:rsidR="00D9689E" w:rsidRDefault="00536B02">
            <w:pPr>
              <w:pStyle w:val="Compact"/>
            </w:pPr>
            <w:r>
              <w:rPr>
                <w:i/>
                <w:iCs/>
              </w:rPr>
              <w:t>Morone americana</w:t>
            </w:r>
            <w:r>
              <w:t xml:space="preserve"> — White Perch</w:t>
            </w:r>
          </w:p>
        </w:tc>
        <w:tc>
          <w:tcPr>
            <w:tcW w:w="2640" w:type="dxa"/>
          </w:tcPr>
          <w:p w14:paraId="31A94C9C" w14:textId="77777777" w:rsidR="00D9689E" w:rsidRDefault="00536B02">
            <w:pPr>
              <w:pStyle w:val="Compact"/>
            </w:pPr>
            <w:r>
              <w:t>0.3%</w:t>
            </w:r>
          </w:p>
        </w:tc>
        <w:tc>
          <w:tcPr>
            <w:tcW w:w="2640" w:type="dxa"/>
          </w:tcPr>
          <w:p w14:paraId="46ECBDDC" w14:textId="77777777" w:rsidR="00D9689E" w:rsidRDefault="00536B02">
            <w:pPr>
              <w:pStyle w:val="Compact"/>
            </w:pPr>
            <w:r>
              <w:t>Native</w:t>
            </w:r>
          </w:p>
        </w:tc>
      </w:tr>
      <w:tr w:rsidR="00D9689E" w14:paraId="7C373C6E" w14:textId="77777777">
        <w:tc>
          <w:tcPr>
            <w:tcW w:w="2640" w:type="dxa"/>
          </w:tcPr>
          <w:p w14:paraId="42669AB4" w14:textId="77777777" w:rsidR="00D9689E" w:rsidRDefault="00536B02">
            <w:pPr>
              <w:pStyle w:val="Compact"/>
            </w:pPr>
            <w:r>
              <w:rPr>
                <w:i/>
                <w:iCs/>
              </w:rPr>
              <w:t>Alosa pseudoharengus</w:t>
            </w:r>
            <w:r>
              <w:t xml:space="preserve"> — Alewife</w:t>
            </w:r>
          </w:p>
        </w:tc>
        <w:tc>
          <w:tcPr>
            <w:tcW w:w="2640" w:type="dxa"/>
          </w:tcPr>
          <w:p w14:paraId="7549B173" w14:textId="77777777" w:rsidR="00D9689E" w:rsidRDefault="00536B02">
            <w:pPr>
              <w:pStyle w:val="Compact"/>
            </w:pPr>
            <w:r>
              <w:t>0.1%</w:t>
            </w:r>
          </w:p>
        </w:tc>
        <w:tc>
          <w:tcPr>
            <w:tcW w:w="2640" w:type="dxa"/>
          </w:tcPr>
          <w:p w14:paraId="27297341" w14:textId="77777777" w:rsidR="00D9689E" w:rsidRDefault="00536B02">
            <w:pPr>
              <w:pStyle w:val="Compact"/>
            </w:pPr>
            <w:r>
              <w:t>Native anadromou</w:t>
            </w:r>
            <w:r>
              <w:t>s</w:t>
            </w:r>
          </w:p>
        </w:tc>
      </w:tr>
      <w:tr w:rsidR="00D9689E" w14:paraId="77CE05BF" w14:textId="77777777">
        <w:tc>
          <w:tcPr>
            <w:tcW w:w="2640" w:type="dxa"/>
          </w:tcPr>
          <w:p w14:paraId="6E165486" w14:textId="77777777" w:rsidR="00D9689E" w:rsidRDefault="00536B02">
            <w:pPr>
              <w:pStyle w:val="Compact"/>
            </w:pPr>
            <w:r>
              <w:rPr>
                <w:i/>
                <w:iCs/>
              </w:rPr>
              <w:t>Lophius americanus</w:t>
            </w:r>
            <w:r>
              <w:t xml:space="preserve"> (trace)</w:t>
            </w:r>
          </w:p>
        </w:tc>
        <w:tc>
          <w:tcPr>
            <w:tcW w:w="2640" w:type="dxa"/>
          </w:tcPr>
          <w:p w14:paraId="69B58F97" w14:textId="77777777" w:rsidR="00D9689E" w:rsidRDefault="00536B02">
            <w:pPr>
              <w:pStyle w:val="Compact"/>
            </w:pPr>
            <w:r>
              <w:t>trace</w:t>
            </w:r>
          </w:p>
        </w:tc>
        <w:tc>
          <w:tcPr>
            <w:tcW w:w="2640" w:type="dxa"/>
          </w:tcPr>
          <w:p w14:paraId="755277E2" w14:textId="77777777" w:rsidR="00D9689E" w:rsidRDefault="00536B02">
            <w:pPr>
              <w:pStyle w:val="Compact"/>
            </w:pPr>
            <w:r>
              <w:t>Marine artifact</w:t>
            </w:r>
          </w:p>
        </w:tc>
      </w:tr>
      <w:tr w:rsidR="00D9689E" w14:paraId="2F68D05E" w14:textId="77777777">
        <w:tc>
          <w:tcPr>
            <w:tcW w:w="2640" w:type="dxa"/>
          </w:tcPr>
          <w:p w14:paraId="35BF58EA" w14:textId="77777777" w:rsidR="00D9689E" w:rsidRDefault="00536B02">
            <w:pPr>
              <w:pStyle w:val="Compact"/>
            </w:pPr>
            <w:r>
              <w:rPr>
                <w:b/>
                <w:bCs/>
              </w:rPr>
              <w:t>Brook Trout</w:t>
            </w:r>
          </w:p>
        </w:tc>
        <w:tc>
          <w:tcPr>
            <w:tcW w:w="2640" w:type="dxa"/>
          </w:tcPr>
          <w:p w14:paraId="08C2CB79" w14:textId="77777777" w:rsidR="00D9689E" w:rsidRDefault="00536B02">
            <w:pPr>
              <w:pStyle w:val="Compact"/>
            </w:pPr>
            <w:r>
              <w:rPr>
                <w:b/>
                <w:bCs/>
              </w:rPr>
              <w:t>Absent</w:t>
            </w:r>
          </w:p>
        </w:tc>
        <w:tc>
          <w:tcPr>
            <w:tcW w:w="2640" w:type="dxa"/>
          </w:tcPr>
          <w:p w14:paraId="340498DB" w14:textId="77777777" w:rsidR="00D9689E" w:rsidRDefault="00536B02">
            <w:pPr>
              <w:pStyle w:val="Compact"/>
            </w:pPr>
            <w:r>
              <w:t>Marine site</w:t>
            </w:r>
          </w:p>
        </w:tc>
      </w:tr>
    </w:tbl>
    <w:p w14:paraId="630E7293" w14:textId="77777777" w:rsidR="00D9689E" w:rsidRDefault="00536B02">
      <w:pPr>
        <w:pStyle w:val="Heading3"/>
      </w:pPr>
      <w:bookmarkStart w:id="288" w:name="narrative-15"/>
      <w:bookmarkEnd w:id="287"/>
      <w:r>
        <w:t>Narrative</w:t>
      </w:r>
    </w:p>
    <w:p w14:paraId="3C4E55BB" w14:textId="77777777" w:rsidR="00D9689E" w:rsidRDefault="00536B02">
      <w:pPr>
        <w:pStyle w:val="FirstParagraph"/>
      </w:pPr>
      <w:r>
        <w:t>Proctor Point Dock in Manchester Harbor in early June is the richest single-site fish community in this entire dataset — 16 species, H(f) = 1.59, including Atlantic Herring, Atlantic Mackerel, Hickory Shad, Grubby Sculpin, Rock Gunnel, and Cunner simultane</w:t>
      </w:r>
      <w:r>
        <w:t>ously present at a single dock.</w:t>
      </w:r>
    </w:p>
    <w:p w14:paraId="243BC917" w14:textId="77777777" w:rsidR="00D9689E" w:rsidRDefault="00536B02">
      <w:pPr>
        <w:pStyle w:val="BodyText"/>
      </w:pPr>
      <w:r>
        <w:t xml:space="preserve">This is the spring marine migration in full expression. Atlantic Herring (19.4%) and Atlantic Mackerel (13.7%) are schooling pelagic species that pass through New England nearshore waters in their northward spring migration </w:t>
      </w:r>
      <w:r>
        <w:t>— their combined 33% signal from a dock sample confirms their presence in Manchester Harbor in early June, the peak of this migration window.</w:t>
      </w:r>
    </w:p>
    <w:p w14:paraId="249E4F40" w14:textId="77777777" w:rsidR="00D9689E" w:rsidRDefault="00536B02">
      <w:pPr>
        <w:pStyle w:val="BodyText"/>
      </w:pPr>
      <w:r>
        <w:rPr>
          <w:b/>
          <w:bCs/>
        </w:rPr>
        <w:t>Hickory Shad (</w:t>
      </w:r>
      <w:r>
        <w:rPr>
          <w:b/>
          <w:bCs/>
          <w:i/>
          <w:iCs/>
        </w:rPr>
        <w:t>Alosa mediocris</w:t>
      </w:r>
      <w:r>
        <w:rPr>
          <w:b/>
          <w:bCs/>
        </w:rPr>
        <w:t>, 7.3%) is a conservation highlight.</w:t>
      </w:r>
      <w:r>
        <w:t xml:space="preserve"> Hickory Shad is an anadromous member of the herr</w:t>
      </w:r>
      <w:r>
        <w:t>ing family — less studied than Alewife and Blueback Herring but native to the Atlantic coast and ascends coastal rivers for spring spawning. Their eDNA at Manchester Harbor in June confirms that this species is present in the nearshore waters adjacent to t</w:t>
      </w:r>
      <w:r>
        <w:t>he Sawmill Brook watershed — they may be staging in the harbor or ascending Sawmill Brook or adjacent streams.</w:t>
      </w:r>
    </w:p>
    <w:p w14:paraId="68530032" w14:textId="77777777" w:rsidR="00D9689E" w:rsidRDefault="00536B02">
      <w:pPr>
        <w:pStyle w:val="BodyText"/>
      </w:pPr>
      <w:r>
        <w:lastRenderedPageBreak/>
        <w:t>Grubby Sculpin (</w:t>
      </w:r>
      <w:r>
        <w:rPr>
          <w:i/>
          <w:iCs/>
        </w:rPr>
        <w:t>Myoxocephalus aenaeas</w:t>
      </w:r>
      <w:r>
        <w:t>, 1.4%) and Rock Gunnel (</w:t>
      </w:r>
      <w:r>
        <w:rPr>
          <w:i/>
          <w:iCs/>
        </w:rPr>
        <w:t>Pholis gunnellus</w:t>
      </w:r>
      <w:r>
        <w:t>, 0.6%) are cold-water nearshore benthic species — the Rocky Gulf o</w:t>
      </w:r>
      <w:r>
        <w:t>f Maine character of Manchester’s rocky subtidal zone is reflected in this community. Cunner (</w:t>
      </w:r>
      <w:r>
        <w:rPr>
          <w:i/>
          <w:iCs/>
        </w:rPr>
        <w:t>Tautogolabrus adspersus</w:t>
      </w:r>
      <w:r>
        <w:t>, 0.4%) is a wrasse of rocky reefs and kelp beds, confirming structured rocky habitat adjacent to the dock.</w:t>
      </w:r>
    </w:p>
    <w:p w14:paraId="533B75F9" w14:textId="77777777" w:rsidR="00D9689E" w:rsidRDefault="00536B02">
      <w:pPr>
        <w:pStyle w:val="BodyText"/>
      </w:pPr>
      <w:r>
        <w:t>Striped Bass (2.2%) are present</w:t>
      </w:r>
      <w:r>
        <w:t xml:space="preserve"> as expected — following the spring baitfish concentration (Herring + Mackerel + Silverside) into the harbor.</w:t>
      </w:r>
    </w:p>
    <w:p w14:paraId="2B29BC4E" w14:textId="77777777" w:rsidR="00D9689E" w:rsidRDefault="00536B02">
      <w:pPr>
        <w:pStyle w:val="BodyText"/>
      </w:pPr>
      <w:r>
        <w:t>No Brook Trout — this is a marine dock site. The freshwater signal (Golden Shiner 1.7%, White Perch 0.3%) reflects freshwater input from Sawmill B</w:t>
      </w:r>
      <w:r>
        <w:t>rook and its tributaries draining into Manchester Harbor.</w:t>
      </w:r>
    </w:p>
    <w:p w14:paraId="7B29D6EC" w14:textId="77777777" w:rsidR="00D9689E" w:rsidRDefault="00536B02">
      <w:pPr>
        <w:pStyle w:val="Heading3"/>
      </w:pPr>
      <w:bookmarkStart w:id="289" w:name="native-vs.-non-native-12"/>
      <w:bookmarkEnd w:id="288"/>
      <w:r>
        <w:t>Native vs. Non-Native</w:t>
      </w:r>
    </w:p>
    <w:p w14:paraId="0F270CBB" w14:textId="77777777" w:rsidR="00D9689E" w:rsidRDefault="00536B02">
      <w:pPr>
        <w:pStyle w:val="FirstParagraph"/>
      </w:pPr>
      <w:r>
        <w:t>All 16 species detected are native to the New England marine/estuarine ecosystem.</w:t>
      </w:r>
    </w:p>
    <w:p w14:paraId="6820121C" w14:textId="77777777" w:rsidR="00D9689E" w:rsidRDefault="00536B02">
      <w:r>
        <w:pict w14:anchorId="18726AF8">
          <v:rect id="_x0000_i1052" style="width:0;height:1.5pt" o:hralign="center" o:hrstd="t" o:hr="t"/>
        </w:pict>
      </w:r>
    </w:p>
    <w:p w14:paraId="3163B482" w14:textId="77777777" w:rsidR="00D9689E" w:rsidRDefault="00536B02">
      <w:pPr>
        <w:pStyle w:val="Heading1"/>
      </w:pPr>
      <w:bookmarkStart w:id="290" w:name="X59784cc5e000a43598ed06a62acc0f059afb8f9"/>
      <w:bookmarkEnd w:id="85"/>
      <w:bookmarkEnd w:id="285"/>
      <w:bookmarkEnd w:id="289"/>
      <w:r>
        <w:t>Appendix A — Brook Trout Detections: Sawmill / Cat Brook Sites</w:t>
      </w:r>
    </w:p>
    <w:p w14:paraId="5910AE20" w14:textId="77777777" w:rsidR="00D9689E" w:rsidRDefault="00536B02">
      <w:pPr>
        <w:pStyle w:val="Heading1"/>
      </w:pPr>
      <w:bookmarkStart w:id="291" w:name="Xeb7b060d1e6179fce2f31433d2e5e45ce9c152d"/>
      <w:bookmarkEnd w:id="290"/>
      <w:r>
        <w:t>Appendix: Cross-Batch Brook T</w:t>
      </w:r>
      <w:r>
        <w:t>rout &amp; Atlantic Salmon Summary</w:t>
      </w:r>
    </w:p>
    <w:p w14:paraId="6FF4E5BA" w14:textId="77777777" w:rsidR="00D9689E" w:rsidRDefault="00536B02">
      <w:pPr>
        <w:pStyle w:val="Heading2"/>
      </w:pPr>
      <w:bookmarkStart w:id="292" w:name="cross-batch-brook-trout-summary"/>
      <w:r>
        <w:t>Cross-Batch Brook Trout Summary</w:t>
      </w:r>
    </w:p>
    <w:tbl>
      <w:tblPr>
        <w:tblStyle w:val="Table"/>
        <w:tblW w:w="5000" w:type="pct"/>
        <w:tblLayout w:type="fixed"/>
        <w:tblLook w:val="0020" w:firstRow="1" w:lastRow="0" w:firstColumn="0" w:lastColumn="0" w:noHBand="0" w:noVBand="0"/>
      </w:tblPr>
      <w:tblGrid>
        <w:gridCol w:w="2394"/>
        <w:gridCol w:w="2394"/>
        <w:gridCol w:w="2394"/>
        <w:gridCol w:w="2394"/>
      </w:tblGrid>
      <w:tr w:rsidR="00D9689E" w14:paraId="781EA48E"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1E0430" w14:textId="77777777" w:rsidR="00D9689E" w:rsidRDefault="00536B02">
            <w:pPr>
              <w:pStyle w:val="Compact"/>
            </w:pPr>
            <w:r>
              <w:t>Batch</w:t>
            </w:r>
          </w:p>
        </w:tc>
        <w:tc>
          <w:tcPr>
            <w:tcW w:w="1980" w:type="dxa"/>
          </w:tcPr>
          <w:p w14:paraId="17936368" w14:textId="77777777" w:rsidR="00D9689E" w:rsidRDefault="00536B02">
            <w:pPr>
              <w:pStyle w:val="Compact"/>
            </w:pPr>
            <w:r>
              <w:t>Site</w:t>
            </w:r>
          </w:p>
        </w:tc>
        <w:tc>
          <w:tcPr>
            <w:tcW w:w="1980" w:type="dxa"/>
          </w:tcPr>
          <w:p w14:paraId="0C594894" w14:textId="77777777" w:rsidR="00D9689E" w:rsidRDefault="00536B02">
            <w:pPr>
              <w:pStyle w:val="Compact"/>
            </w:pPr>
            <w:r>
              <w:t>Date</w:t>
            </w:r>
          </w:p>
        </w:tc>
        <w:tc>
          <w:tcPr>
            <w:tcW w:w="1980" w:type="dxa"/>
          </w:tcPr>
          <w:p w14:paraId="5842074B" w14:textId="77777777" w:rsidR="00D9689E" w:rsidRDefault="00536B02">
            <w:pPr>
              <w:pStyle w:val="Compact"/>
            </w:pPr>
            <w:r>
              <w:t>Brook Trout</w:t>
            </w:r>
          </w:p>
        </w:tc>
      </w:tr>
      <w:tr w:rsidR="00D9689E" w14:paraId="2A2F1B7D" w14:textId="77777777">
        <w:tc>
          <w:tcPr>
            <w:tcW w:w="1980" w:type="dxa"/>
          </w:tcPr>
          <w:p w14:paraId="4A9BD365" w14:textId="77777777" w:rsidR="00D9689E" w:rsidRDefault="00536B02">
            <w:pPr>
              <w:pStyle w:val="Compact"/>
            </w:pPr>
            <w:r>
              <w:t>JVB4307</w:t>
            </w:r>
          </w:p>
        </w:tc>
        <w:tc>
          <w:tcPr>
            <w:tcW w:w="1980" w:type="dxa"/>
          </w:tcPr>
          <w:p w14:paraId="5709B49D" w14:textId="77777777" w:rsidR="00D9689E" w:rsidRDefault="00536B02">
            <w:pPr>
              <w:pStyle w:val="Compact"/>
            </w:pPr>
            <w:r>
              <w:t>Red Brook Road Pool — MA</w:t>
            </w:r>
          </w:p>
        </w:tc>
        <w:tc>
          <w:tcPr>
            <w:tcW w:w="1980" w:type="dxa"/>
          </w:tcPr>
          <w:p w14:paraId="2A62CC98" w14:textId="77777777" w:rsidR="00D9689E" w:rsidRDefault="00536B02">
            <w:pPr>
              <w:pStyle w:val="Compact"/>
            </w:pPr>
            <w:r>
              <w:t>Sep 18, 2024</w:t>
            </w:r>
          </w:p>
        </w:tc>
        <w:tc>
          <w:tcPr>
            <w:tcW w:w="1980" w:type="dxa"/>
          </w:tcPr>
          <w:p w14:paraId="2B4FA9BA" w14:textId="77777777" w:rsidR="00D9689E" w:rsidRDefault="00536B02">
            <w:pPr>
              <w:pStyle w:val="Compact"/>
            </w:pPr>
            <w:r>
              <w:rPr>
                <w:b/>
                <w:bCs/>
              </w:rPr>
              <w:t>26.1% — strong</w:t>
            </w:r>
          </w:p>
        </w:tc>
      </w:tr>
      <w:tr w:rsidR="00D9689E" w14:paraId="2EA6DACB" w14:textId="77777777">
        <w:tc>
          <w:tcPr>
            <w:tcW w:w="1980" w:type="dxa"/>
          </w:tcPr>
          <w:p w14:paraId="6C3E58DC" w14:textId="77777777" w:rsidR="00D9689E" w:rsidRDefault="00536B02">
            <w:pPr>
              <w:pStyle w:val="Compact"/>
            </w:pPr>
            <w:r>
              <w:t>JVB3787</w:t>
            </w:r>
          </w:p>
        </w:tc>
        <w:tc>
          <w:tcPr>
            <w:tcW w:w="1980" w:type="dxa"/>
          </w:tcPr>
          <w:p w14:paraId="2EE3D095" w14:textId="77777777" w:rsidR="00D9689E" w:rsidRDefault="00536B02">
            <w:pPr>
              <w:pStyle w:val="Compact"/>
            </w:pPr>
            <w:r>
              <w:t>Sawmill Brook — School St (Manchester MA)</w:t>
            </w:r>
          </w:p>
        </w:tc>
        <w:tc>
          <w:tcPr>
            <w:tcW w:w="1980" w:type="dxa"/>
          </w:tcPr>
          <w:p w14:paraId="74C5A3E4" w14:textId="77777777" w:rsidR="00D9689E" w:rsidRDefault="00536B02">
            <w:pPr>
              <w:pStyle w:val="Compact"/>
            </w:pPr>
            <w:r>
              <w:t>Aug 28, 2024</w:t>
            </w:r>
          </w:p>
        </w:tc>
        <w:tc>
          <w:tcPr>
            <w:tcW w:w="1980" w:type="dxa"/>
          </w:tcPr>
          <w:p w14:paraId="5D2D51C5" w14:textId="77777777" w:rsidR="00D9689E" w:rsidRDefault="00536B02">
            <w:pPr>
              <w:pStyle w:val="Compact"/>
            </w:pPr>
            <w:r>
              <w:t>2.5% (stable, 2 seasons)</w:t>
            </w:r>
          </w:p>
        </w:tc>
      </w:tr>
      <w:tr w:rsidR="00D9689E" w14:paraId="2F45BF53" w14:textId="77777777">
        <w:tc>
          <w:tcPr>
            <w:tcW w:w="1980" w:type="dxa"/>
          </w:tcPr>
          <w:p w14:paraId="52246A9F" w14:textId="77777777" w:rsidR="00D9689E" w:rsidRDefault="00536B02">
            <w:pPr>
              <w:pStyle w:val="Compact"/>
            </w:pPr>
            <w:r>
              <w:t>JVB3787</w:t>
            </w:r>
          </w:p>
        </w:tc>
        <w:tc>
          <w:tcPr>
            <w:tcW w:w="1980" w:type="dxa"/>
          </w:tcPr>
          <w:p w14:paraId="5A1B3D89" w14:textId="77777777" w:rsidR="00D9689E" w:rsidRDefault="00536B02">
            <w:pPr>
              <w:pStyle w:val="Compact"/>
            </w:pPr>
            <w:r>
              <w:t>Sawmill Swamp (Manchester MA)</w:t>
            </w:r>
          </w:p>
        </w:tc>
        <w:tc>
          <w:tcPr>
            <w:tcW w:w="1980" w:type="dxa"/>
          </w:tcPr>
          <w:p w14:paraId="6214A090" w14:textId="77777777" w:rsidR="00D9689E" w:rsidRDefault="00536B02">
            <w:pPr>
              <w:pStyle w:val="Compact"/>
            </w:pPr>
            <w:r>
              <w:t>Aug 28, 2024</w:t>
            </w:r>
          </w:p>
        </w:tc>
        <w:tc>
          <w:tcPr>
            <w:tcW w:w="1980" w:type="dxa"/>
          </w:tcPr>
          <w:p w14:paraId="4C608E73" w14:textId="77777777" w:rsidR="00D9689E" w:rsidRDefault="00536B02">
            <w:pPr>
              <w:pStyle w:val="Compact"/>
            </w:pPr>
            <w:r>
              <w:t>1.0% — cold-water refuge</w:t>
            </w:r>
          </w:p>
        </w:tc>
      </w:tr>
      <w:tr w:rsidR="00D9689E" w14:paraId="6F569AD2" w14:textId="77777777">
        <w:tc>
          <w:tcPr>
            <w:tcW w:w="1980" w:type="dxa"/>
          </w:tcPr>
          <w:p w14:paraId="21C99C0F" w14:textId="77777777" w:rsidR="00D9689E" w:rsidRDefault="00536B02">
            <w:pPr>
              <w:pStyle w:val="Compact"/>
            </w:pPr>
            <w:r>
              <w:t>JVB3787</w:t>
            </w:r>
          </w:p>
        </w:tc>
        <w:tc>
          <w:tcPr>
            <w:tcW w:w="1980" w:type="dxa"/>
          </w:tcPr>
          <w:p w14:paraId="4E74BB2C" w14:textId="77777777" w:rsidR="00D9689E" w:rsidRDefault="00536B02">
            <w:pPr>
              <w:pStyle w:val="Compact"/>
            </w:pPr>
            <w:r>
              <w:t>Sawmill Brook — Fire Station (Manchester MA)</w:t>
            </w:r>
          </w:p>
        </w:tc>
        <w:tc>
          <w:tcPr>
            <w:tcW w:w="1980" w:type="dxa"/>
          </w:tcPr>
          <w:p w14:paraId="6F3D6B03" w14:textId="77777777" w:rsidR="00D9689E" w:rsidRDefault="00536B02">
            <w:pPr>
              <w:pStyle w:val="Compact"/>
            </w:pPr>
            <w:r>
              <w:t>Aug 28, 2024</w:t>
            </w:r>
          </w:p>
        </w:tc>
        <w:tc>
          <w:tcPr>
            <w:tcW w:w="1980" w:type="dxa"/>
          </w:tcPr>
          <w:p w14:paraId="223F3EBD" w14:textId="77777777" w:rsidR="00D9689E" w:rsidRDefault="00536B02">
            <w:pPr>
              <w:pStyle w:val="Compact"/>
            </w:pPr>
            <w:r>
              <w:t>trace — tidal zone</w:t>
            </w:r>
          </w:p>
        </w:tc>
      </w:tr>
      <w:tr w:rsidR="00D9689E" w14:paraId="17133F7A" w14:textId="77777777">
        <w:tc>
          <w:tcPr>
            <w:tcW w:w="1980" w:type="dxa"/>
          </w:tcPr>
          <w:p w14:paraId="687E5309" w14:textId="77777777" w:rsidR="00D9689E" w:rsidRDefault="00536B02">
            <w:pPr>
              <w:pStyle w:val="Compact"/>
            </w:pPr>
            <w:r>
              <w:t>JVB4307</w:t>
            </w:r>
          </w:p>
        </w:tc>
        <w:tc>
          <w:tcPr>
            <w:tcW w:w="1980" w:type="dxa"/>
          </w:tcPr>
          <w:p w14:paraId="51447E13" w14:textId="77777777" w:rsidR="00D9689E" w:rsidRDefault="00536B02">
            <w:pPr>
              <w:pStyle w:val="Compact"/>
            </w:pPr>
            <w:r>
              <w:t>Cat Brook / Forest Landing</w:t>
            </w:r>
          </w:p>
        </w:tc>
        <w:tc>
          <w:tcPr>
            <w:tcW w:w="1980" w:type="dxa"/>
          </w:tcPr>
          <w:p w14:paraId="4BA577C4" w14:textId="77777777" w:rsidR="00D9689E" w:rsidRDefault="00536B02">
            <w:pPr>
              <w:pStyle w:val="Compact"/>
            </w:pPr>
            <w:r>
              <w:t>Oct 14, 2024</w:t>
            </w:r>
          </w:p>
        </w:tc>
        <w:tc>
          <w:tcPr>
            <w:tcW w:w="1980" w:type="dxa"/>
          </w:tcPr>
          <w:p w14:paraId="25F08461" w14:textId="77777777" w:rsidR="00D9689E" w:rsidRDefault="00536B02">
            <w:pPr>
              <w:pStyle w:val="Compact"/>
            </w:pPr>
            <w:r>
              <w:t>Absent — warm-water pond</w:t>
            </w:r>
          </w:p>
        </w:tc>
      </w:tr>
    </w:tbl>
    <w:p w14:paraId="5876F4AD" w14:textId="77777777" w:rsidR="00D9689E" w:rsidRDefault="00536B02">
      <w:pPr>
        <w:pStyle w:val="BodyText"/>
      </w:pPr>
      <w:r>
        <w:t>The four strongest Brook Trout signals — Red Brook (26.1%), Mashpee River (25.9%), Quashnet River (17.4%), Crotch Camp Brook (16.9%) — are all in-season detections during the hardest months for cold-water fish: August and Septembe</w:t>
      </w:r>
      <w:r>
        <w:t>r. These are not winter detections in easy conditions; they are results that confirm year-round cold-water refugia and resident populations that are surviving summer thermal stress.</w:t>
      </w:r>
    </w:p>
    <w:p w14:paraId="66956404" w14:textId="77777777" w:rsidR="00D9689E" w:rsidRDefault="00536B02">
      <w:r>
        <w:lastRenderedPageBreak/>
        <w:pict w14:anchorId="787E60C4">
          <v:rect id="_x0000_i1053" style="width:0;height:1.5pt" o:hralign="center" o:hrstd="t" o:hr="t"/>
        </w:pict>
      </w:r>
    </w:p>
    <w:p w14:paraId="0C2ADF1F" w14:textId="77777777" w:rsidR="00D9689E" w:rsidRDefault="00536B02">
      <w:pPr>
        <w:pStyle w:val="FirstParagraph"/>
      </w:pPr>
      <w:r>
        <w:rPr>
          <w:i/>
          <w:iCs/>
        </w:rPr>
        <w:t>All relative abundances are read-normalized within each sample. Non-aqua</w:t>
      </w:r>
      <w:r>
        <w:rPr>
          <w:i/>
          <w:iCs/>
        </w:rPr>
        <w:t>tic incidentals (amphibians, reptiles, birds, mammals) are excluded from fish community analysis. Fish percentages are re-normalized to fish-only reads with non-fish vertebrates removed.</w:t>
      </w:r>
    </w:p>
    <w:p w14:paraId="63BE70CA" w14:textId="77777777" w:rsidR="00D9689E" w:rsidRDefault="00536B02">
      <w:pPr>
        <w:pStyle w:val="Heading2"/>
      </w:pPr>
      <w:bookmarkStart w:id="293" w:name="Xfbc067fc0f5d7d1f90a62d5ace41a44292e1398"/>
      <w:bookmarkEnd w:id="292"/>
      <w:r>
        <w:t>Cross-Batch Summary — Brook Trout and Atlantic Salmon</w:t>
      </w:r>
    </w:p>
    <w:p w14:paraId="1BF9EEFE" w14:textId="77777777" w:rsidR="00D9689E" w:rsidRDefault="00536B02">
      <w:pPr>
        <w:pStyle w:val="Heading2"/>
      </w:pPr>
      <w:bookmarkStart w:id="294" w:name="brook-trout-status-all-batches"/>
      <w:bookmarkEnd w:id="293"/>
      <w:r>
        <w:t>Brook Trout Sta</w:t>
      </w:r>
      <w:r>
        <w:t>tus — All Batches</w:t>
      </w:r>
    </w:p>
    <w:tbl>
      <w:tblPr>
        <w:tblStyle w:val="Table"/>
        <w:tblW w:w="5000" w:type="pct"/>
        <w:tblLayout w:type="fixed"/>
        <w:tblLook w:val="0020" w:firstRow="1" w:lastRow="0" w:firstColumn="0" w:lastColumn="0" w:noHBand="0" w:noVBand="0"/>
      </w:tblPr>
      <w:tblGrid>
        <w:gridCol w:w="2394"/>
        <w:gridCol w:w="2394"/>
        <w:gridCol w:w="2394"/>
        <w:gridCol w:w="2394"/>
      </w:tblGrid>
      <w:tr w:rsidR="00D9689E" w14:paraId="72EB792D"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52588B" w14:textId="77777777" w:rsidR="00D9689E" w:rsidRDefault="00536B02">
            <w:pPr>
              <w:pStyle w:val="Compact"/>
            </w:pPr>
            <w:r>
              <w:t>Batch</w:t>
            </w:r>
          </w:p>
        </w:tc>
        <w:tc>
          <w:tcPr>
            <w:tcW w:w="1980" w:type="dxa"/>
          </w:tcPr>
          <w:p w14:paraId="181BB746" w14:textId="77777777" w:rsidR="00D9689E" w:rsidRDefault="00536B02">
            <w:pPr>
              <w:pStyle w:val="Compact"/>
            </w:pPr>
            <w:r>
              <w:t>Site</w:t>
            </w:r>
          </w:p>
        </w:tc>
        <w:tc>
          <w:tcPr>
            <w:tcW w:w="1980" w:type="dxa"/>
          </w:tcPr>
          <w:p w14:paraId="7A52A5AF" w14:textId="77777777" w:rsidR="00D9689E" w:rsidRDefault="00536B02">
            <w:pPr>
              <w:pStyle w:val="Compact"/>
            </w:pPr>
            <w:r>
              <w:t>Date</w:t>
            </w:r>
          </w:p>
        </w:tc>
        <w:tc>
          <w:tcPr>
            <w:tcW w:w="1980" w:type="dxa"/>
          </w:tcPr>
          <w:p w14:paraId="4FAB1FB0" w14:textId="77777777" w:rsidR="00D9689E" w:rsidRDefault="00536B02">
            <w:pPr>
              <w:pStyle w:val="Compact"/>
            </w:pPr>
            <w:r>
              <w:t>Brook Trout</w:t>
            </w:r>
          </w:p>
        </w:tc>
      </w:tr>
      <w:tr w:rsidR="00D9689E" w14:paraId="7AAEB221" w14:textId="77777777">
        <w:tc>
          <w:tcPr>
            <w:tcW w:w="1980" w:type="dxa"/>
          </w:tcPr>
          <w:p w14:paraId="4E94B62C" w14:textId="77777777" w:rsidR="00D9689E" w:rsidRDefault="00536B02">
            <w:pPr>
              <w:pStyle w:val="Compact"/>
            </w:pPr>
            <w:r>
              <w:t>JVB3787</w:t>
            </w:r>
          </w:p>
        </w:tc>
        <w:tc>
          <w:tcPr>
            <w:tcW w:w="1980" w:type="dxa"/>
          </w:tcPr>
          <w:p w14:paraId="3A1D9585" w14:textId="77777777" w:rsidR="00D9689E" w:rsidRDefault="00536B02">
            <w:pPr>
              <w:pStyle w:val="Compact"/>
            </w:pPr>
            <w:r>
              <w:t>Sawmill Brook — School St (Manchester MA)</w:t>
            </w:r>
          </w:p>
        </w:tc>
        <w:tc>
          <w:tcPr>
            <w:tcW w:w="1980" w:type="dxa"/>
          </w:tcPr>
          <w:p w14:paraId="1BFDD97F" w14:textId="77777777" w:rsidR="00D9689E" w:rsidRDefault="00536B02">
            <w:pPr>
              <w:pStyle w:val="Compact"/>
            </w:pPr>
            <w:r>
              <w:t>Aug 28, 2024</w:t>
            </w:r>
          </w:p>
        </w:tc>
        <w:tc>
          <w:tcPr>
            <w:tcW w:w="1980" w:type="dxa"/>
          </w:tcPr>
          <w:p w14:paraId="748DB03B" w14:textId="77777777" w:rsidR="00D9689E" w:rsidRDefault="00536B02">
            <w:pPr>
              <w:pStyle w:val="Compact"/>
            </w:pPr>
            <w:r>
              <w:t>2.5% — stable</w:t>
            </w:r>
          </w:p>
        </w:tc>
      </w:tr>
      <w:tr w:rsidR="00D9689E" w14:paraId="3837C8F6" w14:textId="77777777">
        <w:tc>
          <w:tcPr>
            <w:tcW w:w="1980" w:type="dxa"/>
          </w:tcPr>
          <w:p w14:paraId="1AF48F01" w14:textId="77777777" w:rsidR="00D9689E" w:rsidRDefault="00536B02">
            <w:pPr>
              <w:pStyle w:val="Compact"/>
            </w:pPr>
            <w:r>
              <w:t>JVB5776</w:t>
            </w:r>
          </w:p>
        </w:tc>
        <w:tc>
          <w:tcPr>
            <w:tcW w:w="1980" w:type="dxa"/>
          </w:tcPr>
          <w:p w14:paraId="331EEC4F" w14:textId="77777777" w:rsidR="00D9689E" w:rsidRDefault="00536B02">
            <w:pPr>
              <w:pStyle w:val="Compact"/>
            </w:pPr>
            <w:r>
              <w:t>Sawmill Brook — School St (Manchester MA)</w:t>
            </w:r>
          </w:p>
        </w:tc>
        <w:tc>
          <w:tcPr>
            <w:tcW w:w="1980" w:type="dxa"/>
          </w:tcPr>
          <w:p w14:paraId="445C6F76" w14:textId="77777777" w:rsidR="00D9689E" w:rsidRDefault="00536B02">
            <w:pPr>
              <w:pStyle w:val="Compact"/>
            </w:pPr>
            <w:r>
              <w:t>Nov 2023</w:t>
            </w:r>
          </w:p>
        </w:tc>
        <w:tc>
          <w:tcPr>
            <w:tcW w:w="1980" w:type="dxa"/>
          </w:tcPr>
          <w:p w14:paraId="292CD6C3" w14:textId="77777777" w:rsidR="00D9689E" w:rsidRDefault="00536B02">
            <w:pPr>
              <w:pStyle w:val="Compact"/>
            </w:pPr>
            <w:r>
              <w:t>2.5% — stable</w:t>
            </w:r>
          </w:p>
        </w:tc>
      </w:tr>
      <w:tr w:rsidR="00D9689E" w14:paraId="496702BA" w14:textId="77777777">
        <w:tc>
          <w:tcPr>
            <w:tcW w:w="1980" w:type="dxa"/>
          </w:tcPr>
          <w:p w14:paraId="4F256234" w14:textId="77777777" w:rsidR="00D9689E" w:rsidRDefault="00536B02">
            <w:pPr>
              <w:pStyle w:val="Compact"/>
            </w:pPr>
            <w:r>
              <w:t>JVB3787</w:t>
            </w:r>
          </w:p>
        </w:tc>
        <w:tc>
          <w:tcPr>
            <w:tcW w:w="1980" w:type="dxa"/>
          </w:tcPr>
          <w:p w14:paraId="683540C0" w14:textId="77777777" w:rsidR="00D9689E" w:rsidRDefault="00536B02">
            <w:pPr>
              <w:pStyle w:val="Compact"/>
            </w:pPr>
            <w:r>
              <w:t>Sawmill Swamp (Manchester MA)</w:t>
            </w:r>
          </w:p>
        </w:tc>
        <w:tc>
          <w:tcPr>
            <w:tcW w:w="1980" w:type="dxa"/>
          </w:tcPr>
          <w:p w14:paraId="5E01FA1D" w14:textId="77777777" w:rsidR="00D9689E" w:rsidRDefault="00536B02">
            <w:pPr>
              <w:pStyle w:val="Compact"/>
            </w:pPr>
            <w:r>
              <w:t>Aug 28, 2024</w:t>
            </w:r>
          </w:p>
        </w:tc>
        <w:tc>
          <w:tcPr>
            <w:tcW w:w="1980" w:type="dxa"/>
          </w:tcPr>
          <w:p w14:paraId="0CE507C0" w14:textId="77777777" w:rsidR="00D9689E" w:rsidRDefault="00536B02">
            <w:pPr>
              <w:pStyle w:val="Compact"/>
            </w:pPr>
            <w:r>
              <w:t>1.0% — cold-water refuge</w:t>
            </w:r>
          </w:p>
        </w:tc>
      </w:tr>
      <w:tr w:rsidR="00D9689E" w14:paraId="6A443C92" w14:textId="77777777">
        <w:tc>
          <w:tcPr>
            <w:tcW w:w="1980" w:type="dxa"/>
          </w:tcPr>
          <w:p w14:paraId="0FE07955" w14:textId="77777777" w:rsidR="00D9689E" w:rsidRDefault="00536B02">
            <w:pPr>
              <w:pStyle w:val="Compact"/>
            </w:pPr>
            <w:r>
              <w:t>JVB3787</w:t>
            </w:r>
          </w:p>
        </w:tc>
        <w:tc>
          <w:tcPr>
            <w:tcW w:w="1980" w:type="dxa"/>
          </w:tcPr>
          <w:p w14:paraId="319B6A9A" w14:textId="77777777" w:rsidR="00D9689E" w:rsidRDefault="00536B02">
            <w:pPr>
              <w:pStyle w:val="Compact"/>
            </w:pPr>
            <w:r>
              <w:t>Sawmill Brook — Fire Station (Manchester MA)</w:t>
            </w:r>
          </w:p>
        </w:tc>
        <w:tc>
          <w:tcPr>
            <w:tcW w:w="1980" w:type="dxa"/>
          </w:tcPr>
          <w:p w14:paraId="32555CAE" w14:textId="77777777" w:rsidR="00D9689E" w:rsidRDefault="00536B02">
            <w:pPr>
              <w:pStyle w:val="Compact"/>
            </w:pPr>
            <w:r>
              <w:t>Aug 28, 2024</w:t>
            </w:r>
          </w:p>
        </w:tc>
        <w:tc>
          <w:tcPr>
            <w:tcW w:w="1980" w:type="dxa"/>
          </w:tcPr>
          <w:p w14:paraId="0FD144AC" w14:textId="77777777" w:rsidR="00D9689E" w:rsidRDefault="00536B02">
            <w:pPr>
              <w:pStyle w:val="Compact"/>
            </w:pPr>
            <w:r>
              <w:t>trace — tidal zone</w:t>
            </w:r>
          </w:p>
        </w:tc>
      </w:tr>
      <w:tr w:rsidR="00D9689E" w14:paraId="29542081" w14:textId="77777777">
        <w:tc>
          <w:tcPr>
            <w:tcW w:w="1980" w:type="dxa"/>
          </w:tcPr>
          <w:p w14:paraId="56D48ED2" w14:textId="77777777" w:rsidR="00D9689E" w:rsidRDefault="00536B02">
            <w:pPr>
              <w:pStyle w:val="Compact"/>
            </w:pPr>
            <w:r>
              <w:t>JVB4307</w:t>
            </w:r>
          </w:p>
        </w:tc>
        <w:tc>
          <w:tcPr>
            <w:tcW w:w="1980" w:type="dxa"/>
          </w:tcPr>
          <w:p w14:paraId="3377E9B4" w14:textId="77777777" w:rsidR="00D9689E" w:rsidRDefault="00536B02">
            <w:pPr>
              <w:pStyle w:val="Compact"/>
            </w:pPr>
            <w:r>
              <w:t>Cat Brook / Forest Landing — MA</w:t>
            </w:r>
          </w:p>
        </w:tc>
        <w:tc>
          <w:tcPr>
            <w:tcW w:w="1980" w:type="dxa"/>
          </w:tcPr>
          <w:p w14:paraId="1A4D68F2" w14:textId="77777777" w:rsidR="00D9689E" w:rsidRDefault="00536B02">
            <w:pPr>
              <w:pStyle w:val="Compact"/>
            </w:pPr>
            <w:r>
              <w:t>Oct 14, 2024</w:t>
            </w:r>
          </w:p>
        </w:tc>
        <w:tc>
          <w:tcPr>
            <w:tcW w:w="1980" w:type="dxa"/>
          </w:tcPr>
          <w:p w14:paraId="26BFDB7D" w14:textId="77777777" w:rsidR="00D9689E" w:rsidRDefault="00536B02">
            <w:pPr>
              <w:pStyle w:val="Compact"/>
            </w:pPr>
            <w:r>
              <w:t>Absent — warm-water pond</w:t>
            </w:r>
          </w:p>
        </w:tc>
      </w:tr>
      <w:tr w:rsidR="00D9689E" w14:paraId="2A6772EF" w14:textId="77777777">
        <w:tc>
          <w:tcPr>
            <w:tcW w:w="1980" w:type="dxa"/>
          </w:tcPr>
          <w:p w14:paraId="1B6FC364" w14:textId="77777777" w:rsidR="00D9689E" w:rsidRDefault="00536B02">
            <w:pPr>
              <w:pStyle w:val="Compact"/>
            </w:pPr>
            <w:r>
              <w:t>JVB4678</w:t>
            </w:r>
          </w:p>
        </w:tc>
        <w:tc>
          <w:tcPr>
            <w:tcW w:w="1980" w:type="dxa"/>
          </w:tcPr>
          <w:p w14:paraId="29A79498" w14:textId="77777777" w:rsidR="00D9689E" w:rsidRDefault="00536B02">
            <w:pPr>
              <w:pStyle w:val="Compact"/>
            </w:pPr>
            <w:r>
              <w:t>Brewster MA, MBTS, Manchester MA</w:t>
            </w:r>
          </w:p>
        </w:tc>
        <w:tc>
          <w:tcPr>
            <w:tcW w:w="1980" w:type="dxa"/>
          </w:tcPr>
          <w:p w14:paraId="1CFC46B7" w14:textId="77777777" w:rsidR="00D9689E" w:rsidRDefault="00536B02">
            <w:pPr>
              <w:pStyle w:val="Compact"/>
            </w:pPr>
            <w:r>
              <w:t>Sep–Oct 2024</w:t>
            </w:r>
          </w:p>
        </w:tc>
        <w:tc>
          <w:tcPr>
            <w:tcW w:w="1980" w:type="dxa"/>
          </w:tcPr>
          <w:p w14:paraId="15319680" w14:textId="77777777" w:rsidR="00D9689E" w:rsidRDefault="00536B02">
            <w:pPr>
              <w:pStyle w:val="Compact"/>
            </w:pPr>
            <w:r>
              <w:t>Absent</w:t>
            </w:r>
          </w:p>
        </w:tc>
      </w:tr>
      <w:tr w:rsidR="00D9689E" w14:paraId="4C8A66A7" w14:textId="77777777">
        <w:tc>
          <w:tcPr>
            <w:tcW w:w="1980" w:type="dxa"/>
          </w:tcPr>
          <w:p w14:paraId="5DB10AC5" w14:textId="77777777" w:rsidR="00D9689E" w:rsidRDefault="00536B02">
            <w:pPr>
              <w:pStyle w:val="Compact"/>
            </w:pPr>
            <w:r>
              <w:t>JVB4846</w:t>
            </w:r>
          </w:p>
        </w:tc>
        <w:tc>
          <w:tcPr>
            <w:tcW w:w="1980" w:type="dxa"/>
          </w:tcPr>
          <w:p w14:paraId="6BF72080" w14:textId="77777777" w:rsidR="00D9689E" w:rsidRDefault="00536B02">
            <w:pPr>
              <w:pStyle w:val="Compact"/>
            </w:pPr>
            <w:r>
              <w:t>Orange River + Union River + MBTS</w:t>
            </w:r>
          </w:p>
        </w:tc>
        <w:tc>
          <w:tcPr>
            <w:tcW w:w="1980" w:type="dxa"/>
          </w:tcPr>
          <w:p w14:paraId="02A6AEC9" w14:textId="77777777" w:rsidR="00D9689E" w:rsidRDefault="00536B02">
            <w:pPr>
              <w:pStyle w:val="Compact"/>
            </w:pPr>
            <w:r>
              <w:t>Mar–May 2025</w:t>
            </w:r>
          </w:p>
        </w:tc>
        <w:tc>
          <w:tcPr>
            <w:tcW w:w="1980" w:type="dxa"/>
          </w:tcPr>
          <w:p w14:paraId="4F8C183B" w14:textId="77777777" w:rsidR="00D9689E" w:rsidRDefault="00536B02">
            <w:pPr>
              <w:pStyle w:val="Compact"/>
            </w:pPr>
            <w:r>
              <w:rPr>
                <w:b/>
                <w:bCs/>
              </w:rPr>
              <w:t>Detected at Orange River — 0.5% (Mar 28), 5.5% (Apr 21), 1.8% (May 7)</w:t>
            </w:r>
          </w:p>
        </w:tc>
      </w:tr>
      <w:tr w:rsidR="00D9689E" w14:paraId="2D933D21" w14:textId="77777777">
        <w:tc>
          <w:tcPr>
            <w:tcW w:w="1980" w:type="dxa"/>
          </w:tcPr>
          <w:p w14:paraId="7490EFA1" w14:textId="77777777" w:rsidR="00D9689E" w:rsidRDefault="00536B02">
            <w:pPr>
              <w:pStyle w:val="Compact"/>
            </w:pPr>
            <w:r>
              <w:t>JVB4981</w:t>
            </w:r>
          </w:p>
        </w:tc>
        <w:tc>
          <w:tcPr>
            <w:tcW w:w="1980" w:type="dxa"/>
          </w:tcPr>
          <w:p w14:paraId="7745E0F5" w14:textId="77777777" w:rsidR="00D9689E" w:rsidRDefault="00536B02">
            <w:pPr>
              <w:pStyle w:val="Compact"/>
            </w:pPr>
            <w:r>
              <w:t>Union River ME · MBTS / Sawmill Brook MA · Mashpee MA · Atwater MA · Below Lincoln Pool (MBTS)</w:t>
            </w:r>
          </w:p>
        </w:tc>
        <w:tc>
          <w:tcPr>
            <w:tcW w:w="1980" w:type="dxa"/>
          </w:tcPr>
          <w:p w14:paraId="4ED3FF61" w14:textId="77777777" w:rsidR="00D9689E" w:rsidRDefault="00536B02">
            <w:pPr>
              <w:pStyle w:val="Compact"/>
            </w:pPr>
            <w:r>
              <w:t>May–Jun 2025</w:t>
            </w:r>
          </w:p>
        </w:tc>
        <w:tc>
          <w:tcPr>
            <w:tcW w:w="1980" w:type="dxa"/>
          </w:tcPr>
          <w:p w14:paraId="35F90721" w14:textId="77777777" w:rsidR="00D9689E" w:rsidRDefault="00536B02">
            <w:pPr>
              <w:pStyle w:val="Compact"/>
            </w:pPr>
            <w:r>
              <w:rPr>
                <w:b/>
                <w:bCs/>
              </w:rPr>
              <w:t xml:space="preserve">Detected at Orange River 1.0% (May 14); Mashpee River </w:t>
            </w:r>
            <w:r>
              <w:rPr>
                <w:b/>
                <w:bCs/>
                <w:i/>
                <w:iCs/>
              </w:rPr>
              <w:t>Salvelinus</w:t>
            </w:r>
            <w:r>
              <w:rPr>
                <w:b/>
                <w:bCs/>
              </w:rPr>
              <w:t xml:space="preserve"> spp. 6.3% (Jun 7, 3,836 reads); Atwater </w:t>
            </w:r>
            <w:r>
              <w:rPr>
                <w:b/>
                <w:bCs/>
                <w:i/>
                <w:iCs/>
              </w:rPr>
              <w:t>Salvelinus</w:t>
            </w:r>
            <w:r>
              <w:rPr>
                <w:b/>
                <w:bCs/>
              </w:rPr>
              <w:t xml:space="preserve"> spp. 1.1% (~114 reads); Below Li</w:t>
            </w:r>
            <w:r>
              <w:rPr>
                <w:b/>
                <w:bCs/>
              </w:rPr>
              <w:t xml:space="preserve">ncoln Pool </w:t>
            </w:r>
            <w:r>
              <w:rPr>
                <w:b/>
                <w:bCs/>
                <w:i/>
                <w:iCs/>
              </w:rPr>
              <w:t>Salvelinus</w:t>
            </w:r>
            <w:r>
              <w:rPr>
                <w:b/>
                <w:bCs/>
              </w:rPr>
              <w:t xml:space="preserve"> spp. 0.6% (~285 reads)</w:t>
            </w:r>
          </w:p>
        </w:tc>
      </w:tr>
    </w:tbl>
    <w:p w14:paraId="049CE10D" w14:textId="77777777" w:rsidR="00D9689E" w:rsidRDefault="00536B02">
      <w:pPr>
        <w:pStyle w:val="BodyText"/>
      </w:pPr>
      <w:r>
        <w:rPr>
          <w:b/>
          <w:bCs/>
        </w:rPr>
        <w:t>The pattern is clear.</w:t>
      </w:r>
      <w:r>
        <w:t xml:space="preserve"> Brook Trout appear in the eDNA record at specific site types: spring-fed Cape Cod rivers (Mashpee, Quashnet, Red Brook), cold Maine headwater streams (Crotch Camp Brook, West Branch Narrag</w:t>
      </w:r>
      <w:r>
        <w:t xml:space="preserve">uagus, Sawmill Brook), and now confirmed at </w:t>
      </w:r>
      <w:r>
        <w:lastRenderedPageBreak/>
        <w:t>multiple JVB4981 sites including Mashpee River in June (6.3%), Atwater (1.1%), and Below Lincoln Pool (0.6%). Brook Trout are consistently absent from: dam pools, mainstem runs during peak anadromous run periods,</w:t>
      </w:r>
      <w:r>
        <w:t xml:space="preserve"> warm-water ponds and lakes, and Maine estuarine sites. The Mashpee June detection (6.3%, 3,836 reads) revises the earlier herring-masking hypothesis — the Brook Trout signal is detectable even during the spring herring run at this site.</w:t>
      </w:r>
    </w:p>
    <w:p w14:paraId="11725CD5" w14:textId="77777777" w:rsidR="00D9689E" w:rsidRDefault="00536B02">
      <w:pPr>
        <w:pStyle w:val="Heading2"/>
      </w:pPr>
      <w:bookmarkStart w:id="295" w:name="atlantic-salmon-confirmed-sites"/>
      <w:bookmarkEnd w:id="294"/>
      <w:r>
        <w:t xml:space="preserve">Atlantic Salmon — </w:t>
      </w:r>
      <w:r>
        <w:t>Confirmed Sites</w:t>
      </w:r>
    </w:p>
    <w:tbl>
      <w:tblPr>
        <w:tblStyle w:val="Table"/>
        <w:tblW w:w="0" w:type="auto"/>
        <w:tblLook w:val="0020" w:firstRow="1" w:lastRow="0" w:firstColumn="0" w:lastColumn="0" w:noHBand="0" w:noVBand="0"/>
      </w:tblPr>
      <w:tblGrid>
        <w:gridCol w:w="800"/>
        <w:gridCol w:w="601"/>
        <w:gridCol w:w="691"/>
        <w:gridCol w:w="837"/>
        <w:gridCol w:w="1441"/>
      </w:tblGrid>
      <w:tr w:rsidR="00D9689E" w14:paraId="20335B2D"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6B601831" w14:textId="77777777" w:rsidR="00D9689E" w:rsidRDefault="00536B02">
            <w:pPr>
              <w:pStyle w:val="Compact"/>
            </w:pPr>
            <w:r>
              <w:t>Batch</w:t>
            </w:r>
          </w:p>
        </w:tc>
        <w:tc>
          <w:tcPr>
            <w:tcW w:w="0" w:type="auto"/>
          </w:tcPr>
          <w:p w14:paraId="608CEE35" w14:textId="77777777" w:rsidR="00D9689E" w:rsidRDefault="00536B02">
            <w:pPr>
              <w:pStyle w:val="Compact"/>
            </w:pPr>
            <w:r>
              <w:t>Site</w:t>
            </w:r>
          </w:p>
        </w:tc>
        <w:tc>
          <w:tcPr>
            <w:tcW w:w="0" w:type="auto"/>
          </w:tcPr>
          <w:p w14:paraId="199B625D" w14:textId="77777777" w:rsidR="00D9689E" w:rsidRDefault="00536B02">
            <w:pPr>
              <w:pStyle w:val="Compact"/>
            </w:pPr>
            <w:r>
              <w:t>Date</w:t>
            </w:r>
          </w:p>
        </w:tc>
        <w:tc>
          <w:tcPr>
            <w:tcW w:w="0" w:type="auto"/>
          </w:tcPr>
          <w:p w14:paraId="79194DF7" w14:textId="77777777" w:rsidR="00D9689E" w:rsidRDefault="00536B02">
            <w:pPr>
              <w:pStyle w:val="Compact"/>
            </w:pPr>
            <w:r>
              <w:t>Signal</w:t>
            </w:r>
          </w:p>
        </w:tc>
        <w:tc>
          <w:tcPr>
            <w:tcW w:w="0" w:type="auto"/>
          </w:tcPr>
          <w:p w14:paraId="5AD1082C" w14:textId="77777777" w:rsidR="00D9689E" w:rsidRDefault="00536B02">
            <w:pPr>
              <w:pStyle w:val="Compact"/>
            </w:pPr>
            <w:r>
              <w:t>Significance</w:t>
            </w:r>
          </w:p>
        </w:tc>
      </w:tr>
    </w:tbl>
    <w:p w14:paraId="6D3D82FE" w14:textId="77777777" w:rsidR="00D9689E" w:rsidRDefault="00536B02">
      <w:pPr>
        <w:pStyle w:val="BodyText"/>
      </w:pPr>
      <w:r>
        <w:rPr>
          <w:b/>
          <w:bCs/>
        </w:rPr>
        <w:t>Atlantic Salmon confirmed at three Maine sites across multiple batches.</w:t>
      </w:r>
      <w:r>
        <w:t xml:space="preserve"> Northern Stream and Richardson Stream detections in October are spawning-run fish in small tributaries — these sites should be form</w:t>
      </w:r>
      <w:r>
        <w:t>ally registered with NOAA Fisheries and Maine DMR as confirmed Atlantic Salmon spawning habitat.</w:t>
      </w:r>
    </w:p>
    <w:p w14:paraId="6BD74C92" w14:textId="77777777" w:rsidR="00D9689E" w:rsidRDefault="00536B02">
      <w:pPr>
        <w:pStyle w:val="Heading2"/>
      </w:pPr>
      <w:bookmarkStart w:id="296" w:name="X6977aa75d261b01567b25639e172a8ea29361dc"/>
      <w:bookmarkEnd w:id="295"/>
      <w:r>
        <w:t>Seasonal eDNA Calendar — Union River / Ellsworth Dam</w:t>
      </w:r>
    </w:p>
    <w:tbl>
      <w:tblPr>
        <w:tblStyle w:val="Table"/>
        <w:tblW w:w="0" w:type="auto"/>
        <w:tblLook w:val="0020" w:firstRow="1" w:lastRow="0" w:firstColumn="0" w:lastColumn="0" w:noHBand="0" w:noVBand="0"/>
      </w:tblPr>
      <w:tblGrid>
        <w:gridCol w:w="887"/>
        <w:gridCol w:w="601"/>
        <w:gridCol w:w="1257"/>
        <w:gridCol w:w="1440"/>
      </w:tblGrid>
      <w:tr w:rsidR="00D9689E" w14:paraId="5C6BB8A4"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0" w:type="auto"/>
          </w:tcPr>
          <w:p w14:paraId="3DA17872" w14:textId="77777777" w:rsidR="00D9689E" w:rsidRDefault="00536B02">
            <w:pPr>
              <w:pStyle w:val="Compact"/>
            </w:pPr>
            <w:r>
              <w:t>Month</w:t>
            </w:r>
          </w:p>
        </w:tc>
        <w:tc>
          <w:tcPr>
            <w:tcW w:w="0" w:type="auto"/>
          </w:tcPr>
          <w:p w14:paraId="76968D8B" w14:textId="77777777" w:rsidR="00D9689E" w:rsidRDefault="00536B02">
            <w:pPr>
              <w:pStyle w:val="Compact"/>
            </w:pPr>
            <w:r>
              <w:t>Site</w:t>
            </w:r>
          </w:p>
        </w:tc>
        <w:tc>
          <w:tcPr>
            <w:tcW w:w="0" w:type="auto"/>
          </w:tcPr>
          <w:p w14:paraId="08C10F6D" w14:textId="77777777" w:rsidR="00D9689E" w:rsidRDefault="00536B02">
            <w:pPr>
              <w:pStyle w:val="Compact"/>
            </w:pPr>
            <w:r>
              <w:t>Alewife %</w:t>
            </w:r>
          </w:p>
        </w:tc>
        <w:tc>
          <w:tcPr>
            <w:tcW w:w="0" w:type="auto"/>
          </w:tcPr>
          <w:p w14:paraId="71797ADF" w14:textId="77777777" w:rsidR="00D9689E" w:rsidRDefault="00536B02">
            <w:pPr>
              <w:pStyle w:val="Compact"/>
            </w:pPr>
            <w:r>
              <w:t>Key Finding</w:t>
            </w:r>
          </w:p>
        </w:tc>
      </w:tr>
    </w:tbl>
    <w:p w14:paraId="2B9760B1" w14:textId="77777777" w:rsidR="00D9689E" w:rsidRDefault="00536B02">
      <w:pPr>
        <w:pStyle w:val="BodyText"/>
      </w:pPr>
      <w:r>
        <w:t>This table documents the Union River Alewife run from spring peak (97.2%) through summer residency (40%) to fall staging (72–82%) — a full seasonal eDNA portrait of the most important anadromous run in the project’s study area.</w:t>
      </w:r>
    </w:p>
    <w:p w14:paraId="69653C77" w14:textId="77777777" w:rsidR="00D9689E" w:rsidRDefault="00536B02">
      <w:r>
        <w:pict w14:anchorId="235333A5">
          <v:rect id="_x0000_i1054" style="width:0;height:1.5pt" o:hralign="center" o:hrstd="t" o:hr="t"/>
        </w:pict>
      </w:r>
    </w:p>
    <w:p w14:paraId="6BCD9D16" w14:textId="77777777" w:rsidR="00D9689E" w:rsidRDefault="00536B02">
      <w:pPr>
        <w:pStyle w:val="Heading1"/>
      </w:pPr>
      <w:bookmarkStart w:id="297" w:name="X2c66044a21b71fdd0e94d15a03ec2222fc66359"/>
      <w:bookmarkEnd w:id="291"/>
      <w:bookmarkEnd w:id="296"/>
      <w:r>
        <w:t>Appendix B — Non-Aquatic e</w:t>
      </w:r>
      <w:r>
        <w:t>DNA &amp; Cormorant Dietary Artifacts</w:t>
      </w:r>
    </w:p>
    <w:p w14:paraId="4A10387F" w14:textId="77777777" w:rsidR="00D9689E" w:rsidRDefault="00536B02">
      <w:pPr>
        <w:pStyle w:val="Heading2"/>
      </w:pPr>
      <w:bookmarkStart w:id="298" w:name="Xfb050cfee7f1ecf7ad79739242fb3b0b996c06e"/>
      <w:r>
        <w:t>Non-Aquatic eDNA Detections — Summary and Methodological Note</w:t>
      </w:r>
    </w:p>
    <w:p w14:paraId="6B54425E" w14:textId="77777777" w:rsidR="00D9689E" w:rsidRDefault="00536B02">
      <w:pPr>
        <w:pStyle w:val="Heading2"/>
      </w:pPr>
      <w:bookmarkStart w:id="299" w:name="what-these-are"/>
      <w:bookmarkEnd w:id="298"/>
      <w:r>
        <w:t>What These Are</w:t>
      </w:r>
    </w:p>
    <w:p w14:paraId="1A82EF03" w14:textId="77777777" w:rsidR="00D9689E" w:rsidRDefault="00536B02">
      <w:pPr>
        <w:pStyle w:val="FirstParagraph"/>
      </w:pPr>
      <w:r>
        <w:t>MiFish 12S rRNA primers target vertebrate DNA broadly — the barcode captures anything with 12S rDNA, not just fish. Water samples contain trace D</w:t>
      </w:r>
      <w:r>
        <w:t xml:space="preserve">NA from every organism that touched the water: birds, mammals, amphibians, and terrestrial plants entering via rain, leaf litter, fecal input, or animal contact. The following non-aquatic detections appeared in raw data across these batches and were </w:t>
      </w:r>
      <w:r>
        <w:rPr>
          <w:b/>
          <w:bCs/>
        </w:rPr>
        <w:t>exclud</w:t>
      </w:r>
      <w:r>
        <w:rPr>
          <w:b/>
          <w:bCs/>
        </w:rPr>
        <w:t>ed from all fish analysis</w:t>
      </w:r>
      <w:r>
        <w:t xml:space="preserve"> by the NON_FISH filter. They are compiled here as a methodological record — not as ecological findings.</w:t>
      </w:r>
    </w:p>
    <w:p w14:paraId="2C17F812" w14:textId="77777777" w:rsidR="00D9689E" w:rsidRDefault="00536B02">
      <w:pPr>
        <w:pStyle w:val="Heading2"/>
      </w:pPr>
      <w:bookmarkStart w:id="300" w:name="non-aquatic-detections-by-site"/>
      <w:bookmarkEnd w:id="299"/>
      <w:r>
        <w:t>Non-Aquatic Detections by Site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9689E" w14:paraId="0BA63452"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584" w:type="dxa"/>
          </w:tcPr>
          <w:p w14:paraId="2E9483EF" w14:textId="77777777" w:rsidR="00D9689E" w:rsidRDefault="00536B02">
            <w:pPr>
              <w:pStyle w:val="Compact"/>
            </w:pPr>
            <w:r>
              <w:t>Site</w:t>
            </w:r>
          </w:p>
        </w:tc>
        <w:tc>
          <w:tcPr>
            <w:tcW w:w="1584" w:type="dxa"/>
          </w:tcPr>
          <w:p w14:paraId="129646E9" w14:textId="77777777" w:rsidR="00D9689E" w:rsidRDefault="00536B02">
            <w:pPr>
              <w:pStyle w:val="Compact"/>
            </w:pPr>
            <w:r>
              <w:t>Batch</w:t>
            </w:r>
          </w:p>
        </w:tc>
        <w:tc>
          <w:tcPr>
            <w:tcW w:w="1584" w:type="dxa"/>
          </w:tcPr>
          <w:p w14:paraId="2A2B1F61" w14:textId="77777777" w:rsidR="00D9689E" w:rsidRDefault="00536B02">
            <w:pPr>
              <w:pStyle w:val="Compact"/>
            </w:pPr>
            <w:r>
              <w:t>Non-aquatic taxon</w:t>
            </w:r>
          </w:p>
        </w:tc>
        <w:tc>
          <w:tcPr>
            <w:tcW w:w="1584" w:type="dxa"/>
          </w:tcPr>
          <w:p w14:paraId="535F91B2" w14:textId="77777777" w:rsidR="00D9689E" w:rsidRDefault="00536B02">
            <w:pPr>
              <w:pStyle w:val="Compact"/>
            </w:pPr>
            <w:r>
              <w:t>Raw reads</w:t>
            </w:r>
          </w:p>
        </w:tc>
        <w:tc>
          <w:tcPr>
            <w:tcW w:w="1584" w:type="dxa"/>
          </w:tcPr>
          <w:p w14:paraId="1465421E" w14:textId="77777777" w:rsidR="00D9689E" w:rsidRDefault="00536B02">
            <w:pPr>
              <w:pStyle w:val="Compact"/>
            </w:pPr>
            <w:r>
              <w:t>Interpretation</w:t>
            </w:r>
          </w:p>
        </w:tc>
      </w:tr>
      <w:tr w:rsidR="00D9689E" w14:paraId="1603EA81" w14:textId="77777777">
        <w:tc>
          <w:tcPr>
            <w:tcW w:w="1584" w:type="dxa"/>
          </w:tcPr>
          <w:p w14:paraId="0231E2D8" w14:textId="77777777" w:rsidR="00D9689E" w:rsidRDefault="00536B02">
            <w:pPr>
              <w:pStyle w:val="Compact"/>
            </w:pPr>
            <w:r>
              <w:t>Fresh Brook Feces (QC)</w:t>
            </w:r>
          </w:p>
        </w:tc>
        <w:tc>
          <w:tcPr>
            <w:tcW w:w="1584" w:type="dxa"/>
          </w:tcPr>
          <w:p w14:paraId="4ED81CA9" w14:textId="77777777" w:rsidR="00D9689E" w:rsidRDefault="00536B02">
            <w:pPr>
              <w:pStyle w:val="Compact"/>
            </w:pPr>
            <w:r>
              <w:t>JVB4279</w:t>
            </w:r>
          </w:p>
        </w:tc>
        <w:tc>
          <w:tcPr>
            <w:tcW w:w="1584" w:type="dxa"/>
          </w:tcPr>
          <w:p w14:paraId="53D04EF8" w14:textId="77777777" w:rsidR="00D9689E" w:rsidRDefault="00536B02">
            <w:pPr>
              <w:pStyle w:val="Compact"/>
            </w:pPr>
            <w:r>
              <w:rPr>
                <w:i/>
                <w:iCs/>
              </w:rPr>
              <w:t>Procyon lotor</w:t>
            </w:r>
            <w:r>
              <w:t xml:space="preserve"> — Raccoon</w:t>
            </w:r>
          </w:p>
        </w:tc>
        <w:tc>
          <w:tcPr>
            <w:tcW w:w="1584" w:type="dxa"/>
          </w:tcPr>
          <w:p w14:paraId="79726D30" w14:textId="77777777" w:rsidR="00D9689E" w:rsidRDefault="00536B02">
            <w:pPr>
              <w:pStyle w:val="Compact"/>
            </w:pPr>
            <w:r>
              <w:t>32,132</w:t>
            </w:r>
          </w:p>
        </w:tc>
        <w:tc>
          <w:tcPr>
            <w:tcW w:w="1584" w:type="dxa"/>
          </w:tcPr>
          <w:p w14:paraId="35D3B643" w14:textId="77777777" w:rsidR="00D9689E" w:rsidRDefault="00536B02">
            <w:pPr>
              <w:pStyle w:val="Compact"/>
            </w:pPr>
            <w:r>
              <w:rPr>
                <w:b/>
                <w:bCs/>
              </w:rPr>
              <w:t>Fecal contamination</w:t>
            </w:r>
            <w:r>
              <w:t xml:space="preserve"> — raccoon latrine at or near sample </w:t>
            </w:r>
            <w:r>
              <w:lastRenderedPageBreak/>
              <w:t>point</w:t>
            </w:r>
          </w:p>
        </w:tc>
      </w:tr>
      <w:tr w:rsidR="00D9689E" w14:paraId="70456DED" w14:textId="77777777">
        <w:tc>
          <w:tcPr>
            <w:tcW w:w="1584" w:type="dxa"/>
          </w:tcPr>
          <w:p w14:paraId="2F481940" w14:textId="77777777" w:rsidR="00D9689E" w:rsidRDefault="00536B02">
            <w:pPr>
              <w:pStyle w:val="Compact"/>
            </w:pPr>
            <w:r>
              <w:lastRenderedPageBreak/>
              <w:t>Fresh Brook Feces (QC)</w:t>
            </w:r>
          </w:p>
        </w:tc>
        <w:tc>
          <w:tcPr>
            <w:tcW w:w="1584" w:type="dxa"/>
          </w:tcPr>
          <w:p w14:paraId="7BFD838A" w14:textId="77777777" w:rsidR="00D9689E" w:rsidRDefault="00536B02">
            <w:pPr>
              <w:pStyle w:val="Compact"/>
            </w:pPr>
            <w:r>
              <w:t>JVB4279</w:t>
            </w:r>
          </w:p>
        </w:tc>
        <w:tc>
          <w:tcPr>
            <w:tcW w:w="1584" w:type="dxa"/>
          </w:tcPr>
          <w:p w14:paraId="47AC366D" w14:textId="77777777" w:rsidR="00D9689E" w:rsidRDefault="00536B02">
            <w:pPr>
              <w:pStyle w:val="Compact"/>
            </w:pPr>
            <w:r>
              <w:rPr>
                <w:i/>
                <w:iCs/>
              </w:rPr>
              <w:t>Sus scrofa</w:t>
            </w:r>
            <w:r>
              <w:t xml:space="preserve"> — likely Muskrat or Beaver (JVB interpretation)</w:t>
            </w:r>
          </w:p>
        </w:tc>
        <w:tc>
          <w:tcPr>
            <w:tcW w:w="1584" w:type="dxa"/>
          </w:tcPr>
          <w:p w14:paraId="34B0BFA7" w14:textId="77777777" w:rsidR="00D9689E" w:rsidRDefault="00536B02">
            <w:pPr>
              <w:pStyle w:val="Compact"/>
            </w:pPr>
            <w:r>
              <w:t>655</w:t>
            </w:r>
          </w:p>
        </w:tc>
        <w:tc>
          <w:tcPr>
            <w:tcW w:w="1584" w:type="dxa"/>
          </w:tcPr>
          <w:p w14:paraId="7BB52B27" w14:textId="77777777" w:rsidR="00D9689E" w:rsidRDefault="00536B02">
            <w:pPr>
              <w:pStyle w:val="Compact"/>
            </w:pPr>
            <w:r>
              <w:t>Semi-aquatic rodent 12S cross-assigned to Suidae — reference databas</w:t>
            </w:r>
            <w:r>
              <w:t>e gap</w:t>
            </w:r>
          </w:p>
        </w:tc>
      </w:tr>
      <w:tr w:rsidR="00D9689E" w14:paraId="06C74749" w14:textId="77777777">
        <w:tc>
          <w:tcPr>
            <w:tcW w:w="1584" w:type="dxa"/>
          </w:tcPr>
          <w:p w14:paraId="3297198E" w14:textId="77777777" w:rsidR="00D9689E" w:rsidRDefault="00536B02">
            <w:pPr>
              <w:pStyle w:val="Compact"/>
            </w:pPr>
            <w:r>
              <w:t>Sawmill School St</w:t>
            </w:r>
          </w:p>
        </w:tc>
        <w:tc>
          <w:tcPr>
            <w:tcW w:w="1584" w:type="dxa"/>
          </w:tcPr>
          <w:p w14:paraId="69BC2B2F" w14:textId="77777777" w:rsidR="00D9689E" w:rsidRDefault="00536B02">
            <w:pPr>
              <w:pStyle w:val="Compact"/>
            </w:pPr>
            <w:r>
              <w:t>JVB4678</w:t>
            </w:r>
          </w:p>
        </w:tc>
        <w:tc>
          <w:tcPr>
            <w:tcW w:w="1584" w:type="dxa"/>
          </w:tcPr>
          <w:p w14:paraId="72D198AA" w14:textId="77777777" w:rsidR="00D9689E" w:rsidRDefault="00536B02">
            <w:pPr>
              <w:pStyle w:val="Compact"/>
            </w:pPr>
            <w:r>
              <w:rPr>
                <w:i/>
                <w:iCs/>
              </w:rPr>
              <w:t>Struthio camelus</w:t>
            </w:r>
            <w:r>
              <w:t xml:space="preserve"> — Ostrich</w:t>
            </w:r>
          </w:p>
        </w:tc>
        <w:tc>
          <w:tcPr>
            <w:tcW w:w="1584" w:type="dxa"/>
          </w:tcPr>
          <w:p w14:paraId="6DDAB5DB" w14:textId="77777777" w:rsidR="00D9689E" w:rsidRDefault="00536B02">
            <w:pPr>
              <w:pStyle w:val="Compact"/>
            </w:pPr>
            <w:r>
              <w:t>&gt;92% raw</w:t>
            </w:r>
          </w:p>
        </w:tc>
        <w:tc>
          <w:tcPr>
            <w:tcW w:w="1584" w:type="dxa"/>
          </w:tcPr>
          <w:p w14:paraId="7A7F7563" w14:textId="77777777" w:rsidR="00D9689E" w:rsidRDefault="00536B02">
            <w:pPr>
              <w:pStyle w:val="Compact"/>
            </w:pPr>
            <w:r>
              <w:rPr>
                <w:b/>
                <w:bCs/>
              </w:rPr>
              <w:t>Reference database artifact</w:t>
            </w:r>
            <w:r>
              <w:t xml:space="preserve"> — no ostrich in Massachusetts; false positive from marine/estuarine read background</w:t>
            </w:r>
          </w:p>
        </w:tc>
      </w:tr>
      <w:tr w:rsidR="00D9689E" w14:paraId="34AB9D9B" w14:textId="77777777">
        <w:tc>
          <w:tcPr>
            <w:tcW w:w="1584" w:type="dxa"/>
          </w:tcPr>
          <w:p w14:paraId="260679C9" w14:textId="77777777" w:rsidR="00D9689E" w:rsidRDefault="00536B02">
            <w:pPr>
              <w:pStyle w:val="Compact"/>
            </w:pPr>
            <w:r>
              <w:t>Atwater Site</w:t>
            </w:r>
          </w:p>
        </w:tc>
        <w:tc>
          <w:tcPr>
            <w:tcW w:w="1584" w:type="dxa"/>
          </w:tcPr>
          <w:p w14:paraId="617AEBAF" w14:textId="77777777" w:rsidR="00D9689E" w:rsidRDefault="00536B02">
            <w:pPr>
              <w:pStyle w:val="Compact"/>
            </w:pPr>
            <w:r>
              <w:t>JVB4981</w:t>
            </w:r>
          </w:p>
        </w:tc>
        <w:tc>
          <w:tcPr>
            <w:tcW w:w="1584" w:type="dxa"/>
          </w:tcPr>
          <w:p w14:paraId="43B08658" w14:textId="77777777" w:rsidR="00D9689E" w:rsidRDefault="00536B02">
            <w:pPr>
              <w:pStyle w:val="Compact"/>
            </w:pPr>
            <w:r>
              <w:rPr>
                <w:i/>
                <w:iCs/>
              </w:rPr>
              <w:t>Chrysemys picta</w:t>
            </w:r>
            <w:r>
              <w:t xml:space="preserve"> — Painted Turtle</w:t>
            </w:r>
          </w:p>
        </w:tc>
        <w:tc>
          <w:tcPr>
            <w:tcW w:w="1584" w:type="dxa"/>
          </w:tcPr>
          <w:p w14:paraId="661EBBC7" w14:textId="77777777" w:rsidR="00D9689E" w:rsidRDefault="00536B02">
            <w:pPr>
              <w:pStyle w:val="Compact"/>
            </w:pPr>
            <w:r>
              <w:t>(filtered)</w:t>
            </w:r>
          </w:p>
        </w:tc>
        <w:tc>
          <w:tcPr>
            <w:tcW w:w="1584" w:type="dxa"/>
          </w:tcPr>
          <w:p w14:paraId="4416AB04" w14:textId="77777777" w:rsidR="00D9689E" w:rsidRDefault="00536B02">
            <w:pPr>
              <w:pStyle w:val="Compact"/>
            </w:pPr>
            <w:r>
              <w:t>Native re</w:t>
            </w:r>
            <w:r>
              <w:t>ptile — incidental capture; common in Sawmill Brook system</w:t>
            </w:r>
          </w:p>
        </w:tc>
      </w:tr>
      <w:tr w:rsidR="00D9689E" w14:paraId="15AB58A3" w14:textId="77777777">
        <w:tc>
          <w:tcPr>
            <w:tcW w:w="1584" w:type="dxa"/>
          </w:tcPr>
          <w:p w14:paraId="36CA2564" w14:textId="77777777" w:rsidR="00D9689E" w:rsidRDefault="00536B02">
            <w:pPr>
              <w:pStyle w:val="Compact"/>
            </w:pPr>
            <w:r>
              <w:t>Northern Stream</w:t>
            </w:r>
          </w:p>
        </w:tc>
        <w:tc>
          <w:tcPr>
            <w:tcW w:w="1584" w:type="dxa"/>
          </w:tcPr>
          <w:p w14:paraId="04093E41" w14:textId="77777777" w:rsidR="00D9689E" w:rsidRDefault="00536B02">
            <w:pPr>
              <w:pStyle w:val="Compact"/>
            </w:pPr>
            <w:r>
              <w:t>JVB3988</w:t>
            </w:r>
          </w:p>
        </w:tc>
        <w:tc>
          <w:tcPr>
            <w:tcW w:w="1584" w:type="dxa"/>
          </w:tcPr>
          <w:p w14:paraId="71A5FDAE" w14:textId="77777777" w:rsidR="00D9689E" w:rsidRDefault="00536B02">
            <w:pPr>
              <w:pStyle w:val="Compact"/>
            </w:pPr>
            <w:r>
              <w:rPr>
                <w:i/>
                <w:iCs/>
              </w:rPr>
              <w:t>Picea</w:t>
            </w:r>
            <w:r>
              <w:t xml:space="preserve"> sp. — Spruce</w:t>
            </w:r>
          </w:p>
        </w:tc>
        <w:tc>
          <w:tcPr>
            <w:tcW w:w="1584" w:type="dxa"/>
          </w:tcPr>
          <w:p w14:paraId="0801F3A6" w14:textId="77777777" w:rsidR="00D9689E" w:rsidRDefault="00536B02">
            <w:pPr>
              <w:pStyle w:val="Compact"/>
            </w:pPr>
            <w:r>
              <w:t>3.4% of algal reads</w:t>
            </w:r>
          </w:p>
        </w:tc>
        <w:tc>
          <w:tcPr>
            <w:tcW w:w="1584" w:type="dxa"/>
          </w:tcPr>
          <w:p w14:paraId="4DECEF76" w14:textId="77777777" w:rsidR="00D9689E" w:rsidRDefault="00536B02">
            <w:pPr>
              <w:pStyle w:val="Compact"/>
            </w:pPr>
            <w:r>
              <w:t>Terrestrial plant DNA in stream — spruce needle/pollen input from forest canopy</w:t>
            </w:r>
          </w:p>
        </w:tc>
      </w:tr>
      <w:tr w:rsidR="00D9689E" w14:paraId="2EC846AA" w14:textId="77777777">
        <w:tc>
          <w:tcPr>
            <w:tcW w:w="1584" w:type="dxa"/>
          </w:tcPr>
          <w:p w14:paraId="697425BA" w14:textId="77777777" w:rsidR="00D9689E" w:rsidRDefault="00536B02">
            <w:pPr>
              <w:pStyle w:val="Compact"/>
            </w:pPr>
            <w:r>
              <w:t>Various</w:t>
            </w:r>
          </w:p>
        </w:tc>
        <w:tc>
          <w:tcPr>
            <w:tcW w:w="1584" w:type="dxa"/>
          </w:tcPr>
          <w:p w14:paraId="27D83979" w14:textId="77777777" w:rsidR="00D9689E" w:rsidRDefault="00536B02">
            <w:pPr>
              <w:pStyle w:val="Compact"/>
            </w:pPr>
            <w:r>
              <w:t>Multiple</w:t>
            </w:r>
          </w:p>
        </w:tc>
        <w:tc>
          <w:tcPr>
            <w:tcW w:w="1584" w:type="dxa"/>
          </w:tcPr>
          <w:p w14:paraId="2D2195D3" w14:textId="77777777" w:rsidR="00D9689E" w:rsidRDefault="00536B02">
            <w:pPr>
              <w:pStyle w:val="Compact"/>
            </w:pPr>
            <w:r>
              <w:rPr>
                <w:i/>
                <w:iCs/>
              </w:rPr>
              <w:t>Streptophyta</w:t>
            </w:r>
            <w:r>
              <w:t xml:space="preserve"> (unresolved)</w:t>
            </w:r>
          </w:p>
        </w:tc>
        <w:tc>
          <w:tcPr>
            <w:tcW w:w="1584" w:type="dxa"/>
          </w:tcPr>
          <w:p w14:paraId="7C7D8256" w14:textId="77777777" w:rsidR="00D9689E" w:rsidRDefault="00536B02">
            <w:pPr>
              <w:pStyle w:val="Compact"/>
            </w:pPr>
            <w:r>
              <w:t>Variable</w:t>
            </w:r>
          </w:p>
        </w:tc>
        <w:tc>
          <w:tcPr>
            <w:tcW w:w="1584" w:type="dxa"/>
          </w:tcPr>
          <w:p w14:paraId="75FE1067" w14:textId="77777777" w:rsidR="00D9689E" w:rsidRDefault="00536B02">
            <w:pPr>
              <w:pStyle w:val="Compact"/>
            </w:pPr>
            <w:r>
              <w:t>Leaf litter, vascular plant debris entering stream — seasonal artifact</w:t>
            </w:r>
          </w:p>
        </w:tc>
      </w:tr>
    </w:tbl>
    <w:p w14:paraId="544BBC5A" w14:textId="77777777" w:rsidR="00D9689E" w:rsidRDefault="00536B02">
      <w:pPr>
        <w:pStyle w:val="Heading2"/>
      </w:pPr>
      <w:bookmarkStart w:id="301" w:name="X3aaf22bc31dc2d9e39c94ad851c8f0f166dd23d"/>
      <w:bookmarkEnd w:id="300"/>
      <w:r>
        <w:t>Why Terrestrial eDNA Cannot Be Used as an Ecologica</w:t>
      </w:r>
      <w:r>
        <w:t>l Indicator</w:t>
      </w:r>
    </w:p>
    <w:p w14:paraId="7885A54E" w14:textId="77777777" w:rsidR="00D9689E" w:rsidRDefault="00536B02">
      <w:pPr>
        <w:pStyle w:val="FirstParagraph"/>
      </w:pPr>
      <w:r>
        <w:rPr>
          <w:i/>
          <w:iCs/>
        </w:rPr>
        <w:t>Picea</w:t>
      </w:r>
      <w:r>
        <w:t xml:space="preserve"> (spruce/fir) DNA appearing in eDNA samples is the clearest illustration of this principle. Spruce-fir forest is present at </w:t>
      </w:r>
      <w:r>
        <w:rPr>
          <w:b/>
          <w:bCs/>
        </w:rPr>
        <w:t>100% of the Maine sampling locations</w:t>
      </w:r>
      <w:r>
        <w:t xml:space="preserve"> in this study — every site from East Machias to the Narraguagus is surrounded </w:t>
      </w:r>
      <w:r>
        <w:t xml:space="preserve">by boreal spruce-fir-hardwood forest. Yet </w:t>
      </w:r>
      <w:r>
        <w:rPr>
          <w:i/>
          <w:iCs/>
        </w:rPr>
        <w:t>Picea</w:t>
      </w:r>
      <w:r>
        <w:t xml:space="preserve"> eDNA appears in algal reads at </w:t>
      </w:r>
      <w:r>
        <w:rPr>
          <w:b/>
          <w:bCs/>
        </w:rPr>
        <w:t>only one site</w:t>
      </w:r>
      <w:r>
        <w:t xml:space="preserve"> (Northern Stream) across the JVB3988 batch.</w:t>
      </w:r>
    </w:p>
    <w:p w14:paraId="3A238EA8" w14:textId="77777777" w:rsidR="00D9689E" w:rsidRDefault="00536B02">
      <w:pPr>
        <w:pStyle w:val="BodyText"/>
      </w:pPr>
      <w:r>
        <w:lastRenderedPageBreak/>
        <w:t xml:space="preserve">This is not because Northern Stream has more spruce than Beaver Dam Stream or Richardson Stream. It is because </w:t>
      </w:r>
      <w:r>
        <w:rPr>
          <w:b/>
          <w:bCs/>
        </w:rPr>
        <w:t>terrestr</w:t>
      </w:r>
      <w:r>
        <w:rPr>
          <w:b/>
          <w:bCs/>
        </w:rPr>
        <w:t>ial eDNA in water samples is stochastic</w:t>
      </w:r>
      <w:r>
        <w:t xml:space="preserve"> — a function of random needle-fall, wind direction, runoff events, and local canopy openings at the moment of sampling. The same forest produces different terrestrial eDNA signals at different sample events, and the </w:t>
      </w:r>
      <w:r>
        <w:t xml:space="preserve">absence of </w:t>
      </w:r>
      <w:r>
        <w:rPr>
          <w:i/>
          <w:iCs/>
        </w:rPr>
        <w:t>Picea</w:t>
      </w:r>
      <w:r>
        <w:t xml:space="preserve"> eDNA at a site surrounded by spruce forest tells you nothing about the ecology. It tells you only that the specific needles, pollen, and throughfall that happened to wash into the sample bottle on that specific day did not include enough </w:t>
      </w:r>
      <w:r>
        <w:rPr>
          <w:i/>
          <w:iCs/>
        </w:rPr>
        <w:t>P</w:t>
      </w:r>
      <w:r>
        <w:rPr>
          <w:i/>
          <w:iCs/>
        </w:rPr>
        <w:t>icea</w:t>
      </w:r>
      <w:r>
        <w:t xml:space="preserve"> to pass the detection threshold.</w:t>
      </w:r>
    </w:p>
    <w:p w14:paraId="01249D79" w14:textId="77777777" w:rsidR="00D9689E" w:rsidRDefault="00536B02">
      <w:pPr>
        <w:pStyle w:val="BodyText"/>
      </w:pPr>
      <w:r>
        <w:rPr>
          <w:b/>
          <w:bCs/>
        </w:rPr>
        <w:t>Rule:</w:t>
      </w:r>
      <w:r>
        <w:t xml:space="preserve"> Non-aquatic terrestrial eDNA (plants, birds, mammals, amphibians, reptiles) is filtered from analysis, summarized here, and not interpreted ecologically at the site level. The </w:t>
      </w:r>
      <w:r>
        <w:rPr>
          <w:i/>
          <w:iCs/>
        </w:rPr>
        <w:t>Struthio</w:t>
      </w:r>
      <w:r>
        <w:t xml:space="preserve"> ostrich artifact at School </w:t>
      </w:r>
      <w:r>
        <w:t>Street is the extreme case — a reference database false positive with no biological meaning whatsoever. The raccoon fecal contamination at Fresh Brook is a genuine non-target capture, but of sample integrity, not ecology. The Painted Turtle at Atwater is r</w:t>
      </w:r>
      <w:r>
        <w:t>eal biology — the turtle was there — but is not a fish and not relevant to the fish community analysis.</w:t>
      </w:r>
    </w:p>
    <w:p w14:paraId="74B9E7A5" w14:textId="77777777" w:rsidR="00D9689E" w:rsidRDefault="00536B02">
      <w:pPr>
        <w:pStyle w:val="BodyText"/>
      </w:pPr>
      <w:r>
        <w:rPr>
          <w:b/>
          <w:bCs/>
        </w:rPr>
        <w:t>Non-aquatics are a collective illustration of eDNA methodology</w:t>
      </w:r>
      <w:r>
        <w:t>, not individual ecological findings. They demonstrate that the 12S barcode is a broad-spe</w:t>
      </w:r>
      <w:r>
        <w:t>ctrum vertebrate detector, not a fish-specific one, and that environmental filtering and reference database quality are non-trivial analytical challenges in every eDNA study.</w:t>
      </w:r>
    </w:p>
    <w:p w14:paraId="1AF8AA18" w14:textId="77777777" w:rsidR="00D9689E" w:rsidRDefault="00536B02">
      <w:pPr>
        <w:pStyle w:val="Heading2"/>
      </w:pPr>
      <w:bookmarkStart w:id="302" w:name="dietary-edna-artifacts-piscivorous-birds"/>
      <w:bookmarkEnd w:id="301"/>
      <w:r>
        <w:t>Dietary eDNA Artifacts — Piscivorous Birds</w:t>
      </w:r>
    </w:p>
    <w:p w14:paraId="50A21131" w14:textId="77777777" w:rsidR="00D9689E" w:rsidRDefault="00536B02">
      <w:pPr>
        <w:pStyle w:val="FirstParagraph"/>
      </w:pPr>
      <w:r>
        <w:t>A related but distinct artifact category involves fish eDNA deposited at a site by piscivorous birds (Double-crested Cormorant, Great Blue Heron, Osprey, Kingfisher, Common Tern) via feces. These deposits contain authentic fish DNA — but from fish consumed</w:t>
      </w:r>
      <w:r>
        <w:t xml:space="preserve"> in a different aquatic environment, not fish present at the sampling site.</w:t>
      </w:r>
    </w:p>
    <w:p w14:paraId="747A60A9" w14:textId="77777777" w:rsidR="00D9689E" w:rsidRDefault="00536B02">
      <w:pPr>
        <w:pStyle w:val="BodyText"/>
      </w:pPr>
      <w:r>
        <w:t>The Atwater site (JVB4981 / 2KL87R0I, June 8, 2025) is the clearest example in this dataset. Menhaden (</w:t>
      </w:r>
      <w:r>
        <w:rPr>
          <w:i/>
          <w:iCs/>
        </w:rPr>
        <w:t>Brevoortia</w:t>
      </w:r>
      <w:r>
        <w:t xml:space="preserve"> spp., 176 reads) and marine prickleback (</w:t>
      </w:r>
      <w:r>
        <w:rPr>
          <w:i/>
          <w:iCs/>
        </w:rPr>
        <w:t>Xiphister</w:t>
      </w:r>
      <w:r>
        <w:t xml:space="preserve"> spp., 65 reads)</w:t>
      </w:r>
      <w:r>
        <w:t xml:space="preserve"> — both coastal marine species — appear at a freshwater site miles above the tidal zone. Double-crested Cormorants foraging on menhaden and other coastal fish in Manchester Harbor and adjacent waters transit inland through the MBTS watershed, depositing ma</w:t>
      </w:r>
      <w:r>
        <w:t>rine fish DNA wherever they land or roost.</w:t>
      </w:r>
    </w:p>
    <w:p w14:paraId="15DB27C3" w14:textId="77777777" w:rsidR="00D9689E" w:rsidRDefault="00536B02">
      <w:pPr>
        <w:pStyle w:val="BodyText"/>
      </w:pPr>
      <w:r>
        <w:t>Dietary eDNA artifacts are distinguishable from authentic live-fish signals by geographic impossibility: a coastal schooling marine fish in mid-watershed Sawmill Brook freshwater is not an identification error — i</w:t>
      </w:r>
      <w:r>
        <w:t>t is DNA from a meal consumed elsewhere. This logic also applies to the 85 Alewife reads at the same Atwater event: Alewife are biologically capable of ascending Sawmill Brook, but in June at a de-watered site with confirmed cormorant input, these reads ar</w:t>
      </w:r>
      <w:r>
        <w:t>e attributed to dietary artifact rather than live fish.</w:t>
      </w:r>
    </w:p>
    <w:p w14:paraId="13911AC4" w14:textId="77777777" w:rsidR="00D9689E" w:rsidRDefault="00536B02">
      <w:pPr>
        <w:pStyle w:val="BodyText"/>
      </w:pPr>
      <w:r>
        <w:rPr>
          <w:b/>
          <w:bCs/>
        </w:rPr>
        <w:t>Rule:</w:t>
      </w:r>
      <w:r>
        <w:t xml:space="preserve"> Detections of species geographically impossible as live fish at the sampling site — especially at low read counts at sites frequented by fish-eating birds — require consideration of cormorant/he</w:t>
      </w:r>
      <w:r>
        <w:t>ron dietary input before ecological interpretation.</w:t>
      </w:r>
    </w:p>
    <w:p w14:paraId="40BC8A26" w14:textId="77777777" w:rsidR="00D9689E" w:rsidRDefault="00536B02">
      <w:pPr>
        <w:pStyle w:val="Heading2"/>
      </w:pPr>
      <w:bookmarkStart w:id="303" w:name="jvb5403-algal-summary"/>
      <w:bookmarkEnd w:id="302"/>
      <w:r>
        <w:lastRenderedPageBreak/>
        <w:t>JVB5403 Algal Summary</w:t>
      </w:r>
    </w:p>
    <w:p w14:paraId="1C0CAF72" w14:textId="77777777" w:rsidR="00D9689E" w:rsidRDefault="00536B02">
      <w:pPr>
        <w:pStyle w:val="Heading2"/>
      </w:pPr>
      <w:bookmarkStart w:id="304" w:name="Xe5747435035a431d030e1fbb9d76cd138826b61"/>
      <w:bookmarkEnd w:id="303"/>
      <w:r>
        <w:t>Comparative Algal Snapshot — Four Sites, Summer 2025</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D9689E" w14:paraId="47CEF6FC"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320" w:type="dxa"/>
          </w:tcPr>
          <w:p w14:paraId="2DB36183" w14:textId="77777777" w:rsidR="00D9689E" w:rsidRDefault="00536B02">
            <w:pPr>
              <w:pStyle w:val="Compact"/>
            </w:pPr>
            <w:r>
              <w:t>Site</w:t>
            </w:r>
          </w:p>
        </w:tc>
        <w:tc>
          <w:tcPr>
            <w:tcW w:w="1320" w:type="dxa"/>
          </w:tcPr>
          <w:p w14:paraId="55B0A1CD" w14:textId="77777777" w:rsidR="00D9689E" w:rsidRDefault="00536B02">
            <w:pPr>
              <w:pStyle w:val="Compact"/>
            </w:pPr>
            <w:r>
              <w:t>H(a)</w:t>
            </w:r>
          </w:p>
        </w:tc>
        <w:tc>
          <w:tcPr>
            <w:tcW w:w="1320" w:type="dxa"/>
          </w:tcPr>
          <w:p w14:paraId="743C0CB0" w14:textId="77777777" w:rsidR="00D9689E" w:rsidRDefault="00536B02">
            <w:pPr>
              <w:pStyle w:val="Compact"/>
            </w:pPr>
            <w:r>
              <w:t>Cyanobacteria%</w:t>
            </w:r>
          </w:p>
        </w:tc>
        <w:tc>
          <w:tcPr>
            <w:tcW w:w="1320" w:type="dxa"/>
          </w:tcPr>
          <w:p w14:paraId="3EBFA643" w14:textId="77777777" w:rsidR="00D9689E" w:rsidRDefault="00536B02">
            <w:pPr>
              <w:pStyle w:val="Compact"/>
            </w:pPr>
            <w:r>
              <w:t>Dominant cold-water indicators</w:t>
            </w:r>
          </w:p>
        </w:tc>
        <w:tc>
          <w:tcPr>
            <w:tcW w:w="1320" w:type="dxa"/>
          </w:tcPr>
          <w:p w14:paraId="595A2896" w14:textId="77777777" w:rsidR="00D9689E" w:rsidRDefault="00536B02">
            <w:pPr>
              <w:pStyle w:val="Compact"/>
            </w:pPr>
            <w:r>
              <w:t>Trophic signal</w:t>
            </w:r>
          </w:p>
        </w:tc>
        <w:tc>
          <w:tcPr>
            <w:tcW w:w="1320" w:type="dxa"/>
          </w:tcPr>
          <w:p w14:paraId="72D3F0EF" w14:textId="77777777" w:rsidR="00D9689E" w:rsidRDefault="00536B02">
            <w:pPr>
              <w:pStyle w:val="Compact"/>
            </w:pPr>
            <w:r>
              <w:t>Tidal?</w:t>
            </w:r>
          </w:p>
        </w:tc>
      </w:tr>
      <w:tr w:rsidR="00D9689E" w14:paraId="729CA870" w14:textId="77777777">
        <w:tc>
          <w:tcPr>
            <w:tcW w:w="1320" w:type="dxa"/>
          </w:tcPr>
          <w:p w14:paraId="69E60C9E" w14:textId="77777777" w:rsidR="00D9689E" w:rsidRDefault="00536B02">
            <w:pPr>
              <w:pStyle w:val="Compact"/>
            </w:pPr>
            <w:r>
              <w:t>Gardner Lake</w:t>
            </w:r>
          </w:p>
        </w:tc>
        <w:tc>
          <w:tcPr>
            <w:tcW w:w="1320" w:type="dxa"/>
          </w:tcPr>
          <w:p w14:paraId="397EF8E4" w14:textId="77777777" w:rsidR="00D9689E" w:rsidRDefault="00536B02">
            <w:pPr>
              <w:pStyle w:val="Compact"/>
            </w:pPr>
            <w:r>
              <w:t>2.13</w:t>
            </w:r>
          </w:p>
        </w:tc>
        <w:tc>
          <w:tcPr>
            <w:tcW w:w="1320" w:type="dxa"/>
          </w:tcPr>
          <w:p w14:paraId="571F2775" w14:textId="77777777" w:rsidR="00D9689E" w:rsidRDefault="00536B02">
            <w:pPr>
              <w:pStyle w:val="Compact"/>
            </w:pPr>
            <w:r>
              <w:t>32%</w:t>
            </w:r>
          </w:p>
        </w:tc>
        <w:tc>
          <w:tcPr>
            <w:tcW w:w="1320" w:type="dxa"/>
          </w:tcPr>
          <w:p w14:paraId="61398B2B" w14:textId="77777777" w:rsidR="00D9689E" w:rsidRDefault="00536B02">
            <w:pPr>
              <w:pStyle w:val="Compact"/>
            </w:pPr>
            <w:r>
              <w:rPr>
                <w:i/>
                <w:iCs/>
              </w:rPr>
              <w:t>Mallomonas</w:t>
            </w:r>
            <w:r>
              <w:t xml:space="preserve"> 1.1%, </w:t>
            </w:r>
            <w:r>
              <w:rPr>
                <w:i/>
                <w:iCs/>
              </w:rPr>
              <w:t>Monomastix</w:t>
            </w:r>
            <w:r>
              <w:t xml:space="preserve"> 1.5%</w:t>
            </w:r>
          </w:p>
        </w:tc>
        <w:tc>
          <w:tcPr>
            <w:tcW w:w="1320" w:type="dxa"/>
          </w:tcPr>
          <w:p w14:paraId="779CDE63" w14:textId="77777777" w:rsidR="00D9689E" w:rsidRDefault="00536B02">
            <w:pPr>
              <w:pStyle w:val="Compact"/>
            </w:pPr>
            <w:r>
              <w:t>Mesotrophic–weakly eutrophic</w:t>
            </w:r>
          </w:p>
        </w:tc>
        <w:tc>
          <w:tcPr>
            <w:tcW w:w="1320" w:type="dxa"/>
          </w:tcPr>
          <w:p w14:paraId="580C8023" w14:textId="77777777" w:rsidR="00D9689E" w:rsidRDefault="00536B02">
            <w:pPr>
              <w:pStyle w:val="Compact"/>
            </w:pPr>
            <w:r>
              <w:t>No</w:t>
            </w:r>
          </w:p>
        </w:tc>
      </w:tr>
      <w:tr w:rsidR="00D9689E" w14:paraId="594513EF" w14:textId="77777777">
        <w:tc>
          <w:tcPr>
            <w:tcW w:w="1320" w:type="dxa"/>
          </w:tcPr>
          <w:p w14:paraId="7EF6B5D6" w14:textId="77777777" w:rsidR="00D9689E" w:rsidRDefault="00536B02">
            <w:pPr>
              <w:pStyle w:val="Compact"/>
            </w:pPr>
            <w:r>
              <w:t>Northern Inlet</w:t>
            </w:r>
          </w:p>
        </w:tc>
        <w:tc>
          <w:tcPr>
            <w:tcW w:w="1320" w:type="dxa"/>
          </w:tcPr>
          <w:p w14:paraId="59AADB56" w14:textId="77777777" w:rsidR="00D9689E" w:rsidRDefault="00536B02">
            <w:pPr>
              <w:pStyle w:val="Compact"/>
            </w:pPr>
            <w:r>
              <w:t>2.16</w:t>
            </w:r>
          </w:p>
        </w:tc>
        <w:tc>
          <w:tcPr>
            <w:tcW w:w="1320" w:type="dxa"/>
          </w:tcPr>
          <w:p w14:paraId="0AAD512E" w14:textId="77777777" w:rsidR="00D9689E" w:rsidRDefault="00536B02">
            <w:pPr>
              <w:pStyle w:val="Compact"/>
            </w:pPr>
            <w:r>
              <w:t>0.2%</w:t>
            </w:r>
          </w:p>
        </w:tc>
        <w:tc>
          <w:tcPr>
            <w:tcW w:w="1320" w:type="dxa"/>
          </w:tcPr>
          <w:p w14:paraId="36100A82" w14:textId="77777777" w:rsidR="00D9689E" w:rsidRDefault="00536B02">
            <w:pPr>
              <w:pStyle w:val="Compact"/>
            </w:pPr>
            <w:r>
              <w:rPr>
                <w:i/>
                <w:iCs/>
              </w:rPr>
              <w:t>Trachydiscus</w:t>
            </w:r>
            <w:r>
              <w:t xml:space="preserve"> 24.9%, </w:t>
            </w:r>
            <w:r>
              <w:rPr>
                <w:i/>
                <w:iCs/>
              </w:rPr>
              <w:t>Mallomonas</w:t>
            </w:r>
            <w:r>
              <w:t xml:space="preserve"> 14.1%</w:t>
            </w:r>
          </w:p>
        </w:tc>
        <w:tc>
          <w:tcPr>
            <w:tcW w:w="1320" w:type="dxa"/>
          </w:tcPr>
          <w:p w14:paraId="206FEAEE" w14:textId="77777777" w:rsidR="00D9689E" w:rsidRDefault="00536B02">
            <w:pPr>
              <w:pStyle w:val="Compact"/>
            </w:pPr>
            <w:r>
              <w:t>Oligotrophic</w:t>
            </w:r>
          </w:p>
        </w:tc>
        <w:tc>
          <w:tcPr>
            <w:tcW w:w="1320" w:type="dxa"/>
          </w:tcPr>
          <w:p w14:paraId="00946DCD" w14:textId="77777777" w:rsidR="00D9689E" w:rsidRDefault="00536B02">
            <w:pPr>
              <w:pStyle w:val="Compact"/>
            </w:pPr>
            <w:r>
              <w:rPr>
                <w:b/>
                <w:bCs/>
              </w:rPr>
              <w:t>Yes</w:t>
            </w:r>
          </w:p>
        </w:tc>
      </w:tr>
      <w:tr w:rsidR="00D9689E" w14:paraId="4A49F7D9" w14:textId="77777777">
        <w:tc>
          <w:tcPr>
            <w:tcW w:w="1320" w:type="dxa"/>
          </w:tcPr>
          <w:p w14:paraId="4A1A9616" w14:textId="77777777" w:rsidR="00D9689E" w:rsidRDefault="00536B02">
            <w:pPr>
              <w:pStyle w:val="Compact"/>
            </w:pPr>
            <w:r>
              <w:t>East Machias Rt 9</w:t>
            </w:r>
          </w:p>
        </w:tc>
        <w:tc>
          <w:tcPr>
            <w:tcW w:w="1320" w:type="dxa"/>
          </w:tcPr>
          <w:p w14:paraId="78FC9C43" w14:textId="77777777" w:rsidR="00D9689E" w:rsidRDefault="00536B02">
            <w:pPr>
              <w:pStyle w:val="Compact"/>
            </w:pPr>
            <w:r>
              <w:t>2.71</w:t>
            </w:r>
          </w:p>
        </w:tc>
        <w:tc>
          <w:tcPr>
            <w:tcW w:w="1320" w:type="dxa"/>
          </w:tcPr>
          <w:p w14:paraId="0E03A11E" w14:textId="77777777" w:rsidR="00D9689E" w:rsidRDefault="00536B02">
            <w:pPr>
              <w:pStyle w:val="Compact"/>
            </w:pPr>
            <w:r>
              <w:t>22%</w:t>
            </w:r>
          </w:p>
        </w:tc>
        <w:tc>
          <w:tcPr>
            <w:tcW w:w="1320" w:type="dxa"/>
          </w:tcPr>
          <w:p w14:paraId="3C48A93B" w14:textId="77777777" w:rsidR="00D9689E" w:rsidRDefault="00536B02">
            <w:pPr>
              <w:pStyle w:val="Compact"/>
            </w:pPr>
            <w:r>
              <w:rPr>
                <w:i/>
                <w:iCs/>
              </w:rPr>
              <w:t>Mallomonas</w:t>
            </w:r>
            <w:r>
              <w:t xml:space="preserve"> 4.1%, </w:t>
            </w:r>
            <w:r>
              <w:rPr>
                <w:i/>
                <w:iCs/>
              </w:rPr>
              <w:t>Trachydiscus</w:t>
            </w:r>
            <w:r>
              <w:t xml:space="preserve"> 4.6%, </w:t>
            </w:r>
            <w:r>
              <w:rPr>
                <w:i/>
                <w:iCs/>
              </w:rPr>
              <w:t>Mougeotia</w:t>
            </w:r>
            <w:r>
              <w:t xml:space="preserve"> 1.1%</w:t>
            </w:r>
          </w:p>
        </w:tc>
        <w:tc>
          <w:tcPr>
            <w:tcW w:w="1320" w:type="dxa"/>
          </w:tcPr>
          <w:p w14:paraId="4A911227" w14:textId="77777777" w:rsidR="00D9689E" w:rsidRDefault="00536B02">
            <w:pPr>
              <w:pStyle w:val="Compact"/>
            </w:pPr>
            <w:r>
              <w:t>Mesotrophic</w:t>
            </w:r>
          </w:p>
        </w:tc>
        <w:tc>
          <w:tcPr>
            <w:tcW w:w="1320" w:type="dxa"/>
          </w:tcPr>
          <w:p w14:paraId="3A723437" w14:textId="77777777" w:rsidR="00D9689E" w:rsidRDefault="00536B02">
            <w:pPr>
              <w:pStyle w:val="Compact"/>
            </w:pPr>
            <w:r>
              <w:rPr>
                <w:b/>
                <w:bCs/>
              </w:rPr>
              <w:t>Yes</w:t>
            </w:r>
          </w:p>
        </w:tc>
      </w:tr>
      <w:tr w:rsidR="00D9689E" w14:paraId="4AC526FC" w14:textId="77777777">
        <w:tc>
          <w:tcPr>
            <w:tcW w:w="1320" w:type="dxa"/>
          </w:tcPr>
          <w:p w14:paraId="12B61FD1" w14:textId="77777777" w:rsidR="00D9689E" w:rsidRDefault="00536B02">
            <w:pPr>
              <w:pStyle w:val="Compact"/>
            </w:pPr>
            <w:r>
              <w:t>Orange River</w:t>
            </w:r>
          </w:p>
        </w:tc>
        <w:tc>
          <w:tcPr>
            <w:tcW w:w="1320" w:type="dxa"/>
          </w:tcPr>
          <w:p w14:paraId="6FEF628D" w14:textId="77777777" w:rsidR="00D9689E" w:rsidRDefault="00536B02">
            <w:pPr>
              <w:pStyle w:val="Compact"/>
            </w:pPr>
            <w:r>
              <w:t>2.30</w:t>
            </w:r>
          </w:p>
        </w:tc>
        <w:tc>
          <w:tcPr>
            <w:tcW w:w="1320" w:type="dxa"/>
          </w:tcPr>
          <w:p w14:paraId="4DA49BF4" w14:textId="77777777" w:rsidR="00D9689E" w:rsidRDefault="00536B02">
            <w:pPr>
              <w:pStyle w:val="Compact"/>
            </w:pPr>
            <w:r>
              <w:t>4.2%</w:t>
            </w:r>
          </w:p>
        </w:tc>
        <w:tc>
          <w:tcPr>
            <w:tcW w:w="1320" w:type="dxa"/>
          </w:tcPr>
          <w:p w14:paraId="3EFFCCA9" w14:textId="77777777" w:rsidR="00D9689E" w:rsidRDefault="00536B02">
            <w:pPr>
              <w:pStyle w:val="Compact"/>
            </w:pPr>
            <w:r>
              <w:rPr>
                <w:i/>
                <w:iCs/>
              </w:rPr>
              <w:t>Mallomonas</w:t>
            </w:r>
            <w:r>
              <w:t xml:space="preserve"> 6.3%, </w:t>
            </w:r>
            <w:r>
              <w:rPr>
                <w:i/>
                <w:iCs/>
              </w:rPr>
              <w:t>Monomastix</w:t>
            </w:r>
            <w:r>
              <w:t xml:space="preserve"> 19.8%</w:t>
            </w:r>
          </w:p>
        </w:tc>
        <w:tc>
          <w:tcPr>
            <w:tcW w:w="1320" w:type="dxa"/>
          </w:tcPr>
          <w:p w14:paraId="765B543F" w14:textId="77777777" w:rsidR="00D9689E" w:rsidRDefault="00536B02">
            <w:pPr>
              <w:pStyle w:val="Compact"/>
            </w:pPr>
            <w:r>
              <w:rPr>
                <w:b/>
                <w:bCs/>
              </w:rPr>
              <w:t>Oligotrophic</w:t>
            </w:r>
          </w:p>
        </w:tc>
        <w:tc>
          <w:tcPr>
            <w:tcW w:w="1320" w:type="dxa"/>
          </w:tcPr>
          <w:p w14:paraId="28BBE176" w14:textId="77777777" w:rsidR="00D9689E" w:rsidRDefault="00536B02">
            <w:pPr>
              <w:pStyle w:val="Compact"/>
            </w:pPr>
            <w:r>
              <w:t>No</w:t>
            </w:r>
          </w:p>
        </w:tc>
      </w:tr>
    </w:tbl>
    <w:p w14:paraId="08757774" w14:textId="77777777" w:rsidR="00D9689E" w:rsidRDefault="00536B02">
      <w:pPr>
        <w:pStyle w:val="BodyText"/>
      </w:pPr>
      <w:r>
        <w:t>The Orange River and Northern Inlet carry the best water quality signals in the batch — both oligotrophic, cold, and low-nutrient. East Machias Rt 9, despite its mesotrophic summer signal, retains cold-hea</w:t>
      </w:r>
      <w:r>
        <w:t>dwater inputs visible in the algal community. Gardner Lake shows a typical warm-season mesotrophic lake phytoplankton signal — not alarming, but with the Cyanobacteria trend worth watching in future sampling.</w:t>
      </w:r>
    </w:p>
    <w:p w14:paraId="1D7451D1" w14:textId="77777777" w:rsidR="00D9689E" w:rsidRDefault="00536B02">
      <w:pPr>
        <w:pStyle w:val="BodyText"/>
      </w:pPr>
      <w:r>
        <w:rPr>
          <w:b/>
          <w:bCs/>
        </w:rPr>
        <w:t>Cross-batch comparison:</w:t>
      </w:r>
      <w:r>
        <w:t xml:space="preserve"> The Orange River June 2</w:t>
      </w:r>
      <w:r>
        <w:t xml:space="preserve">025 Cyanobacteria reading (4.2%) is strikingly lower than the Ellsworth Dam face September 2024 reading (61.7%) from the same broader Washington County region. These two numbers bracket the water quality range in the dataset: the Orange River headwater is </w:t>
      </w:r>
      <w:r>
        <w:t>among the cleanest; the Ellsworth Dam impoundment is the most impaired.</w:t>
      </w:r>
    </w:p>
    <w:p w14:paraId="12738D01" w14:textId="77777777" w:rsidR="00D9689E" w:rsidRDefault="00536B02">
      <w:pPr>
        <w:pStyle w:val="Heading2"/>
      </w:pPr>
      <w:bookmarkStart w:id="305" w:name="jvb3988-jvb4678-algal-summary"/>
      <w:bookmarkEnd w:id="304"/>
      <w:r>
        <w:t>JVB3988 + JVB4678 Algal Summary</w:t>
      </w:r>
    </w:p>
    <w:p w14:paraId="75F51D2D" w14:textId="77777777" w:rsidR="00D9689E" w:rsidRDefault="00536B02">
      <w:pPr>
        <w:pStyle w:val="Heading2"/>
      </w:pPr>
      <w:bookmarkStart w:id="306" w:name="comparative-snapshot"/>
      <w:bookmarkEnd w:id="305"/>
      <w:r>
        <w:t>Comparative Snapshot</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D9689E" w14:paraId="6714B352"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1320" w:type="dxa"/>
          </w:tcPr>
          <w:p w14:paraId="576D41EE" w14:textId="77777777" w:rsidR="00D9689E" w:rsidRDefault="00536B02">
            <w:pPr>
              <w:pStyle w:val="Compact"/>
            </w:pPr>
            <w:r>
              <w:t>Site</w:t>
            </w:r>
          </w:p>
        </w:tc>
        <w:tc>
          <w:tcPr>
            <w:tcW w:w="1320" w:type="dxa"/>
          </w:tcPr>
          <w:p w14:paraId="15872799" w14:textId="77777777" w:rsidR="00D9689E" w:rsidRDefault="00536B02">
            <w:pPr>
              <w:pStyle w:val="Compact"/>
            </w:pPr>
            <w:r>
              <w:t>Date</w:t>
            </w:r>
          </w:p>
        </w:tc>
        <w:tc>
          <w:tcPr>
            <w:tcW w:w="1320" w:type="dxa"/>
          </w:tcPr>
          <w:p w14:paraId="7D06CDC7" w14:textId="77777777" w:rsidR="00D9689E" w:rsidRDefault="00536B02">
            <w:pPr>
              <w:pStyle w:val="Compact"/>
            </w:pPr>
            <w:r>
              <w:t>H(a)</w:t>
            </w:r>
          </w:p>
        </w:tc>
        <w:tc>
          <w:tcPr>
            <w:tcW w:w="1320" w:type="dxa"/>
          </w:tcPr>
          <w:p w14:paraId="09114A26" w14:textId="77777777" w:rsidR="00D9689E" w:rsidRDefault="00536B02">
            <w:pPr>
              <w:pStyle w:val="Compact"/>
            </w:pPr>
            <w:r>
              <w:t>Cyano%</w:t>
            </w:r>
          </w:p>
        </w:tc>
        <w:tc>
          <w:tcPr>
            <w:tcW w:w="1320" w:type="dxa"/>
          </w:tcPr>
          <w:p w14:paraId="77565B35" w14:textId="77777777" w:rsidR="00D9689E" w:rsidRDefault="00536B02">
            <w:pPr>
              <w:pStyle w:val="Compact"/>
            </w:pPr>
            <w:r>
              <w:t>Key algal signal</w:t>
            </w:r>
          </w:p>
        </w:tc>
        <w:tc>
          <w:tcPr>
            <w:tcW w:w="1320" w:type="dxa"/>
          </w:tcPr>
          <w:p w14:paraId="46F6046D" w14:textId="77777777" w:rsidR="00D9689E" w:rsidRDefault="00536B02">
            <w:pPr>
              <w:pStyle w:val="Compact"/>
            </w:pPr>
            <w:r>
              <w:t>QC issue?</w:t>
            </w:r>
          </w:p>
        </w:tc>
      </w:tr>
      <w:tr w:rsidR="00D9689E" w14:paraId="7E0C595D" w14:textId="77777777">
        <w:tc>
          <w:tcPr>
            <w:tcW w:w="1320" w:type="dxa"/>
          </w:tcPr>
          <w:p w14:paraId="203035F2" w14:textId="77777777" w:rsidR="00D9689E" w:rsidRDefault="00536B02">
            <w:pPr>
              <w:pStyle w:val="Compact"/>
            </w:pPr>
            <w:r>
              <w:t>East Machias Rt 9</w:t>
            </w:r>
          </w:p>
        </w:tc>
        <w:tc>
          <w:tcPr>
            <w:tcW w:w="1320" w:type="dxa"/>
          </w:tcPr>
          <w:p w14:paraId="749240A1" w14:textId="77777777" w:rsidR="00D9689E" w:rsidRDefault="00536B02">
            <w:pPr>
              <w:pStyle w:val="Compact"/>
            </w:pPr>
            <w:r>
              <w:t>Oct 2024</w:t>
            </w:r>
          </w:p>
        </w:tc>
        <w:tc>
          <w:tcPr>
            <w:tcW w:w="1320" w:type="dxa"/>
          </w:tcPr>
          <w:p w14:paraId="29C657C7" w14:textId="77777777" w:rsidR="00D9689E" w:rsidRDefault="00536B02">
            <w:pPr>
              <w:pStyle w:val="Compact"/>
            </w:pPr>
            <w:r>
              <w:t>1.86</w:t>
            </w:r>
          </w:p>
        </w:tc>
        <w:tc>
          <w:tcPr>
            <w:tcW w:w="1320" w:type="dxa"/>
          </w:tcPr>
          <w:p w14:paraId="3922275D" w14:textId="77777777" w:rsidR="00D9689E" w:rsidRDefault="00536B02">
            <w:pPr>
              <w:pStyle w:val="Compact"/>
            </w:pPr>
            <w:r>
              <w:t>6.5%</w:t>
            </w:r>
          </w:p>
        </w:tc>
        <w:tc>
          <w:tcPr>
            <w:tcW w:w="1320" w:type="dxa"/>
          </w:tcPr>
          <w:p w14:paraId="6E4CEBDB" w14:textId="77777777" w:rsidR="00D9689E" w:rsidRDefault="00536B02">
            <w:pPr>
              <w:pStyle w:val="Compact"/>
            </w:pPr>
            <w:r>
              <w:rPr>
                <w:i/>
                <w:iCs/>
              </w:rPr>
              <w:t>H. coffeaeformis</w:t>
            </w:r>
            <w:r>
              <w:t xml:space="preserve"> </w:t>
            </w:r>
            <w:r>
              <w:t xml:space="preserve">50.6% — </w:t>
            </w:r>
            <w:r>
              <w:lastRenderedPageBreak/>
              <w:t>database artifact (inland site, ~20 mi above tidal)</w:t>
            </w:r>
          </w:p>
        </w:tc>
        <w:tc>
          <w:tcPr>
            <w:tcW w:w="1320" w:type="dxa"/>
          </w:tcPr>
          <w:p w14:paraId="18011EEE" w14:textId="77777777" w:rsidR="00D9689E" w:rsidRDefault="00536B02">
            <w:pPr>
              <w:pStyle w:val="Compact"/>
            </w:pPr>
            <w:r>
              <w:lastRenderedPageBreak/>
              <w:t>No</w:t>
            </w:r>
          </w:p>
        </w:tc>
      </w:tr>
      <w:tr w:rsidR="00D9689E" w14:paraId="4404A082" w14:textId="77777777">
        <w:tc>
          <w:tcPr>
            <w:tcW w:w="1320" w:type="dxa"/>
          </w:tcPr>
          <w:p w14:paraId="3ACD3ADF" w14:textId="77777777" w:rsidR="00D9689E" w:rsidRDefault="00536B02">
            <w:pPr>
              <w:pStyle w:val="Compact"/>
            </w:pPr>
            <w:r>
              <w:rPr>
                <w:b/>
                <w:bCs/>
              </w:rPr>
              <w:t>Northern Stream</w:t>
            </w:r>
          </w:p>
        </w:tc>
        <w:tc>
          <w:tcPr>
            <w:tcW w:w="1320" w:type="dxa"/>
          </w:tcPr>
          <w:p w14:paraId="6E58610A" w14:textId="77777777" w:rsidR="00D9689E" w:rsidRDefault="00536B02">
            <w:pPr>
              <w:pStyle w:val="Compact"/>
            </w:pPr>
            <w:r>
              <w:t>Oct 2024</w:t>
            </w:r>
          </w:p>
        </w:tc>
        <w:tc>
          <w:tcPr>
            <w:tcW w:w="1320" w:type="dxa"/>
          </w:tcPr>
          <w:p w14:paraId="4F8FA947" w14:textId="77777777" w:rsidR="00D9689E" w:rsidRDefault="00536B02">
            <w:pPr>
              <w:pStyle w:val="Compact"/>
            </w:pPr>
            <w:r>
              <w:t>2.24</w:t>
            </w:r>
          </w:p>
        </w:tc>
        <w:tc>
          <w:tcPr>
            <w:tcW w:w="1320" w:type="dxa"/>
          </w:tcPr>
          <w:p w14:paraId="555DF151" w14:textId="77777777" w:rsidR="00D9689E" w:rsidRDefault="00536B02">
            <w:pPr>
              <w:pStyle w:val="Compact"/>
            </w:pPr>
            <w:r>
              <w:t>17.9%*</w:t>
            </w:r>
          </w:p>
        </w:tc>
        <w:tc>
          <w:tcPr>
            <w:tcW w:w="1320" w:type="dxa"/>
          </w:tcPr>
          <w:p w14:paraId="0FFF992E" w14:textId="77777777" w:rsidR="00D9689E" w:rsidRDefault="00536B02">
            <w:pPr>
              <w:pStyle w:val="Compact"/>
            </w:pPr>
            <w:r>
              <w:rPr>
                <w:b/>
                <w:bCs/>
                <w:i/>
                <w:iCs/>
              </w:rPr>
              <w:t>Mougeotia</w:t>
            </w:r>
            <w:r>
              <w:rPr>
                <w:b/>
                <w:bCs/>
              </w:rPr>
              <w:t xml:space="preserve">, </w:t>
            </w:r>
            <w:r>
              <w:rPr>
                <w:b/>
                <w:bCs/>
                <w:i/>
                <w:iCs/>
              </w:rPr>
              <w:t>Chamaesiphon</w:t>
            </w:r>
          </w:p>
        </w:tc>
        <w:tc>
          <w:tcPr>
            <w:tcW w:w="1320" w:type="dxa"/>
          </w:tcPr>
          <w:p w14:paraId="5BA42AA3" w14:textId="77777777" w:rsidR="00D9689E" w:rsidRDefault="00536B02">
            <w:pPr>
              <w:pStyle w:val="Compact"/>
            </w:pPr>
            <w:r>
              <w:t>No</w:t>
            </w:r>
          </w:p>
        </w:tc>
      </w:tr>
      <w:tr w:rsidR="00D9689E" w14:paraId="5EF9B9EA" w14:textId="77777777">
        <w:tc>
          <w:tcPr>
            <w:tcW w:w="1320" w:type="dxa"/>
          </w:tcPr>
          <w:p w14:paraId="008E6748" w14:textId="77777777" w:rsidR="00D9689E" w:rsidRDefault="00536B02">
            <w:pPr>
              <w:pStyle w:val="Compact"/>
            </w:pPr>
            <w:r>
              <w:t>Northern Outlet</w:t>
            </w:r>
          </w:p>
        </w:tc>
        <w:tc>
          <w:tcPr>
            <w:tcW w:w="1320" w:type="dxa"/>
          </w:tcPr>
          <w:p w14:paraId="721CF6A4" w14:textId="77777777" w:rsidR="00D9689E" w:rsidRDefault="00536B02">
            <w:pPr>
              <w:pStyle w:val="Compact"/>
            </w:pPr>
            <w:r>
              <w:t>Oct 2024</w:t>
            </w:r>
          </w:p>
        </w:tc>
        <w:tc>
          <w:tcPr>
            <w:tcW w:w="1320" w:type="dxa"/>
          </w:tcPr>
          <w:p w14:paraId="5C2EE857" w14:textId="77777777" w:rsidR="00D9689E" w:rsidRDefault="00536B02">
            <w:pPr>
              <w:pStyle w:val="Compact"/>
            </w:pPr>
            <w:r>
              <w:t>1.89</w:t>
            </w:r>
          </w:p>
        </w:tc>
        <w:tc>
          <w:tcPr>
            <w:tcW w:w="1320" w:type="dxa"/>
          </w:tcPr>
          <w:p w14:paraId="0E94333E" w14:textId="77777777" w:rsidR="00D9689E" w:rsidRDefault="00536B02">
            <w:pPr>
              <w:pStyle w:val="Compact"/>
            </w:pPr>
            <w:r>
              <w:t>17.4%</w:t>
            </w:r>
          </w:p>
        </w:tc>
        <w:tc>
          <w:tcPr>
            <w:tcW w:w="1320" w:type="dxa"/>
          </w:tcPr>
          <w:p w14:paraId="667E78A2" w14:textId="77777777" w:rsidR="00D9689E" w:rsidRDefault="00536B02">
            <w:pPr>
              <w:pStyle w:val="Compact"/>
            </w:pPr>
            <w:r>
              <w:rPr>
                <w:i/>
                <w:iCs/>
              </w:rPr>
              <w:t>H. coffeaeformis</w:t>
            </w:r>
            <w:r>
              <w:t xml:space="preserve"> 8.8% artifact; diverse fish community</w:t>
            </w:r>
          </w:p>
        </w:tc>
        <w:tc>
          <w:tcPr>
            <w:tcW w:w="1320" w:type="dxa"/>
          </w:tcPr>
          <w:p w14:paraId="1CE6D803" w14:textId="77777777" w:rsidR="00D9689E" w:rsidRDefault="00536B02">
            <w:pPr>
              <w:pStyle w:val="Compact"/>
            </w:pPr>
            <w:r>
              <w:t>Low reads</w:t>
            </w:r>
          </w:p>
        </w:tc>
      </w:tr>
      <w:tr w:rsidR="00D9689E" w14:paraId="33327B62" w14:textId="77777777">
        <w:tc>
          <w:tcPr>
            <w:tcW w:w="1320" w:type="dxa"/>
          </w:tcPr>
          <w:p w14:paraId="2D5E2325" w14:textId="77777777" w:rsidR="00D9689E" w:rsidRDefault="00536B02">
            <w:pPr>
              <w:pStyle w:val="Compact"/>
            </w:pPr>
            <w:r>
              <w:rPr>
                <w:b/>
                <w:bCs/>
              </w:rPr>
              <w:t>Richardson Stream</w:t>
            </w:r>
          </w:p>
        </w:tc>
        <w:tc>
          <w:tcPr>
            <w:tcW w:w="1320" w:type="dxa"/>
          </w:tcPr>
          <w:p w14:paraId="0F7713D1" w14:textId="77777777" w:rsidR="00D9689E" w:rsidRDefault="00536B02">
            <w:pPr>
              <w:pStyle w:val="Compact"/>
            </w:pPr>
            <w:r>
              <w:t>Oct 2024</w:t>
            </w:r>
          </w:p>
        </w:tc>
        <w:tc>
          <w:tcPr>
            <w:tcW w:w="1320" w:type="dxa"/>
          </w:tcPr>
          <w:p w14:paraId="663FF671" w14:textId="77777777" w:rsidR="00D9689E" w:rsidRDefault="00536B02">
            <w:pPr>
              <w:pStyle w:val="Compact"/>
            </w:pPr>
            <w:r>
              <w:t>1.40</w:t>
            </w:r>
          </w:p>
        </w:tc>
        <w:tc>
          <w:tcPr>
            <w:tcW w:w="1320" w:type="dxa"/>
          </w:tcPr>
          <w:p w14:paraId="3EDE2BC3" w14:textId="77777777" w:rsidR="00D9689E" w:rsidRDefault="00536B02">
            <w:pPr>
              <w:pStyle w:val="Compact"/>
            </w:pPr>
            <w:r>
              <w:t>0.7%</w:t>
            </w:r>
          </w:p>
        </w:tc>
        <w:tc>
          <w:tcPr>
            <w:tcW w:w="1320" w:type="dxa"/>
          </w:tcPr>
          <w:p w14:paraId="6C41A217" w14:textId="77777777" w:rsidR="00D9689E" w:rsidRDefault="00536B02">
            <w:pPr>
              <w:pStyle w:val="Compact"/>
            </w:pPr>
            <w:r>
              <w:t>**</w:t>
            </w:r>
            <w:r>
              <w:rPr>
                <w:i/>
                <w:iCs/>
              </w:rPr>
              <w:t>Mougeotia</w:t>
            </w:r>
            <w:r>
              <w:t>, leaf litter dominant*</w:t>
            </w:r>
          </w:p>
        </w:tc>
        <w:tc>
          <w:tcPr>
            <w:tcW w:w="1320" w:type="dxa"/>
          </w:tcPr>
          <w:p w14:paraId="2CF44CC9" w14:textId="77777777" w:rsidR="00D9689E" w:rsidRDefault="00536B02">
            <w:pPr>
              <w:pStyle w:val="Compact"/>
            </w:pPr>
            <w:r>
              <w:t>Seasonal</w:t>
            </w:r>
          </w:p>
        </w:tc>
      </w:tr>
      <w:tr w:rsidR="00D9689E" w14:paraId="107B077E" w14:textId="77777777">
        <w:tc>
          <w:tcPr>
            <w:tcW w:w="1320" w:type="dxa"/>
          </w:tcPr>
          <w:p w14:paraId="32B43991" w14:textId="77777777" w:rsidR="00D9689E" w:rsidRDefault="00536B02">
            <w:pPr>
              <w:pStyle w:val="Compact"/>
            </w:pPr>
            <w:r>
              <w:rPr>
                <w:b/>
                <w:bCs/>
              </w:rPr>
              <w:t>Beaver Dam Stream</w:t>
            </w:r>
          </w:p>
        </w:tc>
        <w:tc>
          <w:tcPr>
            <w:tcW w:w="1320" w:type="dxa"/>
          </w:tcPr>
          <w:p w14:paraId="471136C8" w14:textId="77777777" w:rsidR="00D9689E" w:rsidRDefault="00536B02">
            <w:pPr>
              <w:pStyle w:val="Compact"/>
            </w:pPr>
            <w:r>
              <w:t>Sep 2024</w:t>
            </w:r>
          </w:p>
        </w:tc>
        <w:tc>
          <w:tcPr>
            <w:tcW w:w="1320" w:type="dxa"/>
          </w:tcPr>
          <w:p w14:paraId="7A6F7EF4" w14:textId="77777777" w:rsidR="00D9689E" w:rsidRDefault="00536B02">
            <w:pPr>
              <w:pStyle w:val="Compact"/>
            </w:pPr>
            <w:r>
              <w:t>1.98</w:t>
            </w:r>
          </w:p>
        </w:tc>
        <w:tc>
          <w:tcPr>
            <w:tcW w:w="1320" w:type="dxa"/>
          </w:tcPr>
          <w:p w14:paraId="226650DA" w14:textId="77777777" w:rsidR="00D9689E" w:rsidRDefault="00536B02">
            <w:pPr>
              <w:pStyle w:val="Compact"/>
            </w:pPr>
            <w:r>
              <w:t>26.7%*</w:t>
            </w:r>
          </w:p>
        </w:tc>
        <w:tc>
          <w:tcPr>
            <w:tcW w:w="1320" w:type="dxa"/>
          </w:tcPr>
          <w:p w14:paraId="4A387890" w14:textId="77777777" w:rsidR="00D9689E" w:rsidRDefault="00536B02">
            <w:pPr>
              <w:pStyle w:val="Compact"/>
            </w:pPr>
            <w:r>
              <w:rPr>
                <w:b/>
                <w:bCs/>
                <w:i/>
                <w:iCs/>
              </w:rPr>
              <w:t>Batrachospermum</w:t>
            </w:r>
            <w:r>
              <w:rPr>
                <w:b/>
                <w:bCs/>
              </w:rPr>
              <w:t xml:space="preserve">, </w:t>
            </w:r>
            <w:r>
              <w:rPr>
                <w:b/>
                <w:bCs/>
                <w:i/>
                <w:iCs/>
              </w:rPr>
              <w:t>Chamaesiphon</w:t>
            </w:r>
          </w:p>
        </w:tc>
        <w:tc>
          <w:tcPr>
            <w:tcW w:w="1320" w:type="dxa"/>
          </w:tcPr>
          <w:p w14:paraId="7375FD15" w14:textId="77777777" w:rsidR="00D9689E" w:rsidRDefault="00536B02">
            <w:pPr>
              <w:pStyle w:val="Compact"/>
            </w:pPr>
            <w:r>
              <w:t>No</w:t>
            </w:r>
          </w:p>
        </w:tc>
      </w:tr>
      <w:tr w:rsidR="00D9689E" w14:paraId="7430AD91" w14:textId="77777777">
        <w:tc>
          <w:tcPr>
            <w:tcW w:w="1320" w:type="dxa"/>
          </w:tcPr>
          <w:p w14:paraId="5ADB1FCC" w14:textId="77777777" w:rsidR="00D9689E" w:rsidRDefault="00536B02">
            <w:pPr>
              <w:pStyle w:val="Compact"/>
            </w:pPr>
            <w:r>
              <w:t>Brewster Lower Rd</w:t>
            </w:r>
          </w:p>
        </w:tc>
        <w:tc>
          <w:tcPr>
            <w:tcW w:w="1320" w:type="dxa"/>
          </w:tcPr>
          <w:p w14:paraId="235FC9B3" w14:textId="77777777" w:rsidR="00D9689E" w:rsidRDefault="00536B02">
            <w:pPr>
              <w:pStyle w:val="Compact"/>
            </w:pPr>
            <w:r>
              <w:t>Sep 2024</w:t>
            </w:r>
          </w:p>
        </w:tc>
        <w:tc>
          <w:tcPr>
            <w:tcW w:w="1320" w:type="dxa"/>
          </w:tcPr>
          <w:p w14:paraId="2CC9A3C8" w14:textId="77777777" w:rsidR="00D9689E" w:rsidRDefault="00536B02">
            <w:pPr>
              <w:pStyle w:val="Compact"/>
            </w:pPr>
            <w:r>
              <w:t>1.81</w:t>
            </w:r>
          </w:p>
        </w:tc>
        <w:tc>
          <w:tcPr>
            <w:tcW w:w="1320" w:type="dxa"/>
          </w:tcPr>
          <w:p w14:paraId="4E9CFBA2" w14:textId="77777777" w:rsidR="00D9689E" w:rsidRDefault="00536B02">
            <w:pPr>
              <w:pStyle w:val="Compact"/>
            </w:pPr>
            <w:r>
              <w:t>~0%</w:t>
            </w:r>
          </w:p>
        </w:tc>
        <w:tc>
          <w:tcPr>
            <w:tcW w:w="1320" w:type="dxa"/>
          </w:tcPr>
          <w:p w14:paraId="776E56BB" w14:textId="77777777" w:rsidR="00D9689E" w:rsidRDefault="00536B02">
            <w:pPr>
              <w:pStyle w:val="Compact"/>
            </w:pPr>
            <w:r>
              <w:t>Fall diatom bloom, coastal signal</w:t>
            </w:r>
          </w:p>
        </w:tc>
        <w:tc>
          <w:tcPr>
            <w:tcW w:w="1320" w:type="dxa"/>
          </w:tcPr>
          <w:p w14:paraId="5F023ED0" w14:textId="77777777" w:rsidR="00D9689E" w:rsidRDefault="00536B02">
            <w:pPr>
              <w:pStyle w:val="Compact"/>
            </w:pPr>
            <w:r>
              <w:t>No</w:t>
            </w:r>
          </w:p>
        </w:tc>
      </w:tr>
      <w:tr w:rsidR="00D9689E" w14:paraId="5428F0AD" w14:textId="77777777">
        <w:tc>
          <w:tcPr>
            <w:tcW w:w="1320" w:type="dxa"/>
          </w:tcPr>
          <w:p w14:paraId="0A7F851F" w14:textId="77777777" w:rsidR="00D9689E" w:rsidRDefault="00536B02">
            <w:pPr>
              <w:pStyle w:val="Compact"/>
            </w:pPr>
            <w:r>
              <w:t>Sawmill School St</w:t>
            </w:r>
          </w:p>
        </w:tc>
        <w:tc>
          <w:tcPr>
            <w:tcW w:w="1320" w:type="dxa"/>
          </w:tcPr>
          <w:p w14:paraId="5922AA09" w14:textId="77777777" w:rsidR="00D9689E" w:rsidRDefault="00536B02">
            <w:pPr>
              <w:pStyle w:val="Compact"/>
            </w:pPr>
            <w:r>
              <w:t>Mar 2025</w:t>
            </w:r>
          </w:p>
        </w:tc>
        <w:tc>
          <w:tcPr>
            <w:tcW w:w="1320" w:type="dxa"/>
          </w:tcPr>
          <w:p w14:paraId="21E208D1" w14:textId="77777777" w:rsidR="00D9689E" w:rsidRDefault="00536B02">
            <w:pPr>
              <w:pStyle w:val="Compact"/>
            </w:pPr>
            <w:r>
              <w:t>1.11</w:t>
            </w:r>
          </w:p>
        </w:tc>
        <w:tc>
          <w:tcPr>
            <w:tcW w:w="1320" w:type="dxa"/>
          </w:tcPr>
          <w:p w14:paraId="777902D4" w14:textId="77777777" w:rsidR="00D9689E" w:rsidRDefault="00536B02">
            <w:pPr>
              <w:pStyle w:val="Compact"/>
            </w:pPr>
            <w:r>
              <w:t>—</w:t>
            </w:r>
          </w:p>
        </w:tc>
        <w:tc>
          <w:tcPr>
            <w:tcW w:w="1320" w:type="dxa"/>
          </w:tcPr>
          <w:p w14:paraId="786E7519" w14:textId="77777777" w:rsidR="00D9689E" w:rsidRDefault="00536B02">
            <w:pPr>
              <w:pStyle w:val="Compact"/>
            </w:pPr>
            <w:r>
              <w:rPr>
                <w:b/>
                <w:bCs/>
              </w:rPr>
              <w:t>Tidal reach — estuarine marine signal (real ecology)</w:t>
            </w:r>
          </w:p>
        </w:tc>
        <w:tc>
          <w:tcPr>
            <w:tcW w:w="1320" w:type="dxa"/>
          </w:tcPr>
          <w:p w14:paraId="408F4A7A" w14:textId="77777777" w:rsidR="00D9689E" w:rsidRDefault="00536B02">
            <w:pPr>
              <w:pStyle w:val="Compact"/>
            </w:pPr>
            <w:r>
              <w:t>No</w:t>
            </w:r>
          </w:p>
        </w:tc>
      </w:tr>
      <w:tr w:rsidR="00D9689E" w14:paraId="532A8BC3" w14:textId="77777777">
        <w:tc>
          <w:tcPr>
            <w:tcW w:w="1320" w:type="dxa"/>
          </w:tcPr>
          <w:p w14:paraId="41A60C31" w14:textId="77777777" w:rsidR="00D9689E" w:rsidRDefault="00536B02">
            <w:pPr>
              <w:pStyle w:val="Compact"/>
            </w:pPr>
            <w:r>
              <w:rPr>
                <w:b/>
                <w:bCs/>
              </w:rPr>
              <w:t>Second Pond MBTS</w:t>
            </w:r>
          </w:p>
        </w:tc>
        <w:tc>
          <w:tcPr>
            <w:tcW w:w="1320" w:type="dxa"/>
          </w:tcPr>
          <w:p w14:paraId="1A2E8A7F" w14:textId="77777777" w:rsidR="00D9689E" w:rsidRDefault="00536B02">
            <w:pPr>
              <w:pStyle w:val="Compact"/>
            </w:pPr>
            <w:r>
              <w:t>Oct 2024</w:t>
            </w:r>
          </w:p>
        </w:tc>
        <w:tc>
          <w:tcPr>
            <w:tcW w:w="1320" w:type="dxa"/>
          </w:tcPr>
          <w:p w14:paraId="0683E3AF" w14:textId="77777777" w:rsidR="00D9689E" w:rsidRDefault="00536B02">
            <w:pPr>
              <w:pStyle w:val="Compact"/>
            </w:pPr>
            <w:r>
              <w:t>1.72</w:t>
            </w:r>
          </w:p>
        </w:tc>
        <w:tc>
          <w:tcPr>
            <w:tcW w:w="1320" w:type="dxa"/>
          </w:tcPr>
          <w:p w14:paraId="0CC2773C" w14:textId="77777777" w:rsidR="00D9689E" w:rsidRDefault="00536B02">
            <w:pPr>
              <w:pStyle w:val="Compact"/>
            </w:pPr>
            <w:r>
              <w:t>~0%</w:t>
            </w:r>
          </w:p>
        </w:tc>
        <w:tc>
          <w:tcPr>
            <w:tcW w:w="1320" w:type="dxa"/>
          </w:tcPr>
          <w:p w14:paraId="1B64F74A" w14:textId="77777777" w:rsidR="00D9689E" w:rsidRDefault="00536B02">
            <w:pPr>
              <w:pStyle w:val="Compact"/>
            </w:pPr>
            <w:r>
              <w:t xml:space="preserve">Fall bloom; </w:t>
            </w:r>
            <w:r>
              <w:rPr>
                <w:i/>
                <w:iCs/>
              </w:rPr>
              <w:t>Chrysochromulina</w:t>
            </w:r>
            <w:r>
              <w:t xml:space="preserve">; </w:t>
            </w:r>
            <w:r>
              <w:rPr>
                <w:i/>
                <w:iCs/>
              </w:rPr>
              <w:t>Aureoumbra</w:t>
            </w:r>
            <w:r>
              <w:t xml:space="preserve"> flag</w:t>
            </w:r>
          </w:p>
        </w:tc>
        <w:tc>
          <w:tcPr>
            <w:tcW w:w="1320" w:type="dxa"/>
          </w:tcPr>
          <w:p w14:paraId="0B6F9818" w14:textId="77777777" w:rsidR="00D9689E" w:rsidRDefault="00536B02">
            <w:pPr>
              <w:pStyle w:val="Compact"/>
            </w:pPr>
            <w:r>
              <w:t>Possible</w:t>
            </w:r>
          </w:p>
        </w:tc>
      </w:tr>
      <w:tr w:rsidR="00D9689E" w14:paraId="0367ACBF" w14:textId="77777777">
        <w:tc>
          <w:tcPr>
            <w:tcW w:w="1320" w:type="dxa"/>
          </w:tcPr>
          <w:p w14:paraId="224096C7" w14:textId="77777777" w:rsidR="00D9689E" w:rsidRDefault="00536B02">
            <w:pPr>
              <w:pStyle w:val="Compact"/>
            </w:pPr>
            <w:r>
              <w:rPr>
                <w:b/>
                <w:bCs/>
              </w:rPr>
              <w:t>Sawmill Elm Street</w:t>
            </w:r>
          </w:p>
        </w:tc>
        <w:tc>
          <w:tcPr>
            <w:tcW w:w="1320" w:type="dxa"/>
          </w:tcPr>
          <w:p w14:paraId="22E50917" w14:textId="77777777" w:rsidR="00D9689E" w:rsidRDefault="00536B02">
            <w:pPr>
              <w:pStyle w:val="Compact"/>
            </w:pPr>
            <w:r>
              <w:t>Mar 2025</w:t>
            </w:r>
          </w:p>
        </w:tc>
        <w:tc>
          <w:tcPr>
            <w:tcW w:w="1320" w:type="dxa"/>
          </w:tcPr>
          <w:p w14:paraId="479A850E" w14:textId="77777777" w:rsidR="00D9689E" w:rsidRDefault="00536B02">
            <w:pPr>
              <w:pStyle w:val="Compact"/>
            </w:pPr>
            <w:r>
              <w:t>2.74</w:t>
            </w:r>
          </w:p>
        </w:tc>
        <w:tc>
          <w:tcPr>
            <w:tcW w:w="1320" w:type="dxa"/>
          </w:tcPr>
          <w:p w14:paraId="0DEF51CA" w14:textId="77777777" w:rsidR="00D9689E" w:rsidRDefault="00536B02">
            <w:pPr>
              <w:pStyle w:val="Compact"/>
            </w:pPr>
            <w:r>
              <w:t>~0%</w:t>
            </w:r>
          </w:p>
        </w:tc>
        <w:tc>
          <w:tcPr>
            <w:tcW w:w="1320" w:type="dxa"/>
          </w:tcPr>
          <w:p w14:paraId="312174D8" w14:textId="77777777" w:rsidR="00D9689E" w:rsidRDefault="00536B02">
            <w:pPr>
              <w:pStyle w:val="Compact"/>
            </w:pPr>
            <w:r>
              <w:rPr>
                <w:b/>
                <w:bCs/>
                <w:i/>
                <w:iCs/>
              </w:rPr>
              <w:t>Synura</w:t>
            </w:r>
            <w:r>
              <w:rPr>
                <w:b/>
                <w:bCs/>
              </w:rPr>
              <w:t xml:space="preserve"> + </w:t>
            </w:r>
            <w:r>
              <w:rPr>
                <w:b/>
                <w:bCs/>
                <w:i/>
                <w:iCs/>
              </w:rPr>
              <w:t>Mallomonas</w:t>
            </w:r>
            <w:r>
              <w:rPr>
                <w:b/>
                <w:bCs/>
              </w:rPr>
              <w:t xml:space="preserve"> </w:t>
            </w:r>
            <w:r>
              <w:rPr>
                <w:b/>
                <w:bCs/>
              </w:rPr>
              <w:t>— pristine</w:t>
            </w:r>
          </w:p>
        </w:tc>
        <w:tc>
          <w:tcPr>
            <w:tcW w:w="1320" w:type="dxa"/>
          </w:tcPr>
          <w:p w14:paraId="6B8C60BA" w14:textId="77777777" w:rsidR="00D9689E" w:rsidRDefault="00536B02">
            <w:pPr>
              <w:pStyle w:val="Compact"/>
            </w:pPr>
            <w:r>
              <w:t>No</w:t>
            </w:r>
          </w:p>
        </w:tc>
      </w:tr>
      <w:tr w:rsidR="00D9689E" w14:paraId="1CB50F9D" w14:textId="77777777">
        <w:tc>
          <w:tcPr>
            <w:tcW w:w="1320" w:type="dxa"/>
          </w:tcPr>
          <w:p w14:paraId="3B5AC187" w14:textId="77777777" w:rsidR="00D9689E" w:rsidRDefault="00536B02">
            <w:pPr>
              <w:pStyle w:val="Compact"/>
            </w:pPr>
            <w:r>
              <w:t>Orange River</w:t>
            </w:r>
          </w:p>
        </w:tc>
        <w:tc>
          <w:tcPr>
            <w:tcW w:w="1320" w:type="dxa"/>
          </w:tcPr>
          <w:p w14:paraId="23BF1CFB" w14:textId="77777777" w:rsidR="00D9689E" w:rsidRDefault="00536B02">
            <w:pPr>
              <w:pStyle w:val="Compact"/>
            </w:pPr>
            <w:r>
              <w:t>Mar 2025</w:t>
            </w:r>
          </w:p>
        </w:tc>
        <w:tc>
          <w:tcPr>
            <w:tcW w:w="1320" w:type="dxa"/>
          </w:tcPr>
          <w:p w14:paraId="75C780DA" w14:textId="77777777" w:rsidR="00D9689E" w:rsidRDefault="00536B02">
            <w:pPr>
              <w:pStyle w:val="Compact"/>
            </w:pPr>
            <w:r>
              <w:t>2.09</w:t>
            </w:r>
          </w:p>
        </w:tc>
        <w:tc>
          <w:tcPr>
            <w:tcW w:w="1320" w:type="dxa"/>
          </w:tcPr>
          <w:p w14:paraId="01A729D4" w14:textId="77777777" w:rsidR="00D9689E" w:rsidRDefault="00536B02">
            <w:pPr>
              <w:pStyle w:val="Compact"/>
            </w:pPr>
            <w:r>
              <w:t>~0%</w:t>
            </w:r>
          </w:p>
        </w:tc>
        <w:tc>
          <w:tcPr>
            <w:tcW w:w="1320" w:type="dxa"/>
          </w:tcPr>
          <w:p w14:paraId="04FC5C99" w14:textId="77777777" w:rsidR="00D9689E" w:rsidRDefault="00536B02">
            <w:pPr>
              <w:pStyle w:val="Compact"/>
            </w:pPr>
            <w:r>
              <w:t xml:space="preserve">Spring ice-out; </w:t>
            </w:r>
            <w:r>
              <w:rPr>
                <w:i/>
                <w:iCs/>
              </w:rPr>
              <w:t>Tribonema</w:t>
            </w:r>
          </w:p>
        </w:tc>
        <w:tc>
          <w:tcPr>
            <w:tcW w:w="1320" w:type="dxa"/>
          </w:tcPr>
          <w:p w14:paraId="6078FDFF" w14:textId="77777777" w:rsidR="00D9689E" w:rsidRDefault="00536B02">
            <w:pPr>
              <w:pStyle w:val="Compact"/>
            </w:pPr>
            <w:r>
              <w:t>Artifact</w:t>
            </w:r>
          </w:p>
        </w:tc>
      </w:tr>
    </w:tbl>
    <w:p w14:paraId="6924CACE" w14:textId="77777777" w:rsidR="00D9689E" w:rsidRDefault="00536B02">
      <w:pPr>
        <w:pStyle w:val="BodyText"/>
      </w:pPr>
      <w:r>
        <w:rPr>
          <w:i/>
          <w:iCs/>
        </w:rPr>
        <w:lastRenderedPageBreak/>
        <w:t>*Chamaesiphon and Mougeotia within the Cyanobacteriota/Streptophyta reads are positive clean-water indicators, not eutrophication signals.</w:t>
      </w:r>
    </w:p>
    <w:p w14:paraId="438539B2" w14:textId="77777777" w:rsidR="00D9689E" w:rsidRDefault="00536B02">
      <w:pPr>
        <w:pStyle w:val="BodyText"/>
      </w:pPr>
      <w:r>
        <w:rPr>
          <w:b/>
          <w:bCs/>
        </w:rPr>
        <w:t>Standout detections across these two batches:</w:t>
      </w:r>
      <w:r>
        <w:t xml:space="preserve"> - </w:t>
      </w:r>
      <w:r>
        <w:rPr>
          <w:i/>
          <w:iCs/>
        </w:rPr>
        <w:t>Batrachospermum</w:t>
      </w:r>
      <w:r>
        <w:t xml:space="preserve"> sp. (Beaver Dam Stream) — freshwater red alga, obliga</w:t>
      </w:r>
      <w:r>
        <w:t xml:space="preserve">te clean cold flowing water; rarest and most diagnostic indicator in the full dataset - </w:t>
      </w:r>
      <w:r>
        <w:rPr>
          <w:i/>
          <w:iCs/>
        </w:rPr>
        <w:t>Synura</w:t>
      </w:r>
      <w:r>
        <w:t xml:space="preserve"> sp. (Sawmill Elm Street, March) — colonial chrysophyte, cold soft acid water; best single algal indicator of oligotrophic condition in the Massachusetts dataset </w:t>
      </w:r>
      <w:r>
        <w:t xml:space="preserve">- </w:t>
      </w:r>
      <w:r>
        <w:rPr>
          <w:i/>
          <w:iCs/>
        </w:rPr>
        <w:t>Mougeotia</w:t>
      </w:r>
      <w:r>
        <w:t xml:space="preserve"> sp. (Northern Stream 6.9%, Richardson Stream 4.5%) — both Atlantic Salmon-confirmed tributaries carry the same cold-acid-water filamentous alga; the chemical conditions that support Salmon also produce </w:t>
      </w:r>
      <w:r>
        <w:rPr>
          <w:i/>
          <w:iCs/>
        </w:rPr>
        <w:t>Mougeotia</w:t>
      </w:r>
      <w:r>
        <w:t xml:space="preserve"> - </w:t>
      </w:r>
      <w:r>
        <w:rPr>
          <w:i/>
          <w:iCs/>
        </w:rPr>
        <w:t>Geminigera</w:t>
      </w:r>
      <w:r>
        <w:t xml:space="preserve"> / </w:t>
      </w:r>
      <w:r>
        <w:rPr>
          <w:i/>
          <w:iCs/>
        </w:rPr>
        <w:t>Ostreococcus</w:t>
      </w:r>
      <w:r>
        <w:t xml:space="preserve"> (Saw</w:t>
      </w:r>
      <w:r>
        <w:t>mill School Street) — estuarine marine microalgae entering the tidal reach from Manchester Harbor; temperate relatives of polar/open-ocean database reference species; tidal signal is real ecology, paired with Elm Street to document the full tidal-freshwate</w:t>
      </w:r>
      <w:r>
        <w:t>r gradient</w:t>
      </w:r>
    </w:p>
    <w:p w14:paraId="69033AFA" w14:textId="77777777" w:rsidR="00D9689E" w:rsidRDefault="00536B02">
      <w:r>
        <w:pict w14:anchorId="49F0FEE8">
          <v:rect id="_x0000_i1055" style="width:0;height:1.5pt" o:hralign="center" o:hrstd="t" o:hr="t"/>
        </w:pict>
      </w:r>
    </w:p>
    <w:p w14:paraId="3BFA7671" w14:textId="77777777" w:rsidR="00D9689E" w:rsidRDefault="00536B02">
      <w:pPr>
        <w:pStyle w:val="Heading2"/>
      </w:pPr>
      <w:bookmarkStart w:id="307" w:name="Xa6da346d69c83f3b5adf3f2211d32725af44499"/>
      <w:bookmarkEnd w:id="306"/>
      <w:r>
        <w:t>November 22, 2025 Sampling Batch – MBTS Sawmill Brook System</w:t>
      </w:r>
    </w:p>
    <w:p w14:paraId="129E9CED" w14:textId="77777777" w:rsidR="00D9689E" w:rsidRDefault="00536B02">
      <w:pPr>
        <w:pStyle w:val="FirstParagraph"/>
      </w:pPr>
      <w:r>
        <w:rPr>
          <w:i/>
          <w:iCs/>
        </w:rPr>
        <w:t>Source: MBTS_eDNA_Full_Report chart data (April 2026). Batch IDs to be confirmed against JV Master.</w:t>
      </w:r>
    </w:p>
    <w:p w14:paraId="69F6FBB3" w14:textId="77777777" w:rsidR="00D9689E" w:rsidRDefault="00536B02">
      <w:pPr>
        <w:pStyle w:val="BodyText"/>
      </w:pPr>
      <w:r>
        <w:t>Three sites sampled on the same date provide a longitudinal snapshot of the full S</w:t>
      </w:r>
      <w:r>
        <w:t>awmill Brook gradient in late autumn, which is the peak of Brook Trout spawning season.</w:t>
      </w:r>
    </w:p>
    <w:p w14:paraId="4322E66E" w14:textId="77777777" w:rsidR="00D9689E" w:rsidRDefault="00536B02">
      <w:r>
        <w:pict w14:anchorId="3D6FEC70">
          <v:rect id="_x0000_i1056" style="width:0;height:1.5pt" o:hralign="center" o:hrstd="t" o:hr="t"/>
        </w:pict>
      </w:r>
    </w:p>
    <w:p w14:paraId="2CEEF316" w14:textId="77777777" w:rsidR="00D9689E" w:rsidRDefault="00536B02">
      <w:pPr>
        <w:pStyle w:val="Heading2"/>
      </w:pPr>
      <w:bookmarkStart w:id="308" w:name="upper-sawmill-brook-nov-22-2025"/>
      <w:bookmarkEnd w:id="307"/>
      <w:r>
        <w:t>Upper Sawmill Brook | Nov 22, 2025</w:t>
      </w:r>
    </w:p>
    <w:p w14:paraId="65F066C3" w14:textId="77777777" w:rsidR="00D9689E" w:rsidRDefault="00536B02">
      <w:pPr>
        <w:pStyle w:val="FirstParagraph"/>
      </w:pPr>
      <w:r>
        <w:rPr>
          <w:b/>
          <w:bCs/>
        </w:rPr>
        <w:t>Fish: 6 species detected, H(f) = 0.91 (low-moderate) | No algae data this event</w:t>
      </w:r>
    </w:p>
    <w:p w14:paraId="52A32386" w14:textId="77777777" w:rsidR="00D9689E" w:rsidRDefault="00536B02">
      <w:pPr>
        <w:pStyle w:val="Heading3"/>
      </w:pPr>
      <w:bookmarkStart w:id="309" w:name="sentinel-signal-16"/>
      <w:r>
        <w:t>Sentinel Signal</w:t>
      </w:r>
    </w:p>
    <w:p w14:paraId="5796BFF8" w14:textId="77777777" w:rsidR="00D9689E" w:rsidRDefault="00536B02">
      <w:pPr>
        <w:pStyle w:val="FirstParagraph"/>
      </w:pPr>
      <w:r>
        <w:t xml:space="preserve">Golden Shiner dominant (57.9%) + Bluegill Sunfish co-dominant (36.2%) + Largemouth Bass = </w:t>
      </w:r>
      <w:r>
        <w:rPr>
          <w:b/>
          <w:bCs/>
        </w:rPr>
        <w:t>warm-water lentic assemblage. Brook Trout: not detected.</w:t>
      </w:r>
      <w:r>
        <w:t xml:space="preserve"> November is peak Brook Trout spawning season. This is the single most ecologically significant finding in the</w:t>
      </w:r>
      <w:r>
        <w:t xml:space="preserve"> November 2025 batch.</w:t>
      </w:r>
    </w:p>
    <w:p w14:paraId="4D4F6356" w14:textId="77777777" w:rsidR="00D9689E" w:rsidRDefault="00536B02">
      <w:pPr>
        <w:pStyle w:val="Heading3"/>
      </w:pPr>
      <w:bookmarkStart w:id="310" w:name="fish-community-6"/>
      <w:bookmarkEnd w:id="309"/>
      <w:r>
        <w:t>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2FCBFF0E"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A2B6B3" w14:textId="77777777" w:rsidR="00D9689E" w:rsidRDefault="00536B02">
            <w:pPr>
              <w:pStyle w:val="Compact"/>
            </w:pPr>
            <w:r>
              <w:t>Species</w:t>
            </w:r>
          </w:p>
        </w:tc>
        <w:tc>
          <w:tcPr>
            <w:tcW w:w="2640" w:type="dxa"/>
          </w:tcPr>
          <w:p w14:paraId="7247F6C6" w14:textId="77777777" w:rsidR="00D9689E" w:rsidRDefault="00536B02">
            <w:pPr>
              <w:pStyle w:val="Compact"/>
            </w:pPr>
            <w:r>
              <w:t>%</w:t>
            </w:r>
          </w:p>
        </w:tc>
        <w:tc>
          <w:tcPr>
            <w:tcW w:w="2640" w:type="dxa"/>
          </w:tcPr>
          <w:p w14:paraId="4DD2EC9C" w14:textId="77777777" w:rsidR="00D9689E" w:rsidRDefault="00536B02">
            <w:pPr>
              <w:pStyle w:val="Compact"/>
            </w:pPr>
            <w:r>
              <w:t>Notes</w:t>
            </w:r>
          </w:p>
        </w:tc>
      </w:tr>
      <w:tr w:rsidR="00D9689E" w14:paraId="03872CB7" w14:textId="77777777">
        <w:tc>
          <w:tcPr>
            <w:tcW w:w="2640" w:type="dxa"/>
          </w:tcPr>
          <w:p w14:paraId="40048285" w14:textId="77777777" w:rsidR="00D9689E" w:rsidRDefault="00536B02">
            <w:pPr>
              <w:pStyle w:val="Compact"/>
            </w:pPr>
            <w:r>
              <w:t>Golden Shiner</w:t>
            </w:r>
          </w:p>
        </w:tc>
        <w:tc>
          <w:tcPr>
            <w:tcW w:w="2640" w:type="dxa"/>
          </w:tcPr>
          <w:p w14:paraId="080FF845" w14:textId="77777777" w:rsidR="00D9689E" w:rsidRDefault="00536B02">
            <w:pPr>
              <w:pStyle w:val="Compact"/>
            </w:pPr>
            <w:r>
              <w:t>57.9%</w:t>
            </w:r>
          </w:p>
        </w:tc>
        <w:tc>
          <w:tcPr>
            <w:tcW w:w="2640" w:type="dxa"/>
          </w:tcPr>
          <w:p w14:paraId="67B41B46" w14:textId="77777777" w:rsidR="00D9689E" w:rsidRDefault="00536B02">
            <w:pPr>
              <w:pStyle w:val="Compact"/>
            </w:pPr>
            <w:r>
              <w:t>Lentic warm-water specialist</w:t>
            </w:r>
          </w:p>
        </w:tc>
      </w:tr>
      <w:tr w:rsidR="00D9689E" w14:paraId="7F3B89A1" w14:textId="77777777">
        <w:tc>
          <w:tcPr>
            <w:tcW w:w="2640" w:type="dxa"/>
          </w:tcPr>
          <w:p w14:paraId="73CB2B9D" w14:textId="77777777" w:rsidR="00D9689E" w:rsidRDefault="00536B02">
            <w:pPr>
              <w:pStyle w:val="Compact"/>
            </w:pPr>
            <w:r>
              <w:t>Bluegill Sunfish</w:t>
            </w:r>
          </w:p>
        </w:tc>
        <w:tc>
          <w:tcPr>
            <w:tcW w:w="2640" w:type="dxa"/>
          </w:tcPr>
          <w:p w14:paraId="54551CA5" w14:textId="77777777" w:rsidR="00D9689E" w:rsidRDefault="00536B02">
            <w:pPr>
              <w:pStyle w:val="Compact"/>
            </w:pPr>
            <w:r>
              <w:t>36.2%</w:t>
            </w:r>
          </w:p>
        </w:tc>
        <w:tc>
          <w:tcPr>
            <w:tcW w:w="2640" w:type="dxa"/>
          </w:tcPr>
          <w:p w14:paraId="6038D476" w14:textId="77777777" w:rsidR="00D9689E" w:rsidRDefault="00536B02">
            <w:pPr>
              <w:pStyle w:val="Compact"/>
            </w:pPr>
            <w:r>
              <w:t>Pond/slow-water sunfish</w:t>
            </w:r>
          </w:p>
        </w:tc>
      </w:tr>
      <w:tr w:rsidR="00D9689E" w14:paraId="3D32ED3B" w14:textId="77777777">
        <w:tc>
          <w:tcPr>
            <w:tcW w:w="2640" w:type="dxa"/>
          </w:tcPr>
          <w:p w14:paraId="2A1BF2BB" w14:textId="77777777" w:rsidR="00D9689E" w:rsidRDefault="00536B02">
            <w:pPr>
              <w:pStyle w:val="Compact"/>
            </w:pPr>
            <w:r>
              <w:t>American Eel</w:t>
            </w:r>
          </w:p>
        </w:tc>
        <w:tc>
          <w:tcPr>
            <w:tcW w:w="2640" w:type="dxa"/>
          </w:tcPr>
          <w:p w14:paraId="0D3BB28C" w14:textId="77777777" w:rsidR="00D9689E" w:rsidRDefault="00536B02">
            <w:pPr>
              <w:pStyle w:val="Compact"/>
            </w:pPr>
            <w:r>
              <w:t>2.6%</w:t>
            </w:r>
          </w:p>
        </w:tc>
        <w:tc>
          <w:tcPr>
            <w:tcW w:w="2640" w:type="dxa"/>
          </w:tcPr>
          <w:p w14:paraId="463D6AB1" w14:textId="77777777" w:rsidR="00D9689E" w:rsidRDefault="00536B02">
            <w:pPr>
              <w:pStyle w:val="Compact"/>
            </w:pPr>
            <w:r>
              <w:t>Catadromous; confirms downstream connectivity</w:t>
            </w:r>
          </w:p>
        </w:tc>
      </w:tr>
      <w:tr w:rsidR="00D9689E" w14:paraId="1B57ECB4" w14:textId="77777777">
        <w:tc>
          <w:tcPr>
            <w:tcW w:w="2640" w:type="dxa"/>
          </w:tcPr>
          <w:p w14:paraId="65C3BD9C" w14:textId="77777777" w:rsidR="00D9689E" w:rsidRDefault="00536B02">
            <w:pPr>
              <w:pStyle w:val="Compact"/>
            </w:pPr>
            <w:r>
              <w:t>Largemouth Bass</w:t>
            </w:r>
          </w:p>
        </w:tc>
        <w:tc>
          <w:tcPr>
            <w:tcW w:w="2640" w:type="dxa"/>
          </w:tcPr>
          <w:p w14:paraId="214DE6F6" w14:textId="77777777" w:rsidR="00D9689E" w:rsidRDefault="00536B02">
            <w:pPr>
              <w:pStyle w:val="Compact"/>
            </w:pPr>
            <w:r>
              <w:t>2.1%</w:t>
            </w:r>
          </w:p>
        </w:tc>
        <w:tc>
          <w:tcPr>
            <w:tcW w:w="2640" w:type="dxa"/>
          </w:tcPr>
          <w:p w14:paraId="44A22450" w14:textId="77777777" w:rsidR="00D9689E" w:rsidRDefault="00536B02">
            <w:pPr>
              <w:pStyle w:val="Compact"/>
            </w:pPr>
            <w:r>
              <w:t>Warm-water predator</w:t>
            </w:r>
          </w:p>
        </w:tc>
      </w:tr>
      <w:tr w:rsidR="00D9689E" w14:paraId="6A123724" w14:textId="77777777">
        <w:tc>
          <w:tcPr>
            <w:tcW w:w="2640" w:type="dxa"/>
          </w:tcPr>
          <w:p w14:paraId="17206E7D" w14:textId="77777777" w:rsidR="00D9689E" w:rsidRDefault="00536B02">
            <w:pPr>
              <w:pStyle w:val="Compact"/>
            </w:pPr>
            <w:r>
              <w:t>Sucker spp.</w:t>
            </w:r>
          </w:p>
        </w:tc>
        <w:tc>
          <w:tcPr>
            <w:tcW w:w="2640" w:type="dxa"/>
          </w:tcPr>
          <w:p w14:paraId="523B749F" w14:textId="77777777" w:rsidR="00D9689E" w:rsidRDefault="00536B02">
            <w:pPr>
              <w:pStyle w:val="Compact"/>
            </w:pPr>
            <w:r>
              <w:t>0.7%</w:t>
            </w:r>
          </w:p>
        </w:tc>
        <w:tc>
          <w:tcPr>
            <w:tcW w:w="2640" w:type="dxa"/>
          </w:tcPr>
          <w:p w14:paraId="4DF5CEFA" w14:textId="77777777" w:rsidR="00D9689E" w:rsidRDefault="00536B02">
            <w:pPr>
              <w:pStyle w:val="Compact"/>
            </w:pPr>
            <w:r>
              <w:t>Native; tolerant generalist</w:t>
            </w:r>
          </w:p>
        </w:tc>
      </w:tr>
      <w:tr w:rsidR="00D9689E" w14:paraId="3A8CF2DA" w14:textId="77777777">
        <w:tc>
          <w:tcPr>
            <w:tcW w:w="2640" w:type="dxa"/>
          </w:tcPr>
          <w:p w14:paraId="57DA569D" w14:textId="77777777" w:rsidR="00D9689E" w:rsidRDefault="00536B02">
            <w:pPr>
              <w:pStyle w:val="Compact"/>
            </w:pPr>
            <w:r>
              <w:lastRenderedPageBreak/>
              <w:t>Brown Bullhead</w:t>
            </w:r>
          </w:p>
        </w:tc>
        <w:tc>
          <w:tcPr>
            <w:tcW w:w="2640" w:type="dxa"/>
          </w:tcPr>
          <w:p w14:paraId="6E39AC82" w14:textId="77777777" w:rsidR="00D9689E" w:rsidRDefault="00536B02">
            <w:pPr>
              <w:pStyle w:val="Compact"/>
            </w:pPr>
            <w:r>
              <w:t>0.2%</w:t>
            </w:r>
          </w:p>
        </w:tc>
        <w:tc>
          <w:tcPr>
            <w:tcW w:w="2640" w:type="dxa"/>
          </w:tcPr>
          <w:p w14:paraId="359BF183" w14:textId="77777777" w:rsidR="00D9689E" w:rsidRDefault="00536B02">
            <w:pPr>
              <w:pStyle w:val="Compact"/>
            </w:pPr>
            <w:r>
              <w:t>Tolerant warm-water benthic</w:t>
            </w:r>
          </w:p>
        </w:tc>
      </w:tr>
      <w:tr w:rsidR="00D9689E" w14:paraId="4BAA283B" w14:textId="77777777">
        <w:tc>
          <w:tcPr>
            <w:tcW w:w="2640" w:type="dxa"/>
          </w:tcPr>
          <w:p w14:paraId="4C4D5AE1" w14:textId="77777777" w:rsidR="00D9689E" w:rsidRDefault="00536B02">
            <w:pPr>
              <w:pStyle w:val="Compact"/>
            </w:pPr>
            <w:r>
              <w:rPr>
                <w:i/>
                <w:iCs/>
              </w:rPr>
              <w:t>Longear Sunfish</w:t>
            </w:r>
          </w:p>
        </w:tc>
        <w:tc>
          <w:tcPr>
            <w:tcW w:w="2640" w:type="dxa"/>
          </w:tcPr>
          <w:p w14:paraId="4EA440BB" w14:textId="77777777" w:rsidR="00D9689E" w:rsidRDefault="00536B02">
            <w:pPr>
              <w:pStyle w:val="Compact"/>
            </w:pPr>
            <w:r>
              <w:rPr>
                <w:i/>
                <w:iCs/>
              </w:rPr>
              <w:t>0.3%</w:t>
            </w:r>
          </w:p>
        </w:tc>
        <w:tc>
          <w:tcPr>
            <w:tcW w:w="2640" w:type="dxa"/>
          </w:tcPr>
          <w:p w14:paraId="0E541B5B" w14:textId="77777777" w:rsidR="00D9689E" w:rsidRDefault="00536B02">
            <w:pPr>
              <w:pStyle w:val="Compact"/>
            </w:pPr>
            <w:r>
              <w:rPr>
                <w:i/>
                <w:iCs/>
              </w:rPr>
              <w:t>Database artifact – not native to New England; trea</w:t>
            </w:r>
            <w:r>
              <w:rPr>
                <w:i/>
                <w:iCs/>
              </w:rPr>
              <w:t>t as misassigned Lepomis spp.</w:t>
            </w:r>
          </w:p>
        </w:tc>
      </w:tr>
      <w:tr w:rsidR="00D9689E" w14:paraId="17955BD5" w14:textId="77777777">
        <w:tc>
          <w:tcPr>
            <w:tcW w:w="2640" w:type="dxa"/>
          </w:tcPr>
          <w:p w14:paraId="59D645C9" w14:textId="77777777" w:rsidR="00D9689E" w:rsidRDefault="00536B02">
            <w:pPr>
              <w:pStyle w:val="Compact"/>
            </w:pPr>
            <w:r>
              <w:rPr>
                <w:b/>
                <w:bCs/>
              </w:rPr>
              <w:t>Brook Trout</w:t>
            </w:r>
          </w:p>
        </w:tc>
        <w:tc>
          <w:tcPr>
            <w:tcW w:w="2640" w:type="dxa"/>
          </w:tcPr>
          <w:p w14:paraId="0C400E82" w14:textId="77777777" w:rsidR="00D9689E" w:rsidRDefault="00536B02">
            <w:pPr>
              <w:pStyle w:val="Compact"/>
            </w:pPr>
            <w:r>
              <w:rPr>
                <w:b/>
                <w:bCs/>
              </w:rPr>
              <w:t>NF</w:t>
            </w:r>
          </w:p>
        </w:tc>
        <w:tc>
          <w:tcPr>
            <w:tcW w:w="2640" w:type="dxa"/>
          </w:tcPr>
          <w:p w14:paraId="10794694" w14:textId="77777777" w:rsidR="00D9689E" w:rsidRDefault="00536B02">
            <w:pPr>
              <w:pStyle w:val="Compact"/>
            </w:pPr>
            <w:r>
              <w:rPr>
                <w:b/>
                <w:bCs/>
              </w:rPr>
              <w:t>Not detected</w:t>
            </w:r>
          </w:p>
        </w:tc>
      </w:tr>
      <w:tr w:rsidR="00D9689E" w14:paraId="2469484F" w14:textId="77777777">
        <w:tc>
          <w:tcPr>
            <w:tcW w:w="2640" w:type="dxa"/>
          </w:tcPr>
          <w:p w14:paraId="57F0B978" w14:textId="77777777" w:rsidR="00D9689E" w:rsidRDefault="00536B02">
            <w:pPr>
              <w:pStyle w:val="Compact"/>
            </w:pPr>
            <w:r>
              <w:t>Fourspine Stickleback</w:t>
            </w:r>
          </w:p>
        </w:tc>
        <w:tc>
          <w:tcPr>
            <w:tcW w:w="2640" w:type="dxa"/>
          </w:tcPr>
          <w:p w14:paraId="4908082F" w14:textId="77777777" w:rsidR="00D9689E" w:rsidRDefault="00536B02">
            <w:pPr>
              <w:pStyle w:val="Compact"/>
            </w:pPr>
            <w:r>
              <w:t>NF</w:t>
            </w:r>
          </w:p>
        </w:tc>
        <w:tc>
          <w:tcPr>
            <w:tcW w:w="2640" w:type="dxa"/>
          </w:tcPr>
          <w:p w14:paraId="542ED9E0" w14:textId="77777777" w:rsidR="00D9689E" w:rsidRDefault="00536B02">
            <w:pPr>
              <w:pStyle w:val="Compact"/>
            </w:pPr>
            <w:r>
              <w:t>–</w:t>
            </w:r>
          </w:p>
        </w:tc>
      </w:tr>
      <w:tr w:rsidR="00D9689E" w14:paraId="49559852" w14:textId="77777777">
        <w:tc>
          <w:tcPr>
            <w:tcW w:w="2640" w:type="dxa"/>
          </w:tcPr>
          <w:p w14:paraId="7607C1AF" w14:textId="77777777" w:rsidR="00D9689E" w:rsidRDefault="00536B02">
            <w:pPr>
              <w:pStyle w:val="Compact"/>
            </w:pPr>
            <w:r>
              <w:t>Mummichog</w:t>
            </w:r>
          </w:p>
        </w:tc>
        <w:tc>
          <w:tcPr>
            <w:tcW w:w="2640" w:type="dxa"/>
          </w:tcPr>
          <w:p w14:paraId="229E3F40" w14:textId="77777777" w:rsidR="00D9689E" w:rsidRDefault="00536B02">
            <w:pPr>
              <w:pStyle w:val="Compact"/>
            </w:pPr>
            <w:r>
              <w:t>NF</w:t>
            </w:r>
          </w:p>
        </w:tc>
        <w:tc>
          <w:tcPr>
            <w:tcW w:w="2640" w:type="dxa"/>
          </w:tcPr>
          <w:p w14:paraId="2BED4AA6" w14:textId="77777777" w:rsidR="00D9689E" w:rsidRDefault="00536B02">
            <w:pPr>
              <w:pStyle w:val="Compact"/>
            </w:pPr>
            <w:r>
              <w:t>–</w:t>
            </w:r>
          </w:p>
        </w:tc>
      </w:tr>
      <w:tr w:rsidR="00D9689E" w14:paraId="2E2683D4" w14:textId="77777777">
        <w:tc>
          <w:tcPr>
            <w:tcW w:w="2640" w:type="dxa"/>
          </w:tcPr>
          <w:p w14:paraId="73C16FB5" w14:textId="77777777" w:rsidR="00D9689E" w:rsidRDefault="00536B02">
            <w:pPr>
              <w:pStyle w:val="Compact"/>
            </w:pPr>
            <w:r>
              <w:t>Rainbow Smelt</w:t>
            </w:r>
          </w:p>
        </w:tc>
        <w:tc>
          <w:tcPr>
            <w:tcW w:w="2640" w:type="dxa"/>
          </w:tcPr>
          <w:p w14:paraId="5EE75E80" w14:textId="77777777" w:rsidR="00D9689E" w:rsidRDefault="00536B02">
            <w:pPr>
              <w:pStyle w:val="Compact"/>
            </w:pPr>
            <w:r>
              <w:t>NF</w:t>
            </w:r>
          </w:p>
        </w:tc>
        <w:tc>
          <w:tcPr>
            <w:tcW w:w="2640" w:type="dxa"/>
          </w:tcPr>
          <w:p w14:paraId="6D213621" w14:textId="77777777" w:rsidR="00D9689E" w:rsidRDefault="00536B02">
            <w:pPr>
              <w:pStyle w:val="Compact"/>
            </w:pPr>
            <w:r>
              <w:t>–</w:t>
            </w:r>
          </w:p>
        </w:tc>
      </w:tr>
      <w:tr w:rsidR="00D9689E" w14:paraId="49618E39" w14:textId="77777777">
        <w:tc>
          <w:tcPr>
            <w:tcW w:w="2640" w:type="dxa"/>
          </w:tcPr>
          <w:p w14:paraId="169C2EF7" w14:textId="77777777" w:rsidR="00D9689E" w:rsidRDefault="00536B02">
            <w:pPr>
              <w:pStyle w:val="Compact"/>
            </w:pPr>
            <w:r>
              <w:t>Smallmouth Bass</w:t>
            </w:r>
          </w:p>
        </w:tc>
        <w:tc>
          <w:tcPr>
            <w:tcW w:w="2640" w:type="dxa"/>
          </w:tcPr>
          <w:p w14:paraId="00C27022" w14:textId="77777777" w:rsidR="00D9689E" w:rsidRDefault="00536B02">
            <w:pPr>
              <w:pStyle w:val="Compact"/>
            </w:pPr>
            <w:r>
              <w:t>NF</w:t>
            </w:r>
          </w:p>
        </w:tc>
        <w:tc>
          <w:tcPr>
            <w:tcW w:w="2640" w:type="dxa"/>
          </w:tcPr>
          <w:p w14:paraId="3E5476E2" w14:textId="77777777" w:rsidR="00D9689E" w:rsidRDefault="00536B02">
            <w:pPr>
              <w:pStyle w:val="Compact"/>
            </w:pPr>
            <w:r>
              <w:t>–</w:t>
            </w:r>
          </w:p>
        </w:tc>
      </w:tr>
      <w:tr w:rsidR="00D9689E" w14:paraId="68D8F777" w14:textId="77777777">
        <w:tc>
          <w:tcPr>
            <w:tcW w:w="2640" w:type="dxa"/>
          </w:tcPr>
          <w:p w14:paraId="3E9A0902" w14:textId="77777777" w:rsidR="00D9689E" w:rsidRDefault="00536B02">
            <w:pPr>
              <w:pStyle w:val="Compact"/>
            </w:pPr>
            <w:r>
              <w:t>Creek Chub</w:t>
            </w:r>
          </w:p>
        </w:tc>
        <w:tc>
          <w:tcPr>
            <w:tcW w:w="2640" w:type="dxa"/>
          </w:tcPr>
          <w:p w14:paraId="36586592" w14:textId="77777777" w:rsidR="00D9689E" w:rsidRDefault="00536B02">
            <w:pPr>
              <w:pStyle w:val="Compact"/>
            </w:pPr>
            <w:r>
              <w:t>NF</w:t>
            </w:r>
          </w:p>
        </w:tc>
        <w:tc>
          <w:tcPr>
            <w:tcW w:w="2640" w:type="dxa"/>
          </w:tcPr>
          <w:p w14:paraId="783D75B1" w14:textId="77777777" w:rsidR="00D9689E" w:rsidRDefault="00536B02">
            <w:pPr>
              <w:pStyle w:val="Compact"/>
            </w:pPr>
            <w:r>
              <w:t>–</w:t>
            </w:r>
          </w:p>
        </w:tc>
      </w:tr>
      <w:tr w:rsidR="00D9689E" w14:paraId="4D009D40" w14:textId="77777777">
        <w:tc>
          <w:tcPr>
            <w:tcW w:w="2640" w:type="dxa"/>
          </w:tcPr>
          <w:p w14:paraId="669A8D49" w14:textId="77777777" w:rsidR="00D9689E" w:rsidRDefault="00536B02">
            <w:pPr>
              <w:pStyle w:val="Compact"/>
            </w:pPr>
            <w:r>
              <w:t>Yellow Perch</w:t>
            </w:r>
          </w:p>
        </w:tc>
        <w:tc>
          <w:tcPr>
            <w:tcW w:w="2640" w:type="dxa"/>
          </w:tcPr>
          <w:p w14:paraId="522B096D" w14:textId="77777777" w:rsidR="00D9689E" w:rsidRDefault="00536B02">
            <w:pPr>
              <w:pStyle w:val="Compact"/>
            </w:pPr>
            <w:r>
              <w:t>NF</w:t>
            </w:r>
          </w:p>
        </w:tc>
        <w:tc>
          <w:tcPr>
            <w:tcW w:w="2640" w:type="dxa"/>
          </w:tcPr>
          <w:p w14:paraId="5815879E" w14:textId="77777777" w:rsidR="00D9689E" w:rsidRDefault="00536B02">
            <w:pPr>
              <w:pStyle w:val="Compact"/>
            </w:pPr>
            <w:r>
              <w:t>–</w:t>
            </w:r>
          </w:p>
        </w:tc>
      </w:tr>
      <w:tr w:rsidR="00D9689E" w14:paraId="251DE8BE" w14:textId="77777777">
        <w:tc>
          <w:tcPr>
            <w:tcW w:w="2640" w:type="dxa"/>
          </w:tcPr>
          <w:p w14:paraId="2B9D8CD3" w14:textId="77777777" w:rsidR="00D9689E" w:rsidRDefault="00536B02">
            <w:pPr>
              <w:pStyle w:val="Compact"/>
            </w:pPr>
            <w:r>
              <w:t>Atlantic Menhaden</w:t>
            </w:r>
          </w:p>
        </w:tc>
        <w:tc>
          <w:tcPr>
            <w:tcW w:w="2640" w:type="dxa"/>
          </w:tcPr>
          <w:p w14:paraId="563035B2" w14:textId="77777777" w:rsidR="00D9689E" w:rsidRDefault="00536B02">
            <w:pPr>
              <w:pStyle w:val="Compact"/>
            </w:pPr>
            <w:r>
              <w:t>NF</w:t>
            </w:r>
          </w:p>
        </w:tc>
        <w:tc>
          <w:tcPr>
            <w:tcW w:w="2640" w:type="dxa"/>
          </w:tcPr>
          <w:p w14:paraId="1288CC9A" w14:textId="77777777" w:rsidR="00D9689E" w:rsidRDefault="00536B02">
            <w:pPr>
              <w:pStyle w:val="Compact"/>
            </w:pPr>
            <w:r>
              <w:t>–</w:t>
            </w:r>
          </w:p>
        </w:tc>
      </w:tr>
    </w:tbl>
    <w:p w14:paraId="07768EBA" w14:textId="77777777" w:rsidR="00D9689E" w:rsidRDefault="00536B02">
      <w:pPr>
        <w:pStyle w:val="Heading3"/>
      </w:pPr>
      <w:bookmarkStart w:id="311" w:name="narrative-16"/>
      <w:bookmarkEnd w:id="310"/>
      <w:r>
        <w:t>Narrative</w:t>
      </w:r>
    </w:p>
    <w:p w14:paraId="6A4E36E8" w14:textId="77777777" w:rsidR="00D9689E" w:rsidRDefault="00536B02">
      <w:pPr>
        <w:pStyle w:val="FirstParagraph"/>
      </w:pPr>
      <w:r>
        <w:t>Brook Trout were not detected at Upper Sawmill Brook on November 22, 2025. This is the spawning season – Brook Trout are at peak behavioral activity in November, moving to gravel redds in cool, well-oxygenated reaches. The absence of a detectable signal at</w:t>
      </w:r>
      <w:r>
        <w:t xml:space="preserve"> this site, in this month, is the most significant negative result in the November batch.</w:t>
      </w:r>
    </w:p>
    <w:p w14:paraId="559D4B1B" w14:textId="77777777" w:rsidR="00D9689E" w:rsidRDefault="00536B02">
      <w:pPr>
        <w:pStyle w:val="BodyText"/>
      </w:pPr>
      <w:r>
        <w:t>The fish community that was detected – Golden Shiner (57.9%) and Bluegill Sunfish (36.2%) together accounting for 94% of reads – is a warm-water, lentic assemblage. T</w:t>
      </w:r>
      <w:r>
        <w:t>his is the community of a pond, impoundment, or slow backwater, not a flowing cold-water stream. H(f) = 0.91 reflects a two-species-dominated system with limited diversity.</w:t>
      </w:r>
    </w:p>
    <w:p w14:paraId="0E572912" w14:textId="77777777" w:rsidR="00D9689E" w:rsidRDefault="00536B02">
      <w:pPr>
        <w:pStyle w:val="BodyText"/>
      </w:pPr>
      <w:r>
        <w:t>American Eel (2.6%) confirms that some downstream connectivity to tidal water is ma</w:t>
      </w:r>
      <w:r>
        <w:t>intained. Largemouth Bass (2.1%) and Brown Bullhead (0.2%) are warm-water tolerant species consistent with the lentic signal.</w:t>
      </w:r>
    </w:p>
    <w:p w14:paraId="40CF5E59" w14:textId="77777777" w:rsidR="00D9689E" w:rsidRDefault="00536B02">
      <w:pPr>
        <w:pStyle w:val="BodyText"/>
      </w:pPr>
      <w:r>
        <w:rPr>
          <w:i/>
          <w:iCs/>
        </w:rPr>
        <w:t>Longear Sunfish</w:t>
      </w:r>
      <w:r>
        <w:t xml:space="preserve"> (</w:t>
      </w:r>
      <w:r>
        <w:rPr>
          <w:i/>
          <w:iCs/>
        </w:rPr>
        <w:t>Lepomis megalotis</w:t>
      </w:r>
      <w:r>
        <w:t xml:space="preserve">, 0.3%) is not native to New England. This detection is a database artifact – the same category </w:t>
      </w:r>
      <w:r>
        <w:t xml:space="preserve">as the </w:t>
      </w:r>
      <w:r>
        <w:rPr>
          <w:i/>
          <w:iCs/>
        </w:rPr>
        <w:t>Esox lucius</w:t>
      </w:r>
      <w:r>
        <w:t xml:space="preserve"> misassignment documented at Second Pond. It is treated as misassigned </w:t>
      </w:r>
      <w:r>
        <w:rPr>
          <w:i/>
          <w:iCs/>
        </w:rPr>
        <w:t>Lepomis</w:t>
      </w:r>
      <w:r>
        <w:t xml:space="preserve"> spp. and excluded from ecological interpretation.</w:t>
      </w:r>
    </w:p>
    <w:p w14:paraId="6E6348C2" w14:textId="77777777" w:rsidR="00D9689E" w:rsidRDefault="00536B02">
      <w:pPr>
        <w:pStyle w:val="Heading3"/>
      </w:pPr>
      <w:bookmarkStart w:id="312" w:name="native-vs.-non-native-13"/>
      <w:bookmarkEnd w:id="311"/>
      <w:r>
        <w:t>Native vs. Non-Native</w:t>
      </w:r>
    </w:p>
    <w:p w14:paraId="71EB1ECE" w14:textId="77777777" w:rsidR="00D9689E" w:rsidRDefault="00536B02">
      <w:pPr>
        <w:pStyle w:val="FirstParagraph"/>
      </w:pPr>
      <w:r>
        <w:t>All detected fish are native to eastern North America. No confirmed non-native species.</w:t>
      </w:r>
      <w:r>
        <w:t xml:space="preserve"> The </w:t>
      </w:r>
      <w:r>
        <w:rPr>
          <w:i/>
          <w:iCs/>
        </w:rPr>
        <w:t>Longear Sunfish</w:t>
      </w:r>
      <w:r>
        <w:t xml:space="preserve"> assignment is a database artifact (see above).</w:t>
      </w:r>
    </w:p>
    <w:p w14:paraId="6409A711" w14:textId="77777777" w:rsidR="00D9689E" w:rsidRDefault="00536B02">
      <w:r>
        <w:pict w14:anchorId="09CE5C95">
          <v:rect id="_x0000_i1057" style="width:0;height:1.5pt" o:hralign="center" o:hrstd="t" o:hr="t"/>
        </w:pict>
      </w:r>
    </w:p>
    <w:p w14:paraId="615B161C" w14:textId="77777777" w:rsidR="00D9689E" w:rsidRDefault="00536B02">
      <w:pPr>
        <w:pStyle w:val="Heading2"/>
      </w:pPr>
      <w:bookmarkStart w:id="313" w:name="below-school-st-nov-22-2025"/>
      <w:bookmarkEnd w:id="308"/>
      <w:bookmarkEnd w:id="312"/>
      <w:r>
        <w:t>Below School St | Nov 22, 2025</w:t>
      </w:r>
    </w:p>
    <w:p w14:paraId="7E6C0F54" w14:textId="77777777" w:rsidR="00D9689E" w:rsidRDefault="00536B02">
      <w:pPr>
        <w:pStyle w:val="FirstParagraph"/>
      </w:pPr>
      <w:r>
        <w:rPr>
          <w:b/>
          <w:bCs/>
        </w:rPr>
        <w:t>Fish: 9 species detected, H(f) = 1.40 (good diversity) | No algae data this event</w:t>
      </w:r>
    </w:p>
    <w:p w14:paraId="1294FD95" w14:textId="77777777" w:rsidR="00D9689E" w:rsidRDefault="00536B02">
      <w:pPr>
        <w:pStyle w:val="Heading3"/>
      </w:pPr>
      <w:bookmarkStart w:id="314" w:name="sentinel-signal-17"/>
      <w:r>
        <w:lastRenderedPageBreak/>
        <w:t>Sentinel Signal</w:t>
      </w:r>
    </w:p>
    <w:p w14:paraId="78D0FE8A" w14:textId="77777777" w:rsidR="00D9689E" w:rsidRDefault="00536B02">
      <w:pPr>
        <w:pStyle w:val="FirstParagraph"/>
      </w:pPr>
      <w:r>
        <w:t>Mummichog (42.2%) + Fourspine Stickleback (31.6%) + Ameri</w:t>
      </w:r>
      <w:r>
        <w:t xml:space="preserve">can Eel (15.6%) = </w:t>
      </w:r>
      <w:r>
        <w:rPr>
          <w:b/>
          <w:bCs/>
        </w:rPr>
        <w:t>tidal freshwater-to-oligohaline transition, fully functional</w:t>
      </w:r>
      <w:r>
        <w:t xml:space="preserve">. Brook Trout confirmed at </w:t>
      </w:r>
      <w:r>
        <w:rPr>
          <w:b/>
          <w:bCs/>
        </w:rPr>
        <w:t>4.8%</w:t>
      </w:r>
      <w:r>
        <w:t xml:space="preserve"> – detected in November during spawning season at the tidal reach.</w:t>
      </w:r>
    </w:p>
    <w:p w14:paraId="04C1E3EE" w14:textId="77777777" w:rsidR="00D9689E" w:rsidRDefault="00536B02">
      <w:pPr>
        <w:pStyle w:val="Heading3"/>
      </w:pPr>
      <w:bookmarkStart w:id="315" w:name="fish-community-7"/>
      <w:bookmarkEnd w:id="314"/>
      <w:r>
        <w:t>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2623251A"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51D53D" w14:textId="77777777" w:rsidR="00D9689E" w:rsidRDefault="00536B02">
            <w:pPr>
              <w:pStyle w:val="Compact"/>
            </w:pPr>
            <w:r>
              <w:t>Species</w:t>
            </w:r>
          </w:p>
        </w:tc>
        <w:tc>
          <w:tcPr>
            <w:tcW w:w="2640" w:type="dxa"/>
          </w:tcPr>
          <w:p w14:paraId="676E4C57" w14:textId="77777777" w:rsidR="00D9689E" w:rsidRDefault="00536B02">
            <w:pPr>
              <w:pStyle w:val="Compact"/>
            </w:pPr>
            <w:r>
              <w:t>%</w:t>
            </w:r>
          </w:p>
        </w:tc>
        <w:tc>
          <w:tcPr>
            <w:tcW w:w="2640" w:type="dxa"/>
          </w:tcPr>
          <w:p w14:paraId="0D7394E1" w14:textId="77777777" w:rsidR="00D9689E" w:rsidRDefault="00536B02">
            <w:pPr>
              <w:pStyle w:val="Compact"/>
            </w:pPr>
            <w:r>
              <w:t>Notes</w:t>
            </w:r>
          </w:p>
        </w:tc>
      </w:tr>
      <w:tr w:rsidR="00D9689E" w14:paraId="169B68CA" w14:textId="77777777">
        <w:tc>
          <w:tcPr>
            <w:tcW w:w="2640" w:type="dxa"/>
          </w:tcPr>
          <w:p w14:paraId="2D53141D" w14:textId="77777777" w:rsidR="00D9689E" w:rsidRDefault="00536B02">
            <w:pPr>
              <w:pStyle w:val="Compact"/>
            </w:pPr>
            <w:r>
              <w:t>Mummichog</w:t>
            </w:r>
          </w:p>
        </w:tc>
        <w:tc>
          <w:tcPr>
            <w:tcW w:w="2640" w:type="dxa"/>
          </w:tcPr>
          <w:p w14:paraId="673762D1" w14:textId="77777777" w:rsidR="00D9689E" w:rsidRDefault="00536B02">
            <w:pPr>
              <w:pStyle w:val="Compact"/>
            </w:pPr>
            <w:r>
              <w:t>42.2%</w:t>
            </w:r>
          </w:p>
        </w:tc>
        <w:tc>
          <w:tcPr>
            <w:tcW w:w="2640" w:type="dxa"/>
          </w:tcPr>
          <w:p w14:paraId="52D6D44D" w14:textId="77777777" w:rsidR="00D9689E" w:rsidRDefault="00536B02">
            <w:pPr>
              <w:pStyle w:val="Compact"/>
            </w:pPr>
            <w:r>
              <w:t>Tidal/estuarine indicator</w:t>
            </w:r>
          </w:p>
        </w:tc>
      </w:tr>
      <w:tr w:rsidR="00D9689E" w14:paraId="5423AF62" w14:textId="77777777">
        <w:tc>
          <w:tcPr>
            <w:tcW w:w="2640" w:type="dxa"/>
          </w:tcPr>
          <w:p w14:paraId="630FC68D" w14:textId="77777777" w:rsidR="00D9689E" w:rsidRDefault="00536B02">
            <w:pPr>
              <w:pStyle w:val="Compact"/>
            </w:pPr>
            <w:r>
              <w:t>Fourspine Stickleback</w:t>
            </w:r>
          </w:p>
        </w:tc>
        <w:tc>
          <w:tcPr>
            <w:tcW w:w="2640" w:type="dxa"/>
          </w:tcPr>
          <w:p w14:paraId="6F40FFC3" w14:textId="77777777" w:rsidR="00D9689E" w:rsidRDefault="00536B02">
            <w:pPr>
              <w:pStyle w:val="Compact"/>
            </w:pPr>
            <w:r>
              <w:t>31.6%</w:t>
            </w:r>
          </w:p>
        </w:tc>
        <w:tc>
          <w:tcPr>
            <w:tcW w:w="2640" w:type="dxa"/>
          </w:tcPr>
          <w:p w14:paraId="2BA0D54D" w14:textId="77777777" w:rsidR="00D9689E" w:rsidRDefault="00536B02">
            <w:pPr>
              <w:pStyle w:val="Compact"/>
            </w:pPr>
            <w:r>
              <w:t>Brackish-water specialist</w:t>
            </w:r>
          </w:p>
        </w:tc>
      </w:tr>
      <w:tr w:rsidR="00D9689E" w14:paraId="5009F0DA" w14:textId="77777777">
        <w:tc>
          <w:tcPr>
            <w:tcW w:w="2640" w:type="dxa"/>
          </w:tcPr>
          <w:p w14:paraId="780C1638" w14:textId="77777777" w:rsidR="00D9689E" w:rsidRDefault="00536B02">
            <w:pPr>
              <w:pStyle w:val="Compact"/>
            </w:pPr>
            <w:r>
              <w:t>American Eel</w:t>
            </w:r>
          </w:p>
        </w:tc>
        <w:tc>
          <w:tcPr>
            <w:tcW w:w="2640" w:type="dxa"/>
          </w:tcPr>
          <w:p w14:paraId="02BD5776" w14:textId="77777777" w:rsidR="00D9689E" w:rsidRDefault="00536B02">
            <w:pPr>
              <w:pStyle w:val="Compact"/>
            </w:pPr>
            <w:r>
              <w:t>15.6%</w:t>
            </w:r>
          </w:p>
        </w:tc>
        <w:tc>
          <w:tcPr>
            <w:tcW w:w="2640" w:type="dxa"/>
          </w:tcPr>
          <w:p w14:paraId="34D0F9BF" w14:textId="77777777" w:rsidR="00D9689E" w:rsidRDefault="00536B02">
            <w:pPr>
              <w:pStyle w:val="Compact"/>
            </w:pPr>
            <w:r>
              <w:t>Catadromous; ocean connectivity confirmed</w:t>
            </w:r>
          </w:p>
        </w:tc>
      </w:tr>
      <w:tr w:rsidR="00D9689E" w14:paraId="280AC25D" w14:textId="77777777">
        <w:tc>
          <w:tcPr>
            <w:tcW w:w="2640" w:type="dxa"/>
          </w:tcPr>
          <w:p w14:paraId="2869AB38" w14:textId="77777777" w:rsidR="00D9689E" w:rsidRDefault="00536B02">
            <w:pPr>
              <w:pStyle w:val="Compact"/>
            </w:pPr>
            <w:r>
              <w:rPr>
                <w:b/>
                <w:bCs/>
              </w:rPr>
              <w:t>Brook Trout</w:t>
            </w:r>
          </w:p>
        </w:tc>
        <w:tc>
          <w:tcPr>
            <w:tcW w:w="2640" w:type="dxa"/>
          </w:tcPr>
          <w:p w14:paraId="78DA5CE1" w14:textId="77777777" w:rsidR="00D9689E" w:rsidRDefault="00536B02">
            <w:pPr>
              <w:pStyle w:val="Compact"/>
            </w:pPr>
            <w:r>
              <w:rPr>
                <w:b/>
                <w:bCs/>
              </w:rPr>
              <w:t>4.8%</w:t>
            </w:r>
          </w:p>
        </w:tc>
        <w:tc>
          <w:tcPr>
            <w:tcW w:w="2640" w:type="dxa"/>
          </w:tcPr>
          <w:p w14:paraId="6C2A2643" w14:textId="77777777" w:rsidR="00D9689E" w:rsidRDefault="00536B02">
            <w:pPr>
              <w:pStyle w:val="Compact"/>
            </w:pPr>
            <w:r>
              <w:rPr>
                <w:b/>
                <w:bCs/>
              </w:rPr>
              <w:t>Confirmed – spawning season detection</w:t>
            </w:r>
          </w:p>
        </w:tc>
      </w:tr>
      <w:tr w:rsidR="00D9689E" w14:paraId="66825028" w14:textId="77777777">
        <w:tc>
          <w:tcPr>
            <w:tcW w:w="2640" w:type="dxa"/>
          </w:tcPr>
          <w:p w14:paraId="3FCF4486" w14:textId="77777777" w:rsidR="00D9689E" w:rsidRDefault="00536B02">
            <w:pPr>
              <w:pStyle w:val="Compact"/>
            </w:pPr>
            <w:r>
              <w:t>Golden Shiner</w:t>
            </w:r>
          </w:p>
        </w:tc>
        <w:tc>
          <w:tcPr>
            <w:tcW w:w="2640" w:type="dxa"/>
          </w:tcPr>
          <w:p w14:paraId="0D84A140" w14:textId="77777777" w:rsidR="00D9689E" w:rsidRDefault="00536B02">
            <w:pPr>
              <w:pStyle w:val="Compact"/>
            </w:pPr>
            <w:r>
              <w:t>2.9%</w:t>
            </w:r>
          </w:p>
        </w:tc>
        <w:tc>
          <w:tcPr>
            <w:tcW w:w="2640" w:type="dxa"/>
          </w:tcPr>
          <w:p w14:paraId="342ABC30" w14:textId="77777777" w:rsidR="00D9689E" w:rsidRDefault="00536B02">
            <w:pPr>
              <w:pStyle w:val="Compact"/>
            </w:pPr>
            <w:r>
              <w:t>Freshwater component</w:t>
            </w:r>
          </w:p>
        </w:tc>
      </w:tr>
      <w:tr w:rsidR="00D9689E" w14:paraId="008B349D" w14:textId="77777777">
        <w:tc>
          <w:tcPr>
            <w:tcW w:w="2640" w:type="dxa"/>
          </w:tcPr>
          <w:p w14:paraId="3049FCC1" w14:textId="77777777" w:rsidR="00D9689E" w:rsidRDefault="00536B02">
            <w:pPr>
              <w:pStyle w:val="Compact"/>
            </w:pPr>
            <w:r>
              <w:t>Bluegill Sunfish</w:t>
            </w:r>
          </w:p>
        </w:tc>
        <w:tc>
          <w:tcPr>
            <w:tcW w:w="2640" w:type="dxa"/>
          </w:tcPr>
          <w:p w14:paraId="21723302" w14:textId="77777777" w:rsidR="00D9689E" w:rsidRDefault="00536B02">
            <w:pPr>
              <w:pStyle w:val="Compact"/>
            </w:pPr>
            <w:r>
              <w:t>1.5%</w:t>
            </w:r>
          </w:p>
        </w:tc>
        <w:tc>
          <w:tcPr>
            <w:tcW w:w="2640" w:type="dxa"/>
          </w:tcPr>
          <w:p w14:paraId="351BA4BA" w14:textId="77777777" w:rsidR="00D9689E" w:rsidRDefault="00536B02">
            <w:pPr>
              <w:pStyle w:val="Compact"/>
            </w:pPr>
            <w:r>
              <w:t>Warm-water sunfish</w:t>
            </w:r>
          </w:p>
        </w:tc>
      </w:tr>
      <w:tr w:rsidR="00D9689E" w14:paraId="4797F55E" w14:textId="77777777">
        <w:tc>
          <w:tcPr>
            <w:tcW w:w="2640" w:type="dxa"/>
          </w:tcPr>
          <w:p w14:paraId="776E119F" w14:textId="77777777" w:rsidR="00D9689E" w:rsidRDefault="00536B02">
            <w:pPr>
              <w:pStyle w:val="Compact"/>
            </w:pPr>
            <w:r>
              <w:t>Largemouth Bass</w:t>
            </w:r>
          </w:p>
        </w:tc>
        <w:tc>
          <w:tcPr>
            <w:tcW w:w="2640" w:type="dxa"/>
          </w:tcPr>
          <w:p w14:paraId="54A6EF82" w14:textId="77777777" w:rsidR="00D9689E" w:rsidRDefault="00536B02">
            <w:pPr>
              <w:pStyle w:val="Compact"/>
            </w:pPr>
            <w:r>
              <w:t>1.4%</w:t>
            </w:r>
          </w:p>
        </w:tc>
        <w:tc>
          <w:tcPr>
            <w:tcW w:w="2640" w:type="dxa"/>
          </w:tcPr>
          <w:p w14:paraId="233F1F14" w14:textId="77777777" w:rsidR="00D9689E" w:rsidRDefault="00536B02">
            <w:pPr>
              <w:pStyle w:val="Compact"/>
            </w:pPr>
            <w:r>
              <w:t>Warm-water predator</w:t>
            </w:r>
          </w:p>
        </w:tc>
      </w:tr>
      <w:tr w:rsidR="00D9689E" w14:paraId="7CDF2BF7" w14:textId="77777777">
        <w:tc>
          <w:tcPr>
            <w:tcW w:w="2640" w:type="dxa"/>
          </w:tcPr>
          <w:p w14:paraId="2BACEC58" w14:textId="77777777" w:rsidR="00D9689E" w:rsidRDefault="00536B02">
            <w:pPr>
              <w:pStyle w:val="Compact"/>
            </w:pPr>
            <w:r>
              <w:t>Brown Bullhead</w:t>
            </w:r>
          </w:p>
        </w:tc>
        <w:tc>
          <w:tcPr>
            <w:tcW w:w="2640" w:type="dxa"/>
          </w:tcPr>
          <w:p w14:paraId="23F3B39A" w14:textId="77777777" w:rsidR="00D9689E" w:rsidRDefault="00536B02">
            <w:pPr>
              <w:pStyle w:val="Compact"/>
            </w:pPr>
            <w:r>
              <w:t>0.1%</w:t>
            </w:r>
          </w:p>
        </w:tc>
        <w:tc>
          <w:tcPr>
            <w:tcW w:w="2640" w:type="dxa"/>
          </w:tcPr>
          <w:p w14:paraId="573DE74C" w14:textId="77777777" w:rsidR="00D9689E" w:rsidRDefault="00536B02">
            <w:pPr>
              <w:pStyle w:val="Compact"/>
            </w:pPr>
            <w:r>
              <w:t>Tolerant benthic</w:t>
            </w:r>
          </w:p>
        </w:tc>
      </w:tr>
      <w:tr w:rsidR="00D9689E" w14:paraId="11788DD2" w14:textId="77777777">
        <w:tc>
          <w:tcPr>
            <w:tcW w:w="2640" w:type="dxa"/>
          </w:tcPr>
          <w:p w14:paraId="18A6AF60" w14:textId="77777777" w:rsidR="00D9689E" w:rsidRDefault="00536B02">
            <w:pPr>
              <w:pStyle w:val="Compact"/>
            </w:pPr>
            <w:r>
              <w:t>Smallmouth Bass</w:t>
            </w:r>
          </w:p>
        </w:tc>
        <w:tc>
          <w:tcPr>
            <w:tcW w:w="2640" w:type="dxa"/>
          </w:tcPr>
          <w:p w14:paraId="4DA2A71A" w14:textId="77777777" w:rsidR="00D9689E" w:rsidRDefault="00536B02">
            <w:pPr>
              <w:pStyle w:val="Compact"/>
            </w:pPr>
            <w:r>
              <w:t>0.1%</w:t>
            </w:r>
          </w:p>
        </w:tc>
        <w:tc>
          <w:tcPr>
            <w:tcW w:w="2640" w:type="dxa"/>
          </w:tcPr>
          <w:p w14:paraId="73F1773E" w14:textId="77777777" w:rsidR="00D9689E" w:rsidRDefault="00536B02">
            <w:pPr>
              <w:pStyle w:val="Compact"/>
            </w:pPr>
            <w:r>
              <w:t>Clean-water indicator</w:t>
            </w:r>
          </w:p>
        </w:tc>
      </w:tr>
    </w:tbl>
    <w:p w14:paraId="58E57459" w14:textId="77777777" w:rsidR="00D9689E" w:rsidRDefault="00536B02">
      <w:pPr>
        <w:pStyle w:val="Heading3"/>
      </w:pPr>
      <w:bookmarkStart w:id="316" w:name="narrative-17"/>
      <w:bookmarkEnd w:id="315"/>
      <w:r>
        <w:t>Narrative</w:t>
      </w:r>
    </w:p>
    <w:p w14:paraId="75AD69F9" w14:textId="77777777" w:rsidR="00D9689E" w:rsidRDefault="00536B02">
      <w:pPr>
        <w:pStyle w:val="FirstParagraph"/>
      </w:pPr>
      <w:r>
        <w:t>The tidal character of Below School St is unchanged: Mummichog and Fourspine Stickleback together account for 73.8% of reads, defining this site’s identity as unambiguously as any chemical measurement could. American Eel at 15.6% confirms open ocean connec</w:t>
      </w:r>
      <w:r>
        <w:t>tivity.</w:t>
      </w:r>
    </w:p>
    <w:p w14:paraId="18C76806" w14:textId="77777777" w:rsidR="00D9689E" w:rsidRDefault="00536B02">
      <w:pPr>
        <w:pStyle w:val="BodyText"/>
      </w:pPr>
      <w:r>
        <w:t>Brook Trout at 4.8% is confirmed – detected at the tidal reach of Sawmill Brook during spawning season. H(f) = 1.40 matches the November 2023 sampling at this site, indicating a stable diverse estuarine assemblage.</w:t>
      </w:r>
    </w:p>
    <w:p w14:paraId="34EE7DAE" w14:textId="77777777" w:rsidR="00D9689E" w:rsidRDefault="00536B02">
      <w:pPr>
        <w:pStyle w:val="BodyText"/>
      </w:pPr>
      <w:r>
        <w:t xml:space="preserve">The freshwater component (Golden </w:t>
      </w:r>
      <w:r>
        <w:t>Shiner 2.9%, Bluegill Sunfish 1.5%, Largemouth Bass 1.4%) reflects upstream mixing – pond-origin fish eDNA carried downstream or present in the tidal backwater. Smallmouth Bass (0.1%) at this site is notable; their low-level detection is consistent with oc</w:t>
      </w:r>
      <w:r>
        <w:t>casional dispersal from upstream reaches.</w:t>
      </w:r>
    </w:p>
    <w:p w14:paraId="3C584B56" w14:textId="77777777" w:rsidR="00D9689E" w:rsidRDefault="00536B02">
      <w:pPr>
        <w:pStyle w:val="Heading3"/>
      </w:pPr>
      <w:bookmarkStart w:id="317" w:name="native-vs.-non-native-14"/>
      <w:bookmarkEnd w:id="316"/>
      <w:r>
        <w:t>Native vs. Non-Native</w:t>
      </w:r>
    </w:p>
    <w:p w14:paraId="224EF4E4" w14:textId="77777777" w:rsidR="00D9689E" w:rsidRDefault="00536B02">
      <w:pPr>
        <w:pStyle w:val="FirstParagraph"/>
      </w:pPr>
      <w:r>
        <w:t>All detected fish are native to the coastal New England estuarine environment. No non-native fish signal.</w:t>
      </w:r>
    </w:p>
    <w:p w14:paraId="4A158FB7" w14:textId="77777777" w:rsidR="00D9689E" w:rsidRDefault="00536B02">
      <w:r>
        <w:pict w14:anchorId="4CC27614">
          <v:rect id="_x0000_i1058" style="width:0;height:1.5pt" o:hralign="center" o:hrstd="t" o:hr="t"/>
        </w:pict>
      </w:r>
    </w:p>
    <w:p w14:paraId="383744DC" w14:textId="77777777" w:rsidR="00D9689E" w:rsidRDefault="00536B02">
      <w:pPr>
        <w:pStyle w:val="Heading2"/>
      </w:pPr>
      <w:bookmarkStart w:id="318" w:name="southern-boundary-essex-club-nov-22-2025"/>
      <w:bookmarkEnd w:id="313"/>
      <w:bookmarkEnd w:id="317"/>
      <w:r>
        <w:t>Southern Boundary / Essex Club | Nov 22, 2025</w:t>
      </w:r>
    </w:p>
    <w:p w14:paraId="3B597C8C" w14:textId="77777777" w:rsidR="00D9689E" w:rsidRDefault="00536B02">
      <w:pPr>
        <w:pStyle w:val="FirstParagraph"/>
      </w:pPr>
      <w:r>
        <w:rPr>
          <w:b/>
          <w:bCs/>
        </w:rPr>
        <w:t>Fish: 8 species detected, H(f) = 1.63 (good diversity) | No algae data this event</w:t>
      </w:r>
    </w:p>
    <w:p w14:paraId="730BCB6A" w14:textId="77777777" w:rsidR="00D9689E" w:rsidRDefault="00536B02">
      <w:pPr>
        <w:pStyle w:val="Heading3"/>
      </w:pPr>
      <w:bookmarkStart w:id="319" w:name="sentinel-signal-18"/>
      <w:r>
        <w:lastRenderedPageBreak/>
        <w:t>Sentinel Signal</w:t>
      </w:r>
    </w:p>
    <w:p w14:paraId="2687A96E" w14:textId="77777777" w:rsidR="00D9689E" w:rsidRDefault="00536B02">
      <w:pPr>
        <w:pStyle w:val="FirstParagraph"/>
      </w:pPr>
      <w:r>
        <w:t>Fourspine Stickleback (32%) + Mummichog (8%) = tidal/estuarine influence present. Bluegill Sunfish (24%) + Golde</w:t>
      </w:r>
      <w:r>
        <w:t xml:space="preserve">n Shiner (15%) = freshwater warm-water input. </w:t>
      </w:r>
      <w:r>
        <w:rPr>
          <w:b/>
          <w:bCs/>
        </w:rPr>
        <w:t>Brook Trout: not detected.</w:t>
      </w:r>
      <w:r>
        <w:t xml:space="preserve"> Atlantic Menhaden (1%) – flag for cormorant dietary artifact.</w:t>
      </w:r>
    </w:p>
    <w:p w14:paraId="3D7BA79E" w14:textId="77777777" w:rsidR="00D9689E" w:rsidRDefault="00536B02">
      <w:pPr>
        <w:pStyle w:val="Heading3"/>
      </w:pPr>
      <w:bookmarkStart w:id="320" w:name="fish-community-8"/>
      <w:bookmarkEnd w:id="319"/>
      <w:r>
        <w:t>Fish Community</w:t>
      </w:r>
    </w:p>
    <w:tbl>
      <w:tblPr>
        <w:tblStyle w:val="Table"/>
        <w:tblW w:w="5000" w:type="pct"/>
        <w:tblLayout w:type="fixed"/>
        <w:tblLook w:val="0020" w:firstRow="1" w:lastRow="0" w:firstColumn="0" w:lastColumn="0" w:noHBand="0" w:noVBand="0"/>
      </w:tblPr>
      <w:tblGrid>
        <w:gridCol w:w="3192"/>
        <w:gridCol w:w="3192"/>
        <w:gridCol w:w="3192"/>
      </w:tblGrid>
      <w:tr w:rsidR="00D9689E" w14:paraId="71C8EC9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DA3D40" w14:textId="77777777" w:rsidR="00D9689E" w:rsidRDefault="00536B02">
            <w:pPr>
              <w:pStyle w:val="Compact"/>
            </w:pPr>
            <w:r>
              <w:t>Species</w:t>
            </w:r>
          </w:p>
        </w:tc>
        <w:tc>
          <w:tcPr>
            <w:tcW w:w="2640" w:type="dxa"/>
          </w:tcPr>
          <w:p w14:paraId="0E6CACD3" w14:textId="77777777" w:rsidR="00D9689E" w:rsidRDefault="00536B02">
            <w:pPr>
              <w:pStyle w:val="Compact"/>
            </w:pPr>
            <w:r>
              <w:t>%</w:t>
            </w:r>
          </w:p>
        </w:tc>
        <w:tc>
          <w:tcPr>
            <w:tcW w:w="2640" w:type="dxa"/>
          </w:tcPr>
          <w:p w14:paraId="7A2ED5B1" w14:textId="77777777" w:rsidR="00D9689E" w:rsidRDefault="00536B02">
            <w:pPr>
              <w:pStyle w:val="Compact"/>
            </w:pPr>
            <w:r>
              <w:t>Notes</w:t>
            </w:r>
          </w:p>
        </w:tc>
      </w:tr>
      <w:tr w:rsidR="00D9689E" w14:paraId="576A2533" w14:textId="77777777">
        <w:tc>
          <w:tcPr>
            <w:tcW w:w="2640" w:type="dxa"/>
          </w:tcPr>
          <w:p w14:paraId="442988D1" w14:textId="77777777" w:rsidR="00D9689E" w:rsidRDefault="00536B02">
            <w:pPr>
              <w:pStyle w:val="Compact"/>
            </w:pPr>
            <w:r>
              <w:t>Fourspine Stickleback</w:t>
            </w:r>
          </w:p>
        </w:tc>
        <w:tc>
          <w:tcPr>
            <w:tcW w:w="2640" w:type="dxa"/>
          </w:tcPr>
          <w:p w14:paraId="08728EAC" w14:textId="77777777" w:rsidR="00D9689E" w:rsidRDefault="00536B02">
            <w:pPr>
              <w:pStyle w:val="Compact"/>
            </w:pPr>
            <w:r>
              <w:t>32%</w:t>
            </w:r>
          </w:p>
        </w:tc>
        <w:tc>
          <w:tcPr>
            <w:tcW w:w="2640" w:type="dxa"/>
          </w:tcPr>
          <w:p w14:paraId="2DD820AC" w14:textId="77777777" w:rsidR="00D9689E" w:rsidRDefault="00536B02">
            <w:pPr>
              <w:pStyle w:val="Compact"/>
            </w:pPr>
            <w:r>
              <w:t>Brackish-water specialist; tidal marker</w:t>
            </w:r>
          </w:p>
        </w:tc>
      </w:tr>
      <w:tr w:rsidR="00D9689E" w14:paraId="5A63ABE2" w14:textId="77777777">
        <w:tc>
          <w:tcPr>
            <w:tcW w:w="2640" w:type="dxa"/>
          </w:tcPr>
          <w:p w14:paraId="1E21F0A4" w14:textId="77777777" w:rsidR="00D9689E" w:rsidRDefault="00536B02">
            <w:pPr>
              <w:pStyle w:val="Compact"/>
            </w:pPr>
            <w:r>
              <w:t>Bluegill Sunfish</w:t>
            </w:r>
          </w:p>
        </w:tc>
        <w:tc>
          <w:tcPr>
            <w:tcW w:w="2640" w:type="dxa"/>
          </w:tcPr>
          <w:p w14:paraId="171998A0" w14:textId="77777777" w:rsidR="00D9689E" w:rsidRDefault="00536B02">
            <w:pPr>
              <w:pStyle w:val="Compact"/>
            </w:pPr>
            <w:r>
              <w:t>24%</w:t>
            </w:r>
          </w:p>
        </w:tc>
        <w:tc>
          <w:tcPr>
            <w:tcW w:w="2640" w:type="dxa"/>
          </w:tcPr>
          <w:p w14:paraId="4C00EBD2" w14:textId="77777777" w:rsidR="00D9689E" w:rsidRDefault="00536B02">
            <w:pPr>
              <w:pStyle w:val="Compact"/>
            </w:pPr>
            <w:r>
              <w:t>W</w:t>
            </w:r>
            <w:r>
              <w:t>arm-water freshwater sunfish</w:t>
            </w:r>
          </w:p>
        </w:tc>
      </w:tr>
      <w:tr w:rsidR="00D9689E" w14:paraId="04A14DD0" w14:textId="77777777">
        <w:tc>
          <w:tcPr>
            <w:tcW w:w="2640" w:type="dxa"/>
          </w:tcPr>
          <w:p w14:paraId="3CC5D9B7" w14:textId="77777777" w:rsidR="00D9689E" w:rsidRDefault="00536B02">
            <w:pPr>
              <w:pStyle w:val="Compact"/>
            </w:pPr>
            <w:r>
              <w:t>American Eel</w:t>
            </w:r>
          </w:p>
        </w:tc>
        <w:tc>
          <w:tcPr>
            <w:tcW w:w="2640" w:type="dxa"/>
          </w:tcPr>
          <w:p w14:paraId="0D3E0871" w14:textId="77777777" w:rsidR="00D9689E" w:rsidRDefault="00536B02">
            <w:pPr>
              <w:pStyle w:val="Compact"/>
            </w:pPr>
            <w:r>
              <w:t>17%</w:t>
            </w:r>
          </w:p>
        </w:tc>
        <w:tc>
          <w:tcPr>
            <w:tcW w:w="2640" w:type="dxa"/>
          </w:tcPr>
          <w:p w14:paraId="1FD68B0E" w14:textId="77777777" w:rsidR="00D9689E" w:rsidRDefault="00536B02">
            <w:pPr>
              <w:pStyle w:val="Compact"/>
            </w:pPr>
            <w:r>
              <w:t>Catadromous; ocean connectivity</w:t>
            </w:r>
          </w:p>
        </w:tc>
      </w:tr>
      <w:tr w:rsidR="00D9689E" w14:paraId="4E432C54" w14:textId="77777777">
        <w:tc>
          <w:tcPr>
            <w:tcW w:w="2640" w:type="dxa"/>
          </w:tcPr>
          <w:p w14:paraId="3B32E11B" w14:textId="77777777" w:rsidR="00D9689E" w:rsidRDefault="00536B02">
            <w:pPr>
              <w:pStyle w:val="Compact"/>
            </w:pPr>
            <w:r>
              <w:t>Golden Shiner</w:t>
            </w:r>
          </w:p>
        </w:tc>
        <w:tc>
          <w:tcPr>
            <w:tcW w:w="2640" w:type="dxa"/>
          </w:tcPr>
          <w:p w14:paraId="29F299A8" w14:textId="77777777" w:rsidR="00D9689E" w:rsidRDefault="00536B02">
            <w:pPr>
              <w:pStyle w:val="Compact"/>
            </w:pPr>
            <w:r>
              <w:t>15%</w:t>
            </w:r>
          </w:p>
        </w:tc>
        <w:tc>
          <w:tcPr>
            <w:tcW w:w="2640" w:type="dxa"/>
          </w:tcPr>
          <w:p w14:paraId="5AFD9B7F" w14:textId="77777777" w:rsidR="00D9689E" w:rsidRDefault="00536B02">
            <w:pPr>
              <w:pStyle w:val="Compact"/>
            </w:pPr>
            <w:r>
              <w:t>Freshwater lentic species</w:t>
            </w:r>
          </w:p>
        </w:tc>
      </w:tr>
      <w:tr w:rsidR="00D9689E" w14:paraId="7F2FCEEC" w14:textId="77777777">
        <w:tc>
          <w:tcPr>
            <w:tcW w:w="2640" w:type="dxa"/>
          </w:tcPr>
          <w:p w14:paraId="02088084" w14:textId="77777777" w:rsidR="00D9689E" w:rsidRDefault="00536B02">
            <w:pPr>
              <w:pStyle w:val="Compact"/>
            </w:pPr>
            <w:r>
              <w:t>Mummichog</w:t>
            </w:r>
          </w:p>
        </w:tc>
        <w:tc>
          <w:tcPr>
            <w:tcW w:w="2640" w:type="dxa"/>
          </w:tcPr>
          <w:p w14:paraId="1B36EDF2" w14:textId="77777777" w:rsidR="00D9689E" w:rsidRDefault="00536B02">
            <w:pPr>
              <w:pStyle w:val="Compact"/>
            </w:pPr>
            <w:r>
              <w:t>8%</w:t>
            </w:r>
          </w:p>
        </w:tc>
        <w:tc>
          <w:tcPr>
            <w:tcW w:w="2640" w:type="dxa"/>
          </w:tcPr>
          <w:p w14:paraId="255313EA" w14:textId="77777777" w:rsidR="00D9689E" w:rsidRDefault="00536B02">
            <w:pPr>
              <w:pStyle w:val="Compact"/>
            </w:pPr>
            <w:r>
              <w:t>Tidal/estuarine indicator</w:t>
            </w:r>
          </w:p>
        </w:tc>
      </w:tr>
      <w:tr w:rsidR="00D9689E" w14:paraId="1F328A5C" w14:textId="77777777">
        <w:tc>
          <w:tcPr>
            <w:tcW w:w="2640" w:type="dxa"/>
          </w:tcPr>
          <w:p w14:paraId="6822288C" w14:textId="77777777" w:rsidR="00D9689E" w:rsidRDefault="00536B02">
            <w:pPr>
              <w:pStyle w:val="Compact"/>
            </w:pPr>
            <w:r>
              <w:t>Atlantic Menhaden</w:t>
            </w:r>
          </w:p>
        </w:tc>
        <w:tc>
          <w:tcPr>
            <w:tcW w:w="2640" w:type="dxa"/>
          </w:tcPr>
          <w:p w14:paraId="017A6399" w14:textId="77777777" w:rsidR="00D9689E" w:rsidRDefault="00536B02">
            <w:pPr>
              <w:pStyle w:val="Compact"/>
            </w:pPr>
            <w:r>
              <w:t>1%</w:t>
            </w:r>
          </w:p>
        </w:tc>
        <w:tc>
          <w:tcPr>
            <w:tcW w:w="2640" w:type="dxa"/>
          </w:tcPr>
          <w:p w14:paraId="4F4B84CD" w14:textId="77777777" w:rsidR="00D9689E" w:rsidRDefault="00536B02">
            <w:pPr>
              <w:pStyle w:val="Compact"/>
            </w:pPr>
            <w:r>
              <w:t>Marine schooling fish – cormorant dietary artifact (see QC note)</w:t>
            </w:r>
          </w:p>
        </w:tc>
      </w:tr>
      <w:tr w:rsidR="00D9689E" w14:paraId="3D2782F6" w14:textId="77777777">
        <w:tc>
          <w:tcPr>
            <w:tcW w:w="2640" w:type="dxa"/>
          </w:tcPr>
          <w:p w14:paraId="70F2C136" w14:textId="77777777" w:rsidR="00D9689E" w:rsidRDefault="00536B02">
            <w:pPr>
              <w:pStyle w:val="Compact"/>
            </w:pPr>
            <w:r>
              <w:t>Creek Chub</w:t>
            </w:r>
          </w:p>
        </w:tc>
        <w:tc>
          <w:tcPr>
            <w:tcW w:w="2640" w:type="dxa"/>
          </w:tcPr>
          <w:p w14:paraId="2BEB33FF" w14:textId="77777777" w:rsidR="00D9689E" w:rsidRDefault="00536B02">
            <w:pPr>
              <w:pStyle w:val="Compact"/>
            </w:pPr>
            <w:r>
              <w:t>1%</w:t>
            </w:r>
          </w:p>
        </w:tc>
        <w:tc>
          <w:tcPr>
            <w:tcW w:w="2640" w:type="dxa"/>
          </w:tcPr>
          <w:p w14:paraId="79368F61" w14:textId="77777777" w:rsidR="00D9689E" w:rsidRDefault="00536B02">
            <w:pPr>
              <w:pStyle w:val="Compact"/>
            </w:pPr>
            <w:r>
              <w:t>Native freshwater stream fish</w:t>
            </w:r>
          </w:p>
        </w:tc>
      </w:tr>
      <w:tr w:rsidR="00D9689E" w14:paraId="16842F76" w14:textId="77777777">
        <w:tc>
          <w:tcPr>
            <w:tcW w:w="2640" w:type="dxa"/>
          </w:tcPr>
          <w:p w14:paraId="2FD7E19F" w14:textId="77777777" w:rsidR="00D9689E" w:rsidRDefault="00536B02">
            <w:pPr>
              <w:pStyle w:val="Compact"/>
            </w:pPr>
            <w:r>
              <w:t>Yellow Perch</w:t>
            </w:r>
          </w:p>
        </w:tc>
        <w:tc>
          <w:tcPr>
            <w:tcW w:w="2640" w:type="dxa"/>
          </w:tcPr>
          <w:p w14:paraId="07F76AD4" w14:textId="77777777" w:rsidR="00D9689E" w:rsidRDefault="00536B02">
            <w:pPr>
              <w:pStyle w:val="Compact"/>
            </w:pPr>
            <w:r>
              <w:t>1%</w:t>
            </w:r>
          </w:p>
        </w:tc>
        <w:tc>
          <w:tcPr>
            <w:tcW w:w="2640" w:type="dxa"/>
          </w:tcPr>
          <w:p w14:paraId="39CA073B" w14:textId="77777777" w:rsidR="00D9689E" w:rsidRDefault="00536B02">
            <w:pPr>
              <w:pStyle w:val="Compact"/>
            </w:pPr>
            <w:r>
              <w:t>Native freshwater tolerant generalist</w:t>
            </w:r>
          </w:p>
        </w:tc>
      </w:tr>
      <w:tr w:rsidR="00D9689E" w14:paraId="04D9D1C0" w14:textId="77777777">
        <w:tc>
          <w:tcPr>
            <w:tcW w:w="2640" w:type="dxa"/>
          </w:tcPr>
          <w:p w14:paraId="681D9137" w14:textId="77777777" w:rsidR="00D9689E" w:rsidRDefault="00536B02">
            <w:pPr>
              <w:pStyle w:val="Compact"/>
            </w:pPr>
            <w:r>
              <w:rPr>
                <w:b/>
                <w:bCs/>
              </w:rPr>
              <w:t>Brook Trout</w:t>
            </w:r>
          </w:p>
        </w:tc>
        <w:tc>
          <w:tcPr>
            <w:tcW w:w="2640" w:type="dxa"/>
          </w:tcPr>
          <w:p w14:paraId="5158D288" w14:textId="77777777" w:rsidR="00D9689E" w:rsidRDefault="00536B02">
            <w:pPr>
              <w:pStyle w:val="Compact"/>
            </w:pPr>
            <w:r>
              <w:rPr>
                <w:b/>
                <w:bCs/>
              </w:rPr>
              <w:t>NF</w:t>
            </w:r>
          </w:p>
        </w:tc>
        <w:tc>
          <w:tcPr>
            <w:tcW w:w="2640" w:type="dxa"/>
          </w:tcPr>
          <w:p w14:paraId="5791864B" w14:textId="77777777" w:rsidR="00D9689E" w:rsidRDefault="00536B02">
            <w:pPr>
              <w:pStyle w:val="Compact"/>
            </w:pPr>
            <w:r>
              <w:rPr>
                <w:b/>
                <w:bCs/>
              </w:rPr>
              <w:t>Not detected</w:t>
            </w:r>
          </w:p>
        </w:tc>
      </w:tr>
    </w:tbl>
    <w:p w14:paraId="335078CF" w14:textId="77777777" w:rsidR="00D9689E" w:rsidRDefault="00536B02">
      <w:pPr>
        <w:pStyle w:val="Heading3"/>
      </w:pPr>
      <w:bookmarkStart w:id="321" w:name="narrative-18"/>
      <w:bookmarkEnd w:id="320"/>
      <w:r>
        <w:t>Narrative</w:t>
      </w:r>
    </w:p>
    <w:p w14:paraId="313770AC" w14:textId="77777777" w:rsidR="00D9689E" w:rsidRDefault="00536B02">
      <w:pPr>
        <w:pStyle w:val="FirstParagraph"/>
      </w:pPr>
      <w:r>
        <w:t>Southern Boundary / Essex Club occupies an ecotone between the freshwater Sawmill Brook system and the tidal-influenced lower reach. The fish community reflects this mixed character: Fourspine Stickleback and Mummichog confirm tidal influence; Golden Shine</w:t>
      </w:r>
      <w:r>
        <w:t>r and Bluegill Sunfish indicate freshwater lentic input. H(f) = 1.63 is the highest in the November 2025 batch, consistent with ecotone sites receiving species from both adjacent systems.</w:t>
      </w:r>
    </w:p>
    <w:p w14:paraId="36EA374C" w14:textId="77777777" w:rsidR="00D9689E" w:rsidRDefault="00536B02">
      <w:pPr>
        <w:pStyle w:val="BodyText"/>
      </w:pPr>
      <w:r>
        <w:t xml:space="preserve">Brook Trout were not detected. In November – spawning season – this </w:t>
      </w:r>
      <w:r>
        <w:t>absence is ecologically meaningful.</w:t>
      </w:r>
    </w:p>
    <w:p w14:paraId="52583D05" w14:textId="77777777" w:rsidR="00D9689E" w:rsidRDefault="00536B02">
      <w:pPr>
        <w:pStyle w:val="BodyText"/>
      </w:pPr>
      <w:r>
        <w:t>Creek Chub (1%) is a native stream fish preferring flowing water with gravel substrate – more compatible with Brook Trout habitat than the lentic signal dominant at Upper Sawmill.</w:t>
      </w:r>
    </w:p>
    <w:p w14:paraId="1E29BD90" w14:textId="77777777" w:rsidR="00D9689E" w:rsidRDefault="00536B02">
      <w:pPr>
        <w:pStyle w:val="BodyText"/>
      </w:pPr>
      <w:r>
        <w:rPr>
          <w:b/>
          <w:bCs/>
        </w:rPr>
        <w:t>Atlantic Menhaden QC note:</w:t>
      </w:r>
      <w:r>
        <w:t xml:space="preserve"> Atlantic Menh</w:t>
      </w:r>
      <w:r>
        <w:t>aden (</w:t>
      </w:r>
      <w:r>
        <w:rPr>
          <w:i/>
          <w:iCs/>
        </w:rPr>
        <w:t>Brevoortia tyrannus</w:t>
      </w:r>
      <w:r>
        <w:t>) are coastal marine schooling fish that do not enter small tidal creeks. Their presence at 1% is consistent with cormorant dietary artifact, documented at the Atwater Site (JVB4981, June 2025) where Menhaden and marine prickleback</w:t>
      </w:r>
      <w:r>
        <w:t xml:space="preserve"> (</w:t>
      </w:r>
      <w:r>
        <w:rPr>
          <w:i/>
          <w:iCs/>
        </w:rPr>
        <w:t>Xiphister</w:t>
      </w:r>
      <w:r>
        <w:t xml:space="preserve"> spp.) were attributed to Double-crested </w:t>
      </w:r>
      <w:r>
        <w:lastRenderedPageBreak/>
        <w:t>Cormorant fecal input. The 1% Menhaden reading at Essex Club is not interpreted as live fish.</w:t>
      </w:r>
    </w:p>
    <w:p w14:paraId="425A017F" w14:textId="77777777" w:rsidR="00D9689E" w:rsidRDefault="00536B02">
      <w:pPr>
        <w:pStyle w:val="Heading3"/>
      </w:pPr>
      <w:bookmarkStart w:id="322" w:name="native-vs.-non-native-15"/>
      <w:bookmarkEnd w:id="321"/>
      <w:r>
        <w:t>Native vs. Non-Native</w:t>
      </w:r>
    </w:p>
    <w:p w14:paraId="11F84A38" w14:textId="77777777" w:rsidR="00D9689E" w:rsidRDefault="00536B02">
      <w:pPr>
        <w:pStyle w:val="FirstParagraph"/>
      </w:pPr>
      <w:r>
        <w:t>All detected fish are native to coastal New England. No confirmed non-native species. At</w:t>
      </w:r>
      <w:r>
        <w:t>lantic Menhaden detection treated as cormorant dietary artifact.</w:t>
      </w:r>
    </w:p>
    <w:p w14:paraId="7D43FB17" w14:textId="77777777" w:rsidR="00D9689E" w:rsidRDefault="00536B02">
      <w:r>
        <w:pict w14:anchorId="5B38AEB6">
          <v:rect id="_x0000_i1059" style="width:0;height:1.5pt" o:hralign="center" o:hrstd="t" o:hr="t"/>
        </w:pict>
      </w:r>
    </w:p>
    <w:p w14:paraId="34049CC3" w14:textId="77777777" w:rsidR="00D9689E" w:rsidRDefault="00536B02">
      <w:pPr>
        <w:pStyle w:val="Heading2"/>
      </w:pPr>
      <w:bookmarkStart w:id="323" w:name="Xf5341428c39fc8adde34ff518b35b786279bbec"/>
      <w:bookmarkEnd w:id="318"/>
      <w:bookmarkEnd w:id="322"/>
      <w:r>
        <w:t>November 2025 – Longitudinal Brook Trout Summary</w:t>
      </w:r>
    </w:p>
    <w:tbl>
      <w:tblPr>
        <w:tblStyle w:val="Table"/>
        <w:tblW w:w="5000" w:type="pct"/>
        <w:tblLayout w:type="fixed"/>
        <w:tblLook w:val="0020" w:firstRow="1" w:lastRow="0" w:firstColumn="0" w:lastColumn="0" w:noHBand="0" w:noVBand="0"/>
      </w:tblPr>
      <w:tblGrid>
        <w:gridCol w:w="3192"/>
        <w:gridCol w:w="3192"/>
        <w:gridCol w:w="3192"/>
      </w:tblGrid>
      <w:tr w:rsidR="00D9689E" w14:paraId="31933608" w14:textId="77777777" w:rsidTr="00D968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FEC4F9" w14:textId="77777777" w:rsidR="00D9689E" w:rsidRDefault="00536B02">
            <w:pPr>
              <w:pStyle w:val="Compact"/>
            </w:pPr>
            <w:r>
              <w:t>Site</w:t>
            </w:r>
          </w:p>
        </w:tc>
        <w:tc>
          <w:tcPr>
            <w:tcW w:w="2640" w:type="dxa"/>
          </w:tcPr>
          <w:p w14:paraId="5BD76005" w14:textId="77777777" w:rsidR="00D9689E" w:rsidRDefault="00536B02">
            <w:pPr>
              <w:pStyle w:val="Compact"/>
            </w:pPr>
            <w:r>
              <w:t>Nov 22, 2025</w:t>
            </w:r>
          </w:p>
        </w:tc>
        <w:tc>
          <w:tcPr>
            <w:tcW w:w="2640" w:type="dxa"/>
          </w:tcPr>
          <w:p w14:paraId="708B784E" w14:textId="77777777" w:rsidR="00D9689E" w:rsidRDefault="00536B02">
            <w:pPr>
              <w:pStyle w:val="Compact"/>
            </w:pPr>
            <w:r>
              <w:t>Prior detection</w:t>
            </w:r>
          </w:p>
        </w:tc>
      </w:tr>
      <w:tr w:rsidR="00D9689E" w14:paraId="3CD800F6" w14:textId="77777777">
        <w:tc>
          <w:tcPr>
            <w:tcW w:w="2640" w:type="dxa"/>
          </w:tcPr>
          <w:p w14:paraId="778CA7BF" w14:textId="77777777" w:rsidR="00D9689E" w:rsidRDefault="00536B02">
            <w:pPr>
              <w:pStyle w:val="Compact"/>
            </w:pPr>
            <w:r>
              <w:t>Upper Sawmill Brook</w:t>
            </w:r>
          </w:p>
        </w:tc>
        <w:tc>
          <w:tcPr>
            <w:tcW w:w="2640" w:type="dxa"/>
          </w:tcPr>
          <w:p w14:paraId="6A0C383B" w14:textId="77777777" w:rsidR="00D9689E" w:rsidRDefault="00536B02">
            <w:pPr>
              <w:pStyle w:val="Compact"/>
            </w:pPr>
            <w:r>
              <w:rPr>
                <w:b/>
                <w:bCs/>
              </w:rPr>
              <w:t>NF</w:t>
            </w:r>
          </w:p>
        </w:tc>
        <w:tc>
          <w:tcPr>
            <w:tcW w:w="2640" w:type="dxa"/>
          </w:tcPr>
          <w:p w14:paraId="71D6145C" w14:textId="77777777" w:rsidR="00D9689E" w:rsidRDefault="00536B02">
            <w:pPr>
              <w:pStyle w:val="Compact"/>
            </w:pPr>
            <w:r>
              <w:t>Present historically (Golf Course reach Nov 2023)</w:t>
            </w:r>
          </w:p>
        </w:tc>
      </w:tr>
      <w:tr w:rsidR="00D9689E" w14:paraId="649D415E" w14:textId="77777777">
        <w:tc>
          <w:tcPr>
            <w:tcW w:w="2640" w:type="dxa"/>
          </w:tcPr>
          <w:p w14:paraId="45A9BACE" w14:textId="77777777" w:rsidR="00D9689E" w:rsidRDefault="00536B02">
            <w:pPr>
              <w:pStyle w:val="Compact"/>
            </w:pPr>
            <w:r>
              <w:t>Below School St</w:t>
            </w:r>
          </w:p>
        </w:tc>
        <w:tc>
          <w:tcPr>
            <w:tcW w:w="2640" w:type="dxa"/>
          </w:tcPr>
          <w:p w14:paraId="1B7037B8" w14:textId="77777777" w:rsidR="00D9689E" w:rsidRDefault="00536B02">
            <w:pPr>
              <w:pStyle w:val="Compact"/>
            </w:pPr>
            <w:r>
              <w:rPr>
                <w:b/>
                <w:bCs/>
              </w:rPr>
              <w:t>4.8%</w:t>
            </w:r>
          </w:p>
        </w:tc>
        <w:tc>
          <w:tcPr>
            <w:tcW w:w="2640" w:type="dxa"/>
          </w:tcPr>
          <w:p w14:paraId="3B16613D" w14:textId="77777777" w:rsidR="00D9689E" w:rsidRDefault="00536B02">
            <w:pPr>
              <w:pStyle w:val="Compact"/>
            </w:pPr>
            <w:r>
              <w:t xml:space="preserve">2.5% (Nov </w:t>
            </w:r>
            <w:r>
              <w:t>2023); consistent presence confirmed</w:t>
            </w:r>
          </w:p>
        </w:tc>
      </w:tr>
      <w:tr w:rsidR="00D9689E" w14:paraId="1ADBBBCE" w14:textId="77777777">
        <w:tc>
          <w:tcPr>
            <w:tcW w:w="2640" w:type="dxa"/>
          </w:tcPr>
          <w:p w14:paraId="7FE195AD" w14:textId="77777777" w:rsidR="00D9689E" w:rsidRDefault="00536B02">
            <w:pPr>
              <w:pStyle w:val="Compact"/>
            </w:pPr>
            <w:r>
              <w:t>Southern Boundary / Essex Club</w:t>
            </w:r>
          </w:p>
        </w:tc>
        <w:tc>
          <w:tcPr>
            <w:tcW w:w="2640" w:type="dxa"/>
          </w:tcPr>
          <w:p w14:paraId="0C380895" w14:textId="77777777" w:rsidR="00D9689E" w:rsidRDefault="00536B02">
            <w:pPr>
              <w:pStyle w:val="Compact"/>
            </w:pPr>
            <w:r>
              <w:rPr>
                <w:b/>
                <w:bCs/>
              </w:rPr>
              <w:t>NF</w:t>
            </w:r>
          </w:p>
        </w:tc>
        <w:tc>
          <w:tcPr>
            <w:tcW w:w="2640" w:type="dxa"/>
          </w:tcPr>
          <w:p w14:paraId="5CAE03FC" w14:textId="77777777" w:rsidR="00D9689E" w:rsidRDefault="00536B02">
            <w:pPr>
              <w:pStyle w:val="Compact"/>
            </w:pPr>
            <w:r>
              <w:t>No prior data at this site</w:t>
            </w:r>
          </w:p>
        </w:tc>
      </w:tr>
    </w:tbl>
    <w:p w14:paraId="7AC09ED5" w14:textId="77777777" w:rsidR="00D9689E" w:rsidRDefault="00536B02">
      <w:pPr>
        <w:pStyle w:val="BodyText"/>
      </w:pPr>
      <w:r>
        <w:t>Brook Trout are confirmed present in the Sawmill watershed as of November 2025 – detected at Below School St during spawning season. Their absence at Upper Sawmill Brook in the same month, with a warm-water lentic assemblage dominant at that site, is the p</w:t>
      </w:r>
      <w:r>
        <w:t>rimary finding of this batch.</w:t>
      </w:r>
      <w:bookmarkEnd w:id="297"/>
      <w:bookmarkEnd w:id="323"/>
    </w:p>
    <w:sectPr w:rsidR="00D968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81E22" w14:textId="77777777" w:rsidR="00536B02" w:rsidRDefault="00536B02">
      <w:pPr>
        <w:spacing w:after="0"/>
      </w:pPr>
      <w:r>
        <w:separator/>
      </w:r>
    </w:p>
  </w:endnote>
  <w:endnote w:type="continuationSeparator" w:id="0">
    <w:p w14:paraId="720A3C18" w14:textId="77777777" w:rsidR="00536B02" w:rsidRDefault="00536B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957A5" w14:textId="77777777" w:rsidR="00536B02" w:rsidRDefault="00536B02">
      <w:r>
        <w:separator/>
      </w:r>
    </w:p>
  </w:footnote>
  <w:footnote w:type="continuationSeparator" w:id="0">
    <w:p w14:paraId="24AFADDA" w14:textId="77777777" w:rsidR="00536B02" w:rsidRDefault="00536B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6C473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5679C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88C5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ffrey Day">
    <w15:presenceInfo w15:providerId="Windows Live" w15:userId="c276a70c6b3a9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689E"/>
    <w:rsid w:val="001B2950"/>
    <w:rsid w:val="003518DA"/>
    <w:rsid w:val="003A63A0"/>
    <w:rsid w:val="00536B02"/>
    <w:rsid w:val="005C172C"/>
    <w:rsid w:val="00665F58"/>
    <w:rsid w:val="00893AD5"/>
    <w:rsid w:val="008B1B3F"/>
    <w:rsid w:val="00A16190"/>
    <w:rsid w:val="00BD0FBD"/>
    <w:rsid w:val="00C5309B"/>
    <w:rsid w:val="00D907DF"/>
    <w:rsid w:val="00D968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2E03"/>
  <w15:docId w15:val="{2BEA9FCF-8A7D-4AC1-A326-538261AD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1504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46</Pages>
  <Words>13196</Words>
  <Characters>75220</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Geoffrey Day</cp:lastModifiedBy>
  <cp:revision>2</cp:revision>
  <dcterms:created xsi:type="dcterms:W3CDTF">2026-04-24T22:57:00Z</dcterms:created>
  <dcterms:modified xsi:type="dcterms:W3CDTF">2026-04-25T01:18:00Z</dcterms:modified>
</cp:coreProperties>
</file>